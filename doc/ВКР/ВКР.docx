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media/image4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D1AEA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14:paraId="622E531B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26371351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29ECE27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7FB8D97A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17C0CE3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3F074C2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>Рецензент</w:t>
            </w:r>
          </w:p>
          <w:p w14:paraId="6B44D466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>Рецензент рецензент</w:t>
            </w:r>
          </w:p>
          <w:p w14:paraId="4A954278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>ООО «Рецензент рецензент»</w:t>
            </w:r>
          </w:p>
          <w:p w14:paraId="5B23C158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rPr>
                <w:highlight w:val="yellow"/>
              </w:rPr>
              <w:t>____________ И.О. Фамилия</w:t>
            </w:r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 Л.Б.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6A832F08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ПРОТОТИПА ЦИФРОВОГО ДВОЙНИКА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СИСТЕМЫ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7777777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>__________ Г.И.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ins w:id="0" w:author="Rostislav Bobin" w:date="2019-05-20T08:04:00Z">
              <w:r w:rsidR="00FB3A4A" w:rsidRPr="00FB3A4A">
                <w:rPr>
                  <w:rPrChange w:id="1" w:author="Rostislav Bobin" w:date="2019-05-20T08:04:00Z">
                    <w:rPr>
                      <w:lang w:val="en-US"/>
                    </w:rPr>
                  </w:rPrChange>
                </w:rPr>
                <w:t xml:space="preserve"> </w:t>
              </w:r>
            </w:ins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(нормоконтролер)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_____________ О.Н.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AF23385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ins w:id="2" w:author="Rostislav Bobin" w:date="2019-05-17T10:23:00Z"/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ins w:id="3" w:author="Rostislav Bobin" w:date="2019-05-17T10:23:00Z"/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11F2CC71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2A99B5D6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65E1A1B7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1C05D48E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26B814B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EFF951B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>________________ Л.Б.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>
      <w:pPr>
        <w:widowControl w:val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(утверждена приказом ректора от 28.04.2017 № 835)</w:t>
      </w:r>
    </w:p>
    <w:p w14:paraId="3B7087E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>Разработка прототипа цифрового двойника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4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4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Content>
        <w:p w14:paraId="397AFF94" w14:textId="77777777" w:rsidR="0058297E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242690" w:history="1">
            <w:r w:rsidR="0058297E" w:rsidRPr="003E5691">
              <w:rPr>
                <w:rStyle w:val="ac"/>
                <w:rFonts w:eastAsia="SimSun"/>
                <w:noProof/>
              </w:rPr>
              <w:t>ВВЕДЕНИЕ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_Toc9242690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6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3EABA177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1" w:history="1">
            <w:r w:rsidR="0058297E" w:rsidRPr="003E5691">
              <w:rPr>
                <w:rStyle w:val="ac"/>
                <w:rFonts w:eastAsia="SimSun"/>
                <w:noProof/>
              </w:rPr>
              <w:t>1.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ОБЗОР ЛИТЕРАТУРЫ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_Toc9242691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95E1DC2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2" w:history="1">
            <w:r w:rsidR="0058297E" w:rsidRPr="003E5691">
              <w:rPr>
                <w:rStyle w:val="ac"/>
                <w:rFonts w:eastAsia="SimSun"/>
                <w:noProof/>
              </w:rPr>
              <w:t>1.1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_Toc9242692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0AA878EA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3" w:history="1">
            <w:r w:rsidR="0058297E" w:rsidRPr="003E5691">
              <w:rPr>
                <w:rStyle w:val="ac"/>
                <w:rFonts w:eastAsia="SimSun"/>
                <w:noProof/>
              </w:rPr>
              <w:t>1.2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_Toc9242693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11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7C336FE3" w14:textId="77777777" w:rsidR="0058297E" w:rsidRDefault="0044706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4" w:history="1">
            <w:r w:rsidR="0058297E" w:rsidRPr="003E5691">
              <w:rPr>
                <w:rStyle w:val="ac"/>
                <w:rFonts w:eastAsia="SimSun"/>
                <w:noProof/>
              </w:rPr>
              <w:t>1.2.1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_Toc9242694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12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C585139" w14:textId="77777777" w:rsidR="0058297E" w:rsidRDefault="0044706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8" w:history="1">
            <w:r w:rsidR="0058297E" w:rsidRPr="003E5691">
              <w:rPr>
                <w:rStyle w:val="ac"/>
                <w:rFonts w:eastAsia="SimSun"/>
                <w:noProof/>
              </w:rPr>
              <w:t>1.2.2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Microsoft Azure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_Toc9242698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14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4330D7FD" w14:textId="77777777" w:rsidR="0058297E" w:rsidRDefault="0044706D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699" w:history="1">
            <w:r w:rsidR="0058297E" w:rsidRPr="003E5691">
              <w:rPr>
                <w:rStyle w:val="ac"/>
                <w:rFonts w:eastAsia="SimSun"/>
                <w:noProof/>
              </w:rPr>
              <w:t>1.2.3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Amazon Web Services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_Toc9242699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16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43DAEE69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0" w:history="1">
            <w:r w:rsidR="0058297E" w:rsidRPr="003E5691">
              <w:rPr>
                <w:rStyle w:val="ac"/>
                <w:rFonts w:eastAsia="SimSun"/>
                <w:noProof/>
              </w:rPr>
              <w:t>2.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_Toc9242700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20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40F90265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1" w:history="1">
            <w:r w:rsidR="0058297E" w:rsidRPr="003E5691">
              <w:rPr>
                <w:rStyle w:val="ac"/>
                <w:rFonts w:eastAsia="SimSun"/>
                <w:noProof/>
              </w:rPr>
              <w:t>2.1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58297E" w:rsidRPr="003E5691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_Toc9242701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20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BDDA4C6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2" w:history="1">
            <w:r w:rsidR="0058297E" w:rsidRPr="003E5691">
              <w:rPr>
                <w:rStyle w:val="ac"/>
                <w:rFonts w:eastAsia="SimSun"/>
                <w:noProof/>
              </w:rPr>
              <w:t>2.2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_Toc9242702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21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71070FBA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3" w:history="1">
            <w:r w:rsidR="0058297E" w:rsidRPr="003E5691">
              <w:rPr>
                <w:rStyle w:val="ac"/>
                <w:rFonts w:eastAsia="SimSun"/>
                <w:noProof/>
              </w:rPr>
              <w:t>2.3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_Toc9242703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22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36F33D92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4" w:history="1">
            <w:r w:rsidR="0058297E" w:rsidRPr="003E5691">
              <w:rPr>
                <w:rStyle w:val="ac"/>
                <w:rFonts w:eastAsia="SimSun"/>
                <w:noProof/>
              </w:rPr>
              <w:t>3.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АРХИТЕКТУРА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_Toc9242704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C8DCC34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5" w:history="1">
            <w:r w:rsidR="0058297E" w:rsidRPr="003E5691">
              <w:rPr>
                <w:rStyle w:val="ac"/>
                <w:rFonts w:eastAsia="SimSun"/>
                <w:noProof/>
              </w:rPr>
              <w:t>3.1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_Toc9242705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6DFA947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6" w:history="1">
            <w:r w:rsidR="0058297E" w:rsidRPr="003E5691">
              <w:rPr>
                <w:rStyle w:val="ac"/>
                <w:rFonts w:eastAsia="SimSun"/>
                <w:noProof/>
              </w:rPr>
              <w:t>3.2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_Toc9242706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D6DE015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7" w:history="1">
            <w:r w:rsidR="0058297E" w:rsidRPr="003E5691">
              <w:rPr>
                <w:rStyle w:val="ac"/>
                <w:rFonts w:eastAsia="SimSun"/>
                <w:noProof/>
              </w:rPr>
              <w:t>3.3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Схема базы данных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_Toc9242707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5B3A76EB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8" w:history="1">
            <w:r w:rsidR="0058297E" w:rsidRPr="003E5691">
              <w:rPr>
                <w:rStyle w:val="ac"/>
                <w:rFonts w:eastAsia="SimSun"/>
                <w:noProof/>
              </w:rPr>
              <w:t>3.4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Импорт данных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_Toc9242708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6CF107C9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09" w:history="1">
            <w:r w:rsidR="0058297E" w:rsidRPr="003E5691">
              <w:rPr>
                <w:rStyle w:val="ac"/>
                <w:rFonts w:eastAsia="SimSun"/>
                <w:noProof/>
              </w:rPr>
              <w:t>3.5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Используемые инструменты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_Toc9242709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75C491DE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0" w:history="1">
            <w:r w:rsidR="0058297E" w:rsidRPr="003E5691">
              <w:rPr>
                <w:rStyle w:val="ac"/>
                <w:rFonts w:eastAsia="SimSun"/>
                <w:noProof/>
              </w:rPr>
              <w:t>4.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РЕАЛИЗАЦИЯ СИСТЕМЫ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_Toc9242710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111CE890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1" w:history="1">
            <w:r w:rsidR="0058297E" w:rsidRPr="003E5691">
              <w:rPr>
                <w:rStyle w:val="ac"/>
                <w:rFonts w:eastAsia="SimSun"/>
                <w:noProof/>
              </w:rPr>
              <w:t>5.</w:t>
            </w:r>
            <w:r w:rsidR="0058297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8297E" w:rsidRPr="003E5691">
              <w:rPr>
                <w:rStyle w:val="ac"/>
                <w:rFonts w:eastAsia="SimSun"/>
                <w:noProof/>
              </w:rPr>
              <w:t>ТЕСТИРОВАНИЕ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_Toc9242711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1D1299FB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2" w:history="1">
            <w:r w:rsidR="0058297E" w:rsidRPr="003E5691">
              <w:rPr>
                <w:rStyle w:val="ac"/>
                <w:rFonts w:eastAsia="SimSun"/>
                <w:noProof/>
              </w:rPr>
              <w:t>ЗАКЛЮЧЕНИЕ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_Toc9242712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6DA9F877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3" w:history="1">
            <w:r w:rsidR="0058297E" w:rsidRPr="003E5691">
              <w:rPr>
                <w:rStyle w:val="ac"/>
                <w:rFonts w:eastAsia="SimSun"/>
                <w:noProof/>
              </w:rPr>
              <w:t>ЛИТЕРАТУРА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_Toc9242713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25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CADD59B" w14:textId="77777777" w:rsidR="0058297E" w:rsidRDefault="0044706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4" w:history="1">
            <w:r w:rsidR="0058297E" w:rsidRPr="003E5691">
              <w:rPr>
                <w:rStyle w:val="ac"/>
                <w:rFonts w:eastAsia="SimSun"/>
                <w:noProof/>
              </w:rPr>
              <w:t>ПРИЛОЖЕНИЯ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_Toc9242714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3E87633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5" w:history="1">
            <w:r w:rsidR="0058297E" w:rsidRPr="003E5691">
              <w:rPr>
                <w:rStyle w:val="ac"/>
                <w:rFonts w:eastAsia="SimSun"/>
                <w:noProof/>
              </w:rPr>
              <w:t>Приложение 1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_Toc9242715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29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280B42AB" w14:textId="77777777" w:rsidR="0058297E" w:rsidRDefault="0044706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42716" w:history="1">
            <w:r w:rsidR="0058297E" w:rsidRPr="003E5691">
              <w:rPr>
                <w:rStyle w:val="ac"/>
                <w:rFonts w:eastAsia="SimSun"/>
                <w:noProof/>
              </w:rPr>
              <w:t>Приложение 2</w:t>
            </w:r>
            <w:r w:rsidR="0058297E">
              <w:rPr>
                <w:noProof/>
                <w:webHidden/>
              </w:rPr>
              <w:tab/>
            </w:r>
            <w:r w:rsidR="0058297E">
              <w:rPr>
                <w:noProof/>
                <w:webHidden/>
              </w:rPr>
              <w:fldChar w:fldCharType="begin"/>
            </w:r>
            <w:r w:rsidR="0058297E">
              <w:rPr>
                <w:noProof/>
                <w:webHidden/>
              </w:rPr>
              <w:instrText xml:space="preserve"> PAGEREF _Toc9242716 \h </w:instrText>
            </w:r>
            <w:r w:rsidR="0058297E">
              <w:rPr>
                <w:noProof/>
                <w:webHidden/>
              </w:rPr>
            </w:r>
            <w:r w:rsidR="0058297E">
              <w:rPr>
                <w:noProof/>
                <w:webHidden/>
              </w:rPr>
              <w:fldChar w:fldCharType="separate"/>
            </w:r>
            <w:r w:rsidR="0058297E">
              <w:rPr>
                <w:noProof/>
                <w:webHidden/>
              </w:rPr>
              <w:t>33</w:t>
            </w:r>
            <w:r w:rsidR="0058297E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ED320C">
      <w:pPr>
        <w:pStyle w:val="1"/>
        <w:numPr>
          <w:ilvl w:val="0"/>
          <w:numId w:val="0"/>
        </w:numPr>
        <w:ind w:left="360"/>
      </w:pPr>
      <w:r>
        <w:br w:type="page"/>
      </w:r>
      <w:bookmarkStart w:id="5" w:name="_Toc9242690"/>
      <w:r>
        <w:lastRenderedPageBreak/>
        <w:t>ВВЕДЕНИЕ</w:t>
      </w:r>
      <w:bookmarkEnd w:id="5"/>
    </w:p>
    <w:p w14:paraId="0A4C8C38" w14:textId="477E4D31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_Ref3555118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1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 2019 год — 745 миллиардов долларов США, на 2022 —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_Ref3555133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2</w:t>
      </w:r>
      <w:r w:rsidR="00D67520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D32BA35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привело к появлению Промышленного интернета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IIoT) —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_Ref3555145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3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13D8699E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—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_Ref3555163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4</w:t>
      </w:r>
      <w:r w:rsidR="00D67520">
        <w:rPr>
          <w:color w:val="000000"/>
          <w:szCs w:val="28"/>
        </w:rPr>
        <w:fldChar w:fldCharType="end"/>
      </w:r>
      <w:r w:rsidR="00D67520" w:rsidRPr="00D67520">
        <w:rPr>
          <w:color w:val="000000"/>
          <w:szCs w:val="28"/>
        </w:rPr>
        <w:t>,</w:t>
      </w:r>
      <w:ins w:id="6" w:author="Gleb Radchenko" w:date="2019-05-24T13:05:00Z">
        <w:r w:rsidR="002D3E29">
          <w:rPr>
            <w:color w:val="000000"/>
            <w:szCs w:val="28"/>
            <w:lang w:val="en-US"/>
          </w:rPr>
          <w:t> </w:t>
        </w:r>
      </w:ins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_Ref3555166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7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</w:t>
      </w:r>
    </w:p>
    <w:p w14:paraId="22A3FAB8" w14:textId="419B0D46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</w:t>
      </w:r>
      <w:r>
        <w:rPr>
          <w:color w:val="000000"/>
          <w:szCs w:val="28"/>
        </w:rPr>
        <w:lastRenderedPageBreak/>
        <w:t>множество решений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_Ref3555186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5</w:t>
      </w:r>
      <w:r w:rsidR="00D67520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120E7750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D67520">
        <w:fldChar w:fldCharType="begin"/>
      </w:r>
      <w:r w:rsidR="00D67520">
        <w:instrText xml:space="preserve"> REF _Ref3555203 \r \h </w:instrText>
      </w:r>
      <w:r w:rsidR="00D67520">
        <w:fldChar w:fldCharType="separate"/>
      </w:r>
      <w:r w:rsidR="00D67520">
        <w:t>18</w:t>
      </w:r>
      <w:r w:rsidR="00D67520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D67520">
        <w:fldChar w:fldCharType="begin"/>
      </w:r>
      <w:r w:rsidR="00D67520">
        <w:instrText xml:space="preserve"> REF _Ref3555213 \r \h </w:instrText>
      </w:r>
      <w:r w:rsidR="00D67520">
        <w:fldChar w:fldCharType="separate"/>
      </w:r>
      <w:r w:rsidR="00D67520">
        <w:t>19</w:t>
      </w:r>
      <w:r w:rsidR="00D67520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50040277" w:rsidR="00785A9B" w:rsidRDefault="00BF3B59" w:rsidP="0074658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 xml:space="preserve">разработка,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77777777" w:rsidR="00785A9B" w:rsidRDefault="00BF3B59" w:rsidP="0074658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провести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Default="00BF3B59" w:rsidP="00746587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77777777" w:rsidR="00785A9B" w:rsidRDefault="00BF3B59" w:rsidP="00746587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77777777" w:rsidR="00785A9B" w:rsidRDefault="00BF3B59">
      <w:pPr>
        <w:widowControl w:val="0"/>
      </w:pPr>
      <w:r>
        <w:rPr>
          <w:highlight w:val="yellow"/>
        </w:rPr>
        <w:t>Работа состоит из введения, X разделов, заключения, библиографии и X приложений. Объем работы составляет XX страницы, объем библиографии – XX источников, объем приложений – XX страниц.</w:t>
      </w:r>
    </w:p>
    <w:p w14:paraId="437C0654" w14:textId="77777777" w:rsidR="00785A9B" w:rsidRDefault="00BF3B59">
      <w:pPr>
        <w:widowControl w:val="0"/>
      </w:pPr>
      <w:r>
        <w:t xml:space="preserve">Первая глава содержит описание концепции Интернета вещей, </w:t>
      </w:r>
      <w:r>
        <w:lastRenderedPageBreak/>
        <w:t>облачных вычислений и цифровых двойников.</w:t>
      </w:r>
    </w:p>
    <w:p w14:paraId="080B8F13" w14:textId="77777777" w:rsidR="00785A9B" w:rsidRDefault="00BF3B59">
      <w:pPr>
        <w:widowControl w:val="0"/>
      </w:pPr>
      <w:r>
        <w:t>Во второй главе проводится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44DF773B" w:rsidR="00785A9B" w:rsidRDefault="00BF3B59">
      <w:pPr>
        <w:widowControl w:val="0"/>
      </w:pPr>
      <w:r>
        <w:t>В третьей 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>
        <w:t xml:space="preserve"> использования.</w:t>
      </w:r>
    </w:p>
    <w:p w14:paraId="47A5AFA1" w14:textId="77777777" w:rsidR="00785A9B" w:rsidRDefault="00BF3B59">
      <w:pPr>
        <w:widowControl w:val="0"/>
      </w:pPr>
      <w:r>
        <w:t>В четвертой главе приведены архитектура системы и используемые в работе алгоритмы.</w:t>
      </w:r>
    </w:p>
    <w:p w14:paraId="3A4F8204" w14:textId="77777777" w:rsidR="00785A9B" w:rsidRDefault="00BF3B59">
      <w:pPr>
        <w:widowControl w:val="0"/>
      </w:pPr>
      <w:r>
        <w:t>Пятая глава описывает детали реализации прототипа.</w:t>
      </w:r>
    </w:p>
    <w:p w14:paraId="173B94B8" w14:textId="77777777" w:rsidR="00785A9B" w:rsidRDefault="00BF3B59">
      <w:pPr>
        <w:widowControl w:val="0"/>
      </w:pPr>
      <w:r>
        <w:t>В шестой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77777777" w:rsidR="00785A9B" w:rsidRDefault="00BF3B59">
      <w:pPr>
        <w:widowControl w:val="0"/>
        <w:rPr>
          <w:highlight w:val="yellow"/>
        </w:rPr>
      </w:pPr>
      <w:r>
        <w:rPr>
          <w:highlight w:val="yellow"/>
        </w:rPr>
        <w:t>Приложение 1 содержит ….</w:t>
      </w:r>
    </w:p>
    <w:p w14:paraId="08C47390" w14:textId="77777777" w:rsidR="00785A9B" w:rsidRDefault="00BF3B59">
      <w:pPr>
        <w:widowControl w:val="0"/>
        <w:rPr>
          <w:highlight w:val="yellow"/>
        </w:rPr>
      </w:pPr>
      <w:r>
        <w:rPr>
          <w:highlight w:val="yellow"/>
        </w:rPr>
        <w:t>Приложение 2 содержит …..</w:t>
      </w:r>
    </w:p>
    <w:p w14:paraId="739204E5" w14:textId="77777777" w:rsidR="00785A9B" w:rsidRDefault="00BF3B59">
      <w:pPr>
        <w:widowControl w:val="0"/>
      </w:pPr>
      <w:r>
        <w:rPr>
          <w:highlight w:val="yellow"/>
        </w:rPr>
        <w:t>Приложение 3 …..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7" w:name="_Toc9242691"/>
      <w:r>
        <w:lastRenderedPageBreak/>
        <w:t>ОБЗОР ЛИТЕРАТУРЫ</w:t>
      </w:r>
      <w:bookmarkEnd w:id="7"/>
    </w:p>
    <w:p w14:paraId="06D4B210" w14:textId="2A8DFC7D" w:rsidR="00785A9B" w:rsidRDefault="00125A2C" w:rsidP="00ED320C">
      <w:pPr>
        <w:pStyle w:val="2"/>
      </w:pPr>
      <w:bookmarkStart w:id="8" w:name="_Toc9242692"/>
      <w:r>
        <w:t>Концепция интернета вещей, облачных вычислений и цифровых двойников</w:t>
      </w:r>
      <w:bookmarkEnd w:id="8"/>
    </w:p>
    <w:p w14:paraId="28BFBA86" w14:textId="19CD8F47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_Ref3555118 \r \h </w:instrText>
      </w:r>
      <w:r w:rsidR="00D67520">
        <w:fldChar w:fldCharType="separate"/>
      </w:r>
      <w:r w:rsidR="00D67520">
        <w:t>1</w:t>
      </w:r>
      <w:r w:rsidR="00D67520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_Ref3555243 \r \h </w:instrText>
      </w:r>
      <w:r w:rsidR="00D67520">
        <w:fldChar w:fldCharType="separate"/>
      </w:r>
      <w:r w:rsidR="00D67520">
        <w:t>10</w:t>
      </w:r>
      <w:r w:rsidR="00D67520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_Ref3555253 \r \h </w:instrText>
      </w:r>
      <w:r w:rsidR="00D67520">
        <w:fldChar w:fldCharType="separate"/>
      </w:r>
      <w:r w:rsidR="00D67520">
        <w:t>8</w:t>
      </w:r>
      <w:r w:rsidR="00D67520">
        <w:fldChar w:fldCharType="end"/>
      </w:r>
      <w:r>
        <w:t xml:space="preserve">]. </w:t>
      </w:r>
    </w:p>
    <w:p w14:paraId="5E636EAF" w14:textId="1B30F88F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>
        <w:t xml:space="preserve">интернета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D67520">
        <w:fldChar w:fldCharType="begin"/>
      </w:r>
      <w:r w:rsidR="00D67520">
        <w:instrText xml:space="preserve"> REF _Ref3555266 \r \h </w:instrText>
      </w:r>
      <w:r w:rsidR="00D67520">
        <w:fldChar w:fldCharType="separate"/>
      </w:r>
      <w:r w:rsidR="00D67520">
        <w:t>9</w:t>
      </w:r>
      <w:r w:rsidR="00D67520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A50643" w:rsidRPr="00ED320C">
        <w:fldChar w:fldCharType="begin"/>
      </w:r>
      <w:r w:rsidR="00A50643" w:rsidRPr="00ED320C">
        <w:instrText xml:space="preserve"> REF _Ref5362346 \r \h </w:instrText>
      </w:r>
      <w:r w:rsidR="00ED320C">
        <w:instrText xml:space="preserve"> \* MERGEFORMAT </w:instrText>
      </w:r>
      <w:r w:rsidR="00A50643" w:rsidRPr="00ED320C">
        <w:fldChar w:fldCharType="separate"/>
      </w:r>
      <w:r w:rsidR="00A50643" w:rsidRPr="00ED320C">
        <w:t>22</w:t>
      </w:r>
      <w:r w:rsidR="00A50643" w:rsidRPr="00ED320C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D67520">
        <w:fldChar w:fldCharType="begin"/>
      </w:r>
      <w:r w:rsidR="00D67520">
        <w:instrText xml:space="preserve"> REF _Ref3555145 \r \h </w:instrText>
      </w:r>
      <w:r w:rsidR="00D67520">
        <w:fldChar w:fldCharType="separate"/>
      </w:r>
      <w:r w:rsidR="00D67520">
        <w:t>3</w:t>
      </w:r>
      <w:r w:rsidR="00D67520">
        <w:fldChar w:fldCharType="end"/>
      </w:r>
      <w:r w:rsidR="00BF3B59">
        <w:t xml:space="preserve">]. </w:t>
      </w:r>
    </w:p>
    <w:p w14:paraId="279A1EC5" w14:textId="189B6DD1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D67520">
        <w:fldChar w:fldCharType="begin"/>
      </w:r>
      <w:r w:rsidR="00D67520">
        <w:instrText xml:space="preserve"> REF _Ref3555290 \r \h </w:instrText>
      </w:r>
      <w:r w:rsidR="00D67520">
        <w:fldChar w:fldCharType="separate"/>
      </w:r>
      <w:r w:rsidR="00D67520">
        <w:t>11</w:t>
      </w:r>
      <w:r w:rsidR="00D67520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>
        <w:t>моменты —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D67520">
        <w:fldChar w:fldCharType="begin"/>
      </w:r>
      <w:r w:rsidR="00D67520">
        <w:instrText xml:space="preserve"> REF _Ref3555290 \r \h </w:instrText>
      </w:r>
      <w:r w:rsidR="00D67520">
        <w:fldChar w:fldCharType="separate"/>
      </w:r>
      <w:r w:rsidR="00D67520">
        <w:t>11</w:t>
      </w:r>
      <w:r w:rsidR="00D67520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D67520">
        <w:fldChar w:fldCharType="begin"/>
      </w:r>
      <w:r w:rsidR="00D67520">
        <w:instrText xml:space="preserve"> REF _Ref3555266 \r \h </w:instrText>
      </w:r>
      <w:r w:rsidR="00D67520">
        <w:fldChar w:fldCharType="separate"/>
      </w:r>
      <w:r w:rsidR="00D67520">
        <w:t>9</w:t>
      </w:r>
      <w:r w:rsidR="00D67520">
        <w:fldChar w:fldCharType="end"/>
      </w:r>
      <w:r>
        <w:t xml:space="preserve">]. Элементы такой системы могут находиться как рядом, </w:t>
      </w:r>
      <w:r>
        <w:lastRenderedPageBreak/>
        <w:t>например, в одной производственной зоне, так и далеко друг от друга, а взаимодействие между ними —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5F4CE16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D67520">
        <w:fldChar w:fldCharType="begin"/>
      </w:r>
      <w:r w:rsidR="00D67520">
        <w:instrText xml:space="preserve"> REF _Ref3555321 \r \h </w:instrText>
      </w:r>
      <w:r w:rsidR="00D67520">
        <w:fldChar w:fldCharType="separate"/>
      </w:r>
      <w:r w:rsidR="00ED320C">
        <w:t>12</w:t>
      </w:r>
      <w:r w:rsidR="00D67520">
        <w:fldChar w:fldCharType="end"/>
      </w:r>
      <w:r>
        <w:t xml:space="preserve">]. </w:t>
      </w:r>
    </w:p>
    <w:p w14:paraId="5E9B3452" w14:textId="06A9186E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вычисления (англ. cloud computing) —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данных, приложениям и сервисам —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D67520">
        <w:fldChar w:fldCharType="begin"/>
      </w:r>
      <w:r w:rsidR="00D67520">
        <w:instrText xml:space="preserve"> REF _Ref3555333 \r \h </w:instrText>
      </w:r>
      <w:r w:rsidR="00D67520">
        <w:fldChar w:fldCharType="separate"/>
      </w:r>
      <w:r w:rsidR="00D67520">
        <w:t>13</w:t>
      </w:r>
      <w:r w:rsidR="00D67520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</w:t>
      </w:r>
      <w:r>
        <w:lastRenderedPageBreak/>
        <w:t>Облачные вычисления способны справиться с 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F97084">
        <w:fldChar w:fldCharType="begin"/>
      </w:r>
      <w:r w:rsidR="00F97084">
        <w:instrText xml:space="preserve"> REF _Ref3555243 \r \h </w:instrText>
      </w:r>
      <w:r w:rsidR="00F97084">
        <w:fldChar w:fldCharType="separate"/>
      </w:r>
      <w:r w:rsidR="00F97084">
        <w:t>10</w:t>
      </w:r>
      <w:r w:rsidR="00F97084">
        <w:fldChar w:fldCharType="end"/>
      </w:r>
      <w:r w:rsidR="00F97084" w:rsidRPr="007D3F1E">
        <w:t>]</w:t>
      </w:r>
      <w:r>
        <w:t>.</w:t>
      </w:r>
    </w:p>
    <w:p w14:paraId="033315F2" w14:textId="659142B0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6D0FFB">
        <w:rPr>
          <w:lang w:val="en-US"/>
        </w:rPr>
        <w:fldChar w:fldCharType="begin"/>
      </w:r>
      <w:r w:rsidR="006D0FFB" w:rsidRPr="0085346D">
        <w:instrText xml:space="preserve"> </w:instrText>
      </w:r>
      <w:r w:rsidR="006D0FFB">
        <w:rPr>
          <w:lang w:val="en-US"/>
        </w:rPr>
        <w:instrText>REF</w:instrText>
      </w:r>
      <w:r w:rsidR="006D0FFB" w:rsidRPr="0085346D">
        <w:instrText xml:space="preserve"> _</w:instrText>
      </w:r>
      <w:r w:rsidR="006D0FFB">
        <w:rPr>
          <w:lang w:val="en-US"/>
        </w:rPr>
        <w:instrText>Ref</w:instrText>
      </w:r>
      <w:r w:rsidR="006D0FFB" w:rsidRPr="0085346D">
        <w:instrText>6488017 \</w:instrText>
      </w:r>
      <w:r w:rsidR="006D0FFB">
        <w:rPr>
          <w:lang w:val="en-US"/>
        </w:rPr>
        <w:instrText>r</w:instrText>
      </w:r>
      <w:r w:rsidR="006D0FFB" w:rsidRPr="0085346D">
        <w:instrText xml:space="preserve"> \</w:instrText>
      </w:r>
      <w:r w:rsidR="006D0FFB">
        <w:rPr>
          <w:lang w:val="en-US"/>
        </w:rPr>
        <w:instrText>h</w:instrText>
      </w:r>
      <w:r w:rsidR="006D0FFB" w:rsidRPr="0085346D">
        <w:instrText xml:space="preserve"> </w:instrText>
      </w:r>
      <w:r w:rsidR="006D0FFB">
        <w:rPr>
          <w:lang w:val="en-US"/>
        </w:rPr>
      </w:r>
      <w:r w:rsidR="006D0FFB">
        <w:rPr>
          <w:lang w:val="en-US"/>
        </w:rPr>
        <w:fldChar w:fldCharType="separate"/>
      </w:r>
      <w:r w:rsidR="006D0FFB" w:rsidRPr="0085346D">
        <w:t>24</w:t>
      </w:r>
      <w:r w:rsidR="006D0FFB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4A905603" w14:textId="035D6E06" w:rsidR="00125A2C" w:rsidRDefault="00BF3B59" w:rsidP="0085346D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D67520">
        <w:fldChar w:fldCharType="begin"/>
      </w:r>
      <w:r w:rsidR="00D67520">
        <w:instrText xml:space="preserve"> REF _Ref3555345 \r \h </w:instrText>
      </w:r>
      <w:r w:rsidR="00D67520">
        <w:fldChar w:fldCharType="separate"/>
      </w:r>
      <w:r w:rsidR="00D67520">
        <w:t>14</w:t>
      </w:r>
      <w:r w:rsidR="00D67520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125A2C">
        <w:t xml:space="preserve"> </w:t>
      </w:r>
    </w:p>
    <w:p w14:paraId="5754E6F6" w14:textId="77777777" w:rsidR="0085346D" w:rsidRDefault="0085346D" w:rsidP="0085346D">
      <w:pPr>
        <w:widowControl w:val="0"/>
      </w:pPr>
    </w:p>
    <w:p w14:paraId="172277EB" w14:textId="0F32967B" w:rsidR="00785A9B" w:rsidRPr="00125A2C" w:rsidRDefault="00125A2C">
      <w:pPr>
        <w:pStyle w:val="2"/>
      </w:pPr>
      <w:bookmarkStart w:id="9" w:name="_Toc5361837"/>
      <w:bookmarkStart w:id="10" w:name="_Toc9242693"/>
      <w:bookmarkEnd w:id="9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10"/>
    </w:p>
    <w:p w14:paraId="77D90EEF" w14:textId="0E19F18A" w:rsidR="00725A86" w:rsidRDefault="00BF3B59">
      <w:pPr>
        <w:widowControl w:val="0"/>
        <w:spacing w:after="160"/>
        <w:rPr>
          <w:ins w:id="11" w:author="Rostislav Bobin" w:date="2019-05-26T16:01:00Z"/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</w:t>
      </w:r>
      <w:r w:rsidR="00125A2C">
        <w:rPr>
          <w:szCs w:val="28"/>
        </w:rPr>
        <w:lastRenderedPageBreak/>
        <w:t xml:space="preserve">возможности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44706D">
      <w:pPr>
        <w:pStyle w:val="3"/>
        <w:rPr>
          <w:ins w:id="12" w:author="Rostislav Bobin" w:date="2019-05-26T16:01:00Z"/>
          <w:lang w:val="en-US"/>
        </w:rPr>
        <w:pPrChange w:id="13" w:author="Rostislav Bobin" w:date="2019-05-26T16:01:00Z">
          <w:pPr>
            <w:widowControl w:val="0"/>
            <w:spacing w:after="160"/>
          </w:pPr>
        </w:pPrChange>
      </w:pPr>
      <w:ins w:id="14" w:author="Rostislav Bobin" w:date="2019-05-26T16:01:00Z">
        <w:r>
          <w:rPr>
            <w:lang w:val="en-US"/>
          </w:rPr>
          <w:t xml:space="preserve">Microsoft Azure </w:t>
        </w:r>
      </w:ins>
    </w:p>
    <w:p w14:paraId="197D58F3" w14:textId="77777777" w:rsidR="0044706D" w:rsidRDefault="0044706D" w:rsidP="0044706D">
      <w:pPr>
        <w:widowControl w:val="0"/>
        <w:spacing w:after="160"/>
        <w:ind w:firstLine="708"/>
        <w:rPr>
          <w:moveTo w:id="15" w:author="Rostislav Bobin" w:date="2019-05-26T16:02:00Z"/>
        </w:rPr>
      </w:pPr>
      <w:moveToRangeStart w:id="16" w:author="Rostislav Bobin" w:date="2019-05-26T16:02:00Z" w:name="move9778940"/>
      <w:moveTo w:id="17" w:author="Rostislav Bobin" w:date="2019-05-26T16:02:00Z">
        <w:r w:rsidRPr="009A15E8">
          <w:rPr>
            <w:szCs w:val="28"/>
          </w:rPr>
          <w:t>Azure Digital Twins от Microsoft представляет собой службу Интернета вещей</w:t>
        </w:r>
        <w:r>
  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  </w:r>
        <w:r>
          <w:fldChar w:fldCharType="begin"/>
        </w:r>
        <w:r>
          <w:instrText xml:space="preserve"> REF _Ref3555213 \r \h </w:instrText>
        </w:r>
        <w:r>
          <w:fldChar w:fldCharType="separate"/>
        </w:r>
        <w:r>
          <w:t>19</w:t>
        </w:r>
        <w:r>
          <w:fldChar w:fldCharType="end"/>
        </w:r>
        <w:r w:rsidRPr="009A15E8">
          <w:t>]</w:t>
        </w:r>
        <w:r>
          <w:t>. Azure Digital Twins имеет следующие ключевые возможности:</w:t>
        </w:r>
      </w:moveTo>
    </w:p>
    <w:p w14:paraId="78CA31B3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moveTo w:id="18" w:author="Rostislav Bobin" w:date="2019-05-26T16:02:00Z"/>
        </w:rPr>
      </w:pPr>
      <w:moveTo w:id="19" w:author="Rostislav Bobin" w:date="2019-05-26T16:02:00Z">
        <w:r>
          <w:rPr>
            <w:i/>
            <w:color w:val="000000"/>
            <w:szCs w:val="28"/>
          </w:rPr>
          <w:t>пространственный интеллектуальный граф</w:t>
        </w:r>
        <w:r>
          <w:rPr>
            <w:color w:val="000000"/>
            <w:szCs w:val="28"/>
          </w:rPr>
  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  </w:r>
        <w:r>
          <w:t xml:space="preserve">. Кроме того, </w:t>
        </w:r>
        <w:r w:rsidRPr="006D0FFB">
          <w:t>Digital Twins требует, чтобы каждая часть получаемых данных телеметрии была связана с датчиком в пространственном графе.</w:t>
        </w:r>
        <w:r>
          <w:t xml:space="preserve"> Это позволяет объединять данные из многих разрозненных источников в некое единое физическое пространство [</w:t>
        </w:r>
        <w:r>
          <w:fldChar w:fldCharType="begin"/>
        </w:r>
        <w:r>
          <w:instrText xml:space="preserve"> REF _Ref3555375 \r \h  \* MERGEFORMAT </w:instrText>
        </w:r>
        <w:r>
          <w:fldChar w:fldCharType="separate"/>
        </w:r>
        <w:r>
          <w:t>15</w:t>
        </w:r>
        <w:r>
          <w:fldChar w:fldCharType="end"/>
        </w:r>
        <w:r>
          <w:t>]</w:t>
        </w:r>
        <w:r>
          <w:rPr>
            <w:color w:val="000000"/>
            <w:szCs w:val="28"/>
          </w:rPr>
          <w:t>;</w:t>
        </w:r>
      </w:moveTo>
    </w:p>
    <w:p w14:paraId="7FE18E8B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moveTo w:id="20" w:author="Rostislav Bobin" w:date="2019-05-26T16:02:00Z"/>
        </w:rPr>
      </w:pPr>
      <w:moveTo w:id="21" w:author="Rostislav Bobin" w:date="2019-05-26T16:02:00Z">
        <w:r>
          <w:rPr>
            <w:i/>
            <w:color w:val="000000"/>
            <w:szCs w:val="28"/>
          </w:rPr>
          <w:t>цифровые модели объектов двойников</w:t>
        </w:r>
        <w:r>
          <w:rPr>
            <w:color w:val="000000"/>
            <w:szCs w:val="28"/>
          </w:rPr>
          <w:t xml:space="preserve"> —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  </w:r>
      </w:moveTo>
    </w:p>
    <w:p w14:paraId="0B2667B4" w14:textId="77777777" w:rsidR="0044706D" w:rsidRPr="008F2FAC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moveTo w:id="22" w:author="Rostislav Bobin" w:date="2019-05-26T16:02:00Z"/>
          <w:i/>
          <w:color w:val="000000"/>
          <w:szCs w:val="28"/>
        </w:rPr>
      </w:pPr>
      <w:moveTo w:id="23" w:author="Rostislav Bobin" w:date="2019-05-26T16:02:00Z">
        <w:r>
          <w:rPr>
            <w:i/>
            <w:color w:val="000000"/>
            <w:szCs w:val="28"/>
          </w:rPr>
          <w:t xml:space="preserve">расширенные вычислительные ресурсы </w:t>
        </w:r>
        <w:r>
          <w:rPr>
            <w:color w:val="000000"/>
            <w:szCs w:val="28"/>
          </w:rPr>
          <w:t>—</w:t>
        </w:r>
        <w:r>
          <w:rPr>
            <w:i/>
            <w:color w:val="000000"/>
            <w:szCs w:val="28"/>
          </w:rPr>
          <w:t xml:space="preserve"> </w:t>
        </w:r>
        <w:r w:rsidRPr="008F2FAC">
          <w:rPr>
            <w:color w:val="000000"/>
            <w:szCs w:val="28"/>
          </w:rPr>
  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  </w:r>
      </w:moveTo>
    </w:p>
    <w:p w14:paraId="5B652BF2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moveTo w:id="24" w:author="Rostislav Bobin" w:date="2019-05-26T16:02:00Z"/>
          <w:i/>
          <w:color w:val="000000"/>
          <w:szCs w:val="28"/>
        </w:rPr>
      </w:pPr>
      <w:moveTo w:id="25" w:author="Rostislav Bobin" w:date="2019-05-26T16:02:00Z">
        <w:r>
          <w:rPr>
            <w:i/>
            <w:color w:val="000000"/>
            <w:szCs w:val="28"/>
          </w:rPr>
          <w:lastRenderedPageBreak/>
          <w:t xml:space="preserve">встроенное управление доступом </w:t>
        </w:r>
        <w:r>
          <w:rPr>
            <w:color w:val="000000"/>
            <w:szCs w:val="28"/>
          </w:rPr>
          <w:t>с помощью функций управления доступом и идентификацией, такие как управление доступом на основе ролей и Azure Active Directory.</w:t>
        </w:r>
      </w:moveTo>
    </w:p>
    <w:p w14:paraId="5353CEA9" w14:textId="3D3A88A3" w:rsidR="0044706D" w:rsidRDefault="0044706D" w:rsidP="0044706D">
      <w:pPr>
        <w:widowControl w:val="0"/>
        <w:spacing w:after="160"/>
        <w:ind w:firstLine="708"/>
        <w:rPr>
          <w:moveTo w:id="26" w:author="Rostislav Bobin" w:date="2019-05-26T16:02:00Z"/>
        </w:rPr>
      </w:pPr>
      <w:moveTo w:id="27" w:author="Rostislav Bobin" w:date="2019-05-26T16:02:00Z">
        <w:r>
          <w:t xml:space="preserve">Технология Azure Digital Twins использует Azure IoT Hub для </w:t>
        </w:r>
        <w:del w:id="28" w:author="Rostislav Bobin" w:date="2019-05-26T17:04:00Z">
          <w:r w:rsidDel="002B7DD7">
            <w:delText>связи</w:delText>
          </w:r>
        </w:del>
      </w:moveTo>
      <w:ins w:id="29" w:author="Rostislav Bobin" w:date="2019-05-26T17:04:00Z">
        <w:r w:rsidR="002B7DD7">
          <w:t>хранения данных</w:t>
        </w:r>
      </w:ins>
      <w:moveTo w:id="30" w:author="Rostislav Bobin" w:date="2019-05-26T16:02:00Z">
        <w:r>
          <w:t xml:space="preserve"> устройств и сенсоров</w:t>
        </w:r>
        <w:del w:id="31" w:author="Rostislav Bobin" w:date="2019-05-26T17:04:00Z">
          <w:r w:rsidDel="002B7DD7">
            <w:delText xml:space="preserve"> IoT с физической средой</w:delText>
          </w:r>
        </w:del>
      </w:moveTo>
      <w:ins w:id="32" w:author="Rostislav Bobin" w:date="2019-05-26T16:58:00Z">
        <w:r w:rsidR="002B7DD7" w:rsidRPr="002B7DD7">
          <w:rPr>
            <w:rPrChange w:id="33" w:author="Rostislav Bobin" w:date="2019-05-26T16:58:00Z">
              <w:rPr>
                <w:lang w:val="en-US"/>
              </w:rPr>
            </w:rPrChange>
          </w:rPr>
          <w:t xml:space="preserve">, </w:t>
        </w:r>
        <w:r w:rsidR="002B7DD7">
          <w:t xml:space="preserve">а для </w:t>
        </w:r>
      </w:ins>
      <w:ins w:id="34" w:author="Rostislav Bobin" w:date="2019-05-26T17:01:00Z">
        <w:r w:rsidR="002B7DD7">
          <w:t>реализации</w:t>
        </w:r>
      </w:ins>
      <w:ins w:id="35" w:author="Rostislav Bobin" w:date="2019-05-26T16:59:00Z">
        <w:r w:rsidR="002B7DD7">
          <w:t xml:space="preserve"> событий</w:t>
        </w:r>
      </w:ins>
      <w:ins w:id="36" w:author="Rostislav Bobin" w:date="2019-05-26T17:05:00Z">
        <w:r w:rsidR="002B7DD7">
          <w:t>, произошедших в системе</w:t>
        </w:r>
      </w:ins>
      <w:ins w:id="37" w:author="Rostislav Bobin" w:date="2019-05-26T16:59:00Z">
        <w:r w:rsidR="002B7DD7">
          <w:t xml:space="preserve"> </w:t>
        </w:r>
      </w:ins>
      <w:ins w:id="38" w:author="Rostislav Bobin" w:date="2019-05-26T17:00:00Z">
        <w:r w:rsidR="002B7DD7">
          <w:t>–</w:t>
        </w:r>
      </w:ins>
      <w:ins w:id="39" w:author="Rostislav Bobin" w:date="2019-05-26T16:59:00Z">
        <w:r w:rsidR="002B7DD7" w:rsidRPr="002B7DD7">
          <w:rPr>
            <w:rPrChange w:id="40" w:author="Rostislav Bobin" w:date="2019-05-26T16:59:00Z">
              <w:rPr>
                <w:lang w:val="en-US"/>
              </w:rPr>
            </w:rPrChange>
          </w:rPr>
          <w:t xml:space="preserve"> </w:t>
        </w:r>
      </w:ins>
      <w:ins w:id="41" w:author="Rostislav Bobin" w:date="2019-05-26T17:00:00Z">
        <w:r w:rsidR="002B7DD7">
          <w:t xml:space="preserve">Центр событий </w:t>
        </w:r>
      </w:ins>
      <w:ins w:id="42" w:author="Rostislav Bobin" w:date="2019-05-26T16:59:00Z">
        <w:r w:rsidR="002B7DD7">
          <w:rPr>
            <w:lang w:val="en-US"/>
          </w:rPr>
          <w:t>Azure</w:t>
        </w:r>
        <w:r w:rsidR="002B7DD7" w:rsidRPr="002B7DD7">
          <w:rPr>
            <w:rPrChange w:id="43" w:author="Rostislav Bobin" w:date="2019-05-26T17:00:00Z">
              <w:rPr>
                <w:lang w:val="en-US"/>
              </w:rPr>
            </w:rPrChange>
          </w:rPr>
          <w:t xml:space="preserve"> </w:t>
        </w:r>
      </w:ins>
      <w:ins w:id="44" w:author="Rostislav Bobin" w:date="2019-05-26T17:00:00Z">
        <w:r w:rsidR="002B7DD7">
          <w:rPr>
            <w:lang w:val="en-US"/>
          </w:rPr>
          <w:t>Event</w:t>
        </w:r>
        <w:r w:rsidR="002B7DD7" w:rsidRPr="002B7DD7">
          <w:rPr>
            <w:rPrChange w:id="45" w:author="Rostislav Bobin" w:date="2019-05-26T17:00:00Z">
              <w:rPr>
                <w:lang w:val="en-US"/>
              </w:rPr>
            </w:rPrChange>
          </w:rPr>
          <w:t xml:space="preserve"> </w:t>
        </w:r>
        <w:r w:rsidR="002B7DD7">
          <w:rPr>
            <w:lang w:val="en-US"/>
          </w:rPr>
          <w:t>Hub</w:t>
        </w:r>
      </w:ins>
      <w:moveTo w:id="46" w:author="Rostislav Bobin" w:date="2019-05-26T16:02:00Z">
        <w:r>
          <w:t xml:space="preserve">. </w:t>
        </w:r>
      </w:moveTo>
      <w:ins w:id="47" w:author="Rostislav Bobin" w:date="2019-05-26T16:57:00Z">
        <w:r w:rsidR="002B7DD7">
          <w:rPr>
            <w:lang w:val="en-US"/>
          </w:rPr>
          <w:t>Azure</w:t>
        </w:r>
        <w:r w:rsidR="002B7DD7" w:rsidRPr="002B7DD7">
          <w:rPr>
            <w:rPrChange w:id="48" w:author="Rostislav Bobin" w:date="2019-05-26T16:57:00Z">
              <w:rPr>
                <w:lang w:val="en-US"/>
              </w:rPr>
            </w:rPrChange>
          </w:rPr>
          <w:t xml:space="preserve"> </w:t>
        </w:r>
        <w:r w:rsidR="002B7DD7">
          <w:rPr>
            <w:lang w:val="en-US"/>
          </w:rPr>
          <w:t>IoT</w:t>
        </w:r>
        <w:r w:rsidR="002B7DD7" w:rsidRPr="002B7DD7">
          <w:rPr>
            <w:rPrChange w:id="49" w:author="Rostislav Bobin" w:date="2019-05-26T16:57:00Z">
              <w:rPr>
                <w:lang w:val="en-US"/>
              </w:rPr>
            </w:rPrChange>
          </w:rPr>
          <w:t xml:space="preserve"> </w:t>
        </w:r>
        <w:r w:rsidR="002B7DD7">
          <w:rPr>
            <w:lang w:val="en-US"/>
          </w:rPr>
          <w:t>Hub</w:t>
        </w:r>
        <w:r w:rsidR="002B7DD7" w:rsidRPr="002B7DD7">
          <w:rPr>
            <w:rPrChange w:id="50" w:author="Rostislav Bobin" w:date="2019-05-26T16:57:00Z">
              <w:rPr>
                <w:lang w:val="en-US"/>
              </w:rPr>
            </w:rPrChange>
          </w:rPr>
          <w:t xml:space="preserve"> </w:t>
        </w:r>
        <w:r w:rsidR="002B7DD7">
          <w:t>–</w:t>
        </w:r>
        <w:r w:rsidR="002B7DD7" w:rsidRPr="002B7DD7">
          <w:rPr>
            <w:rPrChange w:id="51" w:author="Rostislav Bobin" w:date="2019-05-26T16:57:00Z">
              <w:rPr>
                <w:lang w:val="en-US"/>
              </w:rPr>
            </w:rPrChange>
          </w:rPr>
          <w:t xml:space="preserve"> </w:t>
        </w:r>
        <w:r w:rsidR="002B7DD7">
          <w:t xml:space="preserve">это </w:t>
        </w:r>
        <w:r w:rsidR="002B7DD7" w:rsidRPr="002B7DD7">
  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  </w:r>
        <w:r w:rsidR="002B7DD7">
          <w:t> </w:t>
        </w:r>
        <w:r w:rsidR="002B7DD7" w:rsidRPr="002B7DD7">
          <w:rPr>
            <w:rPrChange w:id="52" w:author="Rostislav Bobin" w:date="2019-05-26T16:57:00Z">
              <w:rPr>
                <w:lang w:val="en-US"/>
              </w:rPr>
            </w:rPrChange>
          </w:rPr>
          <w:t>[</w:t>
        </w:r>
        <w:r w:rsidR="002B7DD7">
          <w:fldChar w:fldCharType="begin"/>
        </w:r>
        <w:r w:rsidR="002B7DD7">
          <w:instrText xml:space="preserve"> REF _Ref6559934 \n \h </w:instrText>
        </w:r>
      </w:ins>
      <w:r w:rsidR="002B7DD7">
        <w:fldChar w:fldCharType="separate"/>
      </w:r>
      <w:ins w:id="53" w:author="Rostislav Bobin" w:date="2019-05-26T16:57:00Z">
        <w:r w:rsidR="002B7DD7">
          <w:t>26</w:t>
        </w:r>
        <w:r w:rsidR="002B7DD7">
          <w:fldChar w:fldCharType="end"/>
        </w:r>
        <w:r w:rsidR="002B7DD7" w:rsidRPr="002B7DD7">
          <w:rPr>
            <w:rPrChange w:id="54" w:author="Rostislav Bobin" w:date="2019-05-26T16:57:00Z">
              <w:rPr>
                <w:lang w:val="en-US"/>
              </w:rPr>
            </w:rPrChange>
          </w:rPr>
          <w:t>]</w:t>
        </w:r>
        <w:r w:rsidR="002B7DD7" w:rsidRPr="002B7DD7">
          <w:t>.</w:t>
        </w:r>
      </w:ins>
      <w:ins w:id="55" w:author="Rostislav Bobin" w:date="2019-05-26T17:00:00Z">
        <w:r w:rsidR="002B7DD7">
          <w:t xml:space="preserve"> </w:t>
        </w:r>
      </w:ins>
      <w:ins w:id="56" w:author="Rostislav Bobin" w:date="2019-05-26T21:56:00Z">
        <w:r w:rsidR="004272E6">
          <w:t>Инструмент</w:t>
        </w:r>
      </w:ins>
      <w:ins w:id="57" w:author="Rostislav Bobin" w:date="2019-05-26T17:05:00Z">
        <w:r w:rsidR="002B7DD7">
          <w:t xml:space="preserve"> </w:t>
        </w:r>
      </w:ins>
      <w:ins w:id="58" w:author="Rostislav Bobin" w:date="2019-05-26T17:06:00Z">
        <w:r w:rsidR="002B7DD7">
          <w:rPr>
            <w:lang w:val="en-US"/>
          </w:rPr>
          <w:t>Azure</w:t>
        </w:r>
        <w:r w:rsidR="002B7DD7" w:rsidRPr="002B7DD7">
          <w:rPr>
            <w:rPrChange w:id="59" w:author="Rostislav Bobin" w:date="2019-05-26T17:06:00Z">
              <w:rPr>
                <w:lang w:val="en-US"/>
              </w:rPr>
            </w:rPrChange>
          </w:rPr>
          <w:t xml:space="preserve"> </w:t>
        </w:r>
        <w:r w:rsidR="002B7DD7">
          <w:rPr>
            <w:lang w:val="en-US"/>
          </w:rPr>
          <w:t>Event</w:t>
        </w:r>
        <w:r w:rsidR="002B7DD7" w:rsidRPr="002B7DD7">
          <w:rPr>
            <w:rPrChange w:id="60" w:author="Rostislav Bobin" w:date="2019-05-26T17:06:00Z">
              <w:rPr>
                <w:lang w:val="en-US"/>
              </w:rPr>
            </w:rPrChange>
          </w:rPr>
          <w:t xml:space="preserve"> </w:t>
        </w:r>
        <w:r w:rsidR="002B7DD7">
          <w:rPr>
            <w:lang w:val="en-US"/>
          </w:rPr>
          <w:t>Hub</w:t>
        </w:r>
        <w:r w:rsidR="002B7DD7" w:rsidRPr="002B7DD7">
          <w:rPr>
            <w:rPrChange w:id="61" w:author="Rostislav Bobin" w:date="2019-05-26T17:06:00Z">
              <w:rPr>
                <w:lang w:val="en-US"/>
              </w:rPr>
            </w:rPrChange>
          </w:rPr>
          <w:t xml:space="preserve"> </w:t>
        </w:r>
        <w:r w:rsidR="002B7DD7">
          <w:t xml:space="preserve">служит конечной точкой </w:t>
        </w:r>
      </w:ins>
      <w:ins w:id="62" w:author="Rostislav Bobin" w:date="2019-05-26T17:07:00Z">
        <w:r w:rsidR="00DE571B">
          <w:t xml:space="preserve">исходящих событий и сообщений </w:t>
        </w:r>
      </w:ins>
      <w:ins w:id="63" w:author="Rostislav Bobin" w:date="2019-05-26T17:08:00Z">
        <w:r w:rsidR="00DE571B">
          <w:t>в соответствии с предопределенными настройками маршрутизации</w:t>
        </w:r>
      </w:ins>
      <w:ins w:id="64" w:author="Rostislav Bobin" w:date="2019-05-26T17:09:00Z">
        <w:r w:rsidR="00DE571B">
          <w:t> </w:t>
        </w:r>
        <w:r w:rsidR="00DE571B" w:rsidRPr="00DE571B">
          <w:rPr>
            <w:rPrChange w:id="65" w:author="Rostislav Bobin" w:date="2019-05-26T17:09:00Z">
              <w:rPr>
                <w:lang w:val="en-US"/>
              </w:rPr>
            </w:rPrChange>
          </w:rPr>
          <w:t>[</w:t>
        </w:r>
        <w:r w:rsidR="00DE571B">
          <w:fldChar w:fldCharType="begin"/>
        </w:r>
        <w:r w:rsidR="00DE571B">
          <w:instrText xml:space="preserve"> REF _Ref6560022 \n \h </w:instrText>
        </w:r>
      </w:ins>
      <w:r w:rsidR="00DE571B">
        <w:fldChar w:fldCharType="separate"/>
      </w:r>
      <w:ins w:id="66" w:author="Rostislav Bobin" w:date="2019-05-26T17:09:00Z">
        <w:r w:rsidR="00DE571B">
          <w:t>27</w:t>
        </w:r>
        <w:r w:rsidR="00DE571B">
          <w:fldChar w:fldCharType="end"/>
        </w:r>
        <w:r w:rsidR="00DE571B" w:rsidRPr="00DE571B">
          <w:rPr>
            <w:rPrChange w:id="67" w:author="Rostislav Bobin" w:date="2019-05-26T17:09:00Z">
              <w:rPr>
                <w:lang w:val="en-US"/>
              </w:rPr>
            </w:rPrChange>
          </w:rPr>
          <w:t>]</w:t>
        </w:r>
      </w:ins>
      <w:ins w:id="68" w:author="Rostislav Bobin" w:date="2019-05-26T17:08:00Z">
        <w:r w:rsidR="00DE571B">
          <w:t xml:space="preserve">. </w:t>
        </w:r>
      </w:ins>
      <w:ins w:id="69" w:author="Rostislav Bobin" w:date="2019-05-26T17:09:00Z">
        <w:r w:rsidR="00DE571B">
          <w:t xml:space="preserve">Данная служба отвечает за </w:t>
        </w:r>
      </w:ins>
      <w:ins w:id="70" w:author="Rostislav Bobin" w:date="2019-05-26T17:11:00Z">
        <w:r w:rsidR="00DE571B">
          <w:t xml:space="preserve">хранение и обработку </w:t>
        </w:r>
      </w:ins>
      <w:ins w:id="71" w:author="Rostislav Bobin" w:date="2019-05-26T17:12:00Z">
        <w:r w:rsidR="00DE571B">
          <w:t>событий</w:t>
        </w:r>
      </w:ins>
      <w:ins w:id="72" w:author="Rostislav Bobin" w:date="2019-05-26T22:02:00Z">
        <w:r w:rsidR="004272E6">
          <w:t xml:space="preserve"> таких</w:t>
        </w:r>
      </w:ins>
      <w:ins w:id="73" w:author="Rostislav Bobin" w:date="2019-05-26T22:03:00Z">
        <w:r w:rsidR="004272E6">
          <w:t>,</w:t>
        </w:r>
      </w:ins>
      <w:ins w:id="74" w:author="Rostislav Bobin" w:date="2019-05-26T22:02:00Z">
        <w:r w:rsidR="004272E6">
          <w:t xml:space="preserve"> как </w:t>
        </w:r>
      </w:ins>
      <w:ins w:id="75" w:author="Rostislav Bobin" w:date="2019-05-26T17:11:00Z">
        <w:r w:rsidR="004272E6">
          <w:t>изменения</w:t>
        </w:r>
        <w:r w:rsidR="00DE571B">
          <w:t xml:space="preserve"> в вычисленном значении пространства как результат</w:t>
        </w:r>
      </w:ins>
      <w:ins w:id="76" w:author="Rostislav Bobin" w:date="2019-05-26T17:12:00Z">
        <w:r w:rsidR="00DE571B">
          <w:t>е</w:t>
        </w:r>
      </w:ins>
      <w:ins w:id="77" w:author="Rostislav Bobin" w:date="2019-05-26T17:11:00Z">
        <w:r w:rsidR="00DE571B">
          <w:t xml:space="preserve"> сообщения о телеметрии устройства</w:t>
        </w:r>
      </w:ins>
      <w:ins w:id="78" w:author="Rostislav Bobin" w:date="2019-05-26T21:56:00Z">
        <w:r w:rsidR="004272E6">
          <w:t>, полученных</w:t>
        </w:r>
      </w:ins>
      <w:ins w:id="79" w:author="Rostislav Bobin" w:date="2019-05-26T22:03:00Z">
        <w:r w:rsidR="004272E6">
          <w:t xml:space="preserve"> в свою очередь</w:t>
        </w:r>
      </w:ins>
      <w:ins w:id="80" w:author="Rostislav Bobin" w:date="2019-05-26T21:56:00Z">
        <w:r w:rsidR="004272E6">
          <w:t xml:space="preserve"> из генератора событий</w:t>
        </w:r>
      </w:ins>
      <w:ins w:id="81" w:author="Rostislav Bobin" w:date="2019-05-26T21:57:00Z">
        <w:r w:rsidR="004272E6">
          <w:t xml:space="preserve"> </w:t>
        </w:r>
      </w:ins>
      <w:ins w:id="82" w:author="Rostislav Bobin" w:date="2019-05-26T21:59:00Z">
        <w:r w:rsidR="004272E6">
          <w:t>–</w:t>
        </w:r>
      </w:ins>
      <w:ins w:id="83" w:author="Rostislav Bobin" w:date="2019-05-26T21:58:00Z">
        <w:r w:rsidR="004272E6">
          <w:t xml:space="preserve"> функции, </w:t>
        </w:r>
      </w:ins>
      <w:ins w:id="84" w:author="Rostislav Bobin" w:date="2019-05-26T22:03:00Z">
        <w:r w:rsidR="004272E6">
          <w:t>сравнивающей</w:t>
        </w:r>
      </w:ins>
      <w:ins w:id="85" w:author="Rostislav Bobin" w:date="2019-05-26T22:04:00Z">
        <w:r w:rsidR="004272E6">
          <w:t xml:space="preserve"> текущие</w:t>
        </w:r>
      </w:ins>
      <w:ins w:id="86" w:author="Rostislav Bobin" w:date="2019-05-26T22:03:00Z">
        <w:r w:rsidR="004272E6">
          <w:t xml:space="preserve"> показатели </w:t>
        </w:r>
      </w:ins>
      <w:ins w:id="87" w:author="Rostislav Bobin" w:date="2019-05-26T22:04:00Z">
        <w:r w:rsidR="004272E6">
          <w:t>датчиков</w:t>
        </w:r>
      </w:ins>
      <w:ins w:id="88" w:author="Rostislav Bobin" w:date="2019-05-26T22:03:00Z">
        <w:r w:rsidR="004272E6">
          <w:t xml:space="preserve"> с заранее заданными оптимальными</w:t>
        </w:r>
      </w:ins>
      <w:ins w:id="89" w:author="Rostislav Bobin" w:date="2019-05-26T21:58:00Z">
        <w:r w:rsidR="004272E6">
          <w:t xml:space="preserve"> </w:t>
        </w:r>
      </w:ins>
      <w:ins w:id="90" w:author="Rostislav Bobin" w:date="2019-05-26T22:04:00Z">
        <w:r w:rsidR="004272E6">
          <w:t>значениями</w:t>
        </w:r>
      </w:ins>
      <w:ins w:id="91" w:author="Rostislav Bobin" w:date="2019-05-26T17:11:00Z">
        <w:r w:rsidR="00DE571B">
          <w:t xml:space="preserve">. </w:t>
        </w:r>
      </w:ins>
      <w:moveTo w:id="92" w:author="Rostislav Bobin" w:date="2019-05-26T16:02:00Z">
        <w:r w:rsidRPr="00227B83">
          <w:t>На рис</w:t>
        </w:r>
        <w:r w:rsidRPr="00BB43F0">
          <w:t>унке 2</w:t>
        </w:r>
        <w:r w:rsidRPr="00227B83">
          <w:t xml:space="preserve"> </w:t>
        </w:r>
        <w:del w:id="93" w:author="Rostislav Bobin" w:date="2019-05-26T17:13:00Z">
          <w:r w:rsidRPr="00227B83" w:rsidDel="00DE571B">
            <w:delText>изображена</w:delText>
          </w:r>
        </w:del>
      </w:moveTo>
      <w:ins w:id="94" w:author="Rostislav Bobin" w:date="2019-05-26T17:13:00Z">
        <w:r w:rsidR="00DE571B">
          <w:t>представлена диаграмма потока данных</w:t>
        </w:r>
      </w:ins>
      <w:moveTo w:id="95" w:author="Rostislav Bobin" w:date="2019-05-26T16:02:00Z">
        <w:r w:rsidRPr="00227B83">
          <w:t xml:space="preserve"> </w:t>
        </w:r>
        <w:del w:id="96" w:author="Rostislav Bobin" w:date="2019-05-26T17:14:00Z">
          <w:r w:rsidRPr="00227B83" w:rsidDel="00DE571B">
            <w:delText xml:space="preserve">схема взаимодействия </w:delText>
          </w:r>
        </w:del>
        <w:r w:rsidRPr="00227B83">
          <w:t>Azure Digital Twins</w:t>
        </w:r>
        <w:del w:id="97" w:author="Rostislav Bobin" w:date="2019-05-26T17:14:00Z">
          <w:r w:rsidRPr="00227B83" w:rsidDel="00DE571B">
            <w:delText xml:space="preserve"> с другими инструментами Azure IoT</w:delText>
          </w:r>
        </w:del>
        <w:r w:rsidRPr="00227B83">
          <w:t>.</w:t>
        </w:r>
        <w:r>
          <w:t xml:space="preserve"> </w:t>
        </w:r>
      </w:moveTo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51FD44E4" w:rsidR="0044706D" w:rsidRDefault="0044706D" w:rsidP="0044706D">
            <w:pPr>
              <w:widowControl w:val="0"/>
              <w:spacing w:after="160"/>
              <w:ind w:firstLine="0"/>
              <w:jc w:val="left"/>
              <w:rPr>
                <w:moveTo w:id="98" w:author="Rostislav Bobin" w:date="2019-05-26T16:02:00Z"/>
              </w:rPr>
            </w:pPr>
            <w:moveTo w:id="99" w:author="Rostislav Bobin" w:date="2019-05-26T16:02:00Z">
              <w:del w:id="100" w:author="Rostislav Bobin" w:date="2019-05-26T21:45:00Z">
                <w:r w:rsidDel="00C03E23">
                  <w:rPr>
                    <w:noProof/>
                  </w:rPr>
                  <w:drawing>
                    <wp:inline distT="0" distB="0" distL="0" distR="0" wp14:anchorId="6425E651" wp14:editId="39314AA1">
                      <wp:extent cx="5615940" cy="282130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Document 1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5940" cy="28213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moveTo>
            <w:ins w:id="101" w:author="Rostislav Bobin" w:date="2019-05-26T21:54:00Z">
              <w:r w:rsidR="00C03E23">
                <w:rPr>
                  <w:noProof/>
                </w:rPr>
                <w:drawing>
                  <wp:inline distT="0" distB="0" distL="0" distR="0" wp14:anchorId="7C48CEEB" wp14:editId="26DB67FE">
                    <wp:extent cx="5713348" cy="1685925"/>
                    <wp:effectExtent l="0" t="0" r="1905" b="0"/>
                    <wp:docPr id="13" name="Рисунок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Model 1 Data Flow Diagram.jpg"/>
                            <pic:cNvPicPr/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35028" cy="169232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338D17AA" w:rsidR="0044706D" w:rsidRPr="00E05CCC" w:rsidRDefault="0044706D" w:rsidP="00C03E23">
            <w:pPr>
              <w:widowControl w:val="0"/>
              <w:spacing w:after="160"/>
              <w:ind w:firstLine="0"/>
              <w:jc w:val="center"/>
              <w:rPr>
                <w:moveTo w:id="102" w:author="Rostislav Bobin" w:date="2019-05-26T16:02:00Z"/>
                <w:sz w:val="28"/>
                <w:szCs w:val="28"/>
                <w:rPrChange w:id="103" w:author="Rostislav Bobin" w:date="2019-05-26T16:04:00Z">
                  <w:rPr>
                    <w:moveTo w:id="104" w:author="Rostislav Bobin" w:date="2019-05-26T16:02:00Z"/>
                    <w:sz w:val="28"/>
                    <w:szCs w:val="28"/>
                  </w:rPr>
                </w:rPrChange>
              </w:rPr>
              <w:pPrChange w:id="105" w:author="Rostislav Bobin" w:date="2019-05-26T21:54:00Z">
                <w:pPr>
                  <w:widowControl w:val="0"/>
                  <w:spacing w:after="160"/>
                  <w:ind w:firstLine="0"/>
                  <w:jc w:val="center"/>
                </w:pPr>
              </w:pPrChange>
            </w:pPr>
            <w:commentRangeStart w:id="106"/>
            <w:commentRangeStart w:id="107"/>
            <w:moveTo w:id="108" w:author="Rostislav Bobin" w:date="2019-05-26T16:02:00Z">
              <w:r w:rsidRPr="00E05CCC">
                <w:rPr>
                  <w:b/>
                  <w:sz w:val="28"/>
                  <w:szCs w:val="28"/>
                  <w:rPrChange w:id="109" w:author="Rostislav Bobin" w:date="2019-05-26T16:04:00Z">
                    <w:rPr>
                      <w:b/>
                      <w:szCs w:val="28"/>
                    </w:rPr>
                  </w:rPrChange>
                </w:rPr>
                <w:t>Рис.</w:t>
              </w:r>
              <w:r w:rsidRPr="00E05CCC">
                <w:rPr>
                  <w:b/>
                  <w:sz w:val="28"/>
                  <w:szCs w:val="28"/>
                  <w:rPrChange w:id="110" w:author="Rostislav Bobin" w:date="2019-05-26T16:04:00Z">
                    <w:rPr>
                      <w:b/>
                      <w:sz w:val="28"/>
                      <w:szCs w:val="28"/>
                    </w:rPr>
                  </w:rPrChange>
                </w:rPr>
                <w:t xml:space="preserve"> </w:t>
              </w:r>
              <w:r w:rsidRPr="00E05CCC">
                <w:rPr>
                  <w:b/>
                  <w:sz w:val="28"/>
                  <w:szCs w:val="28"/>
                  <w:rPrChange w:id="111" w:author="Rostislav Bobin" w:date="2019-05-26T16:04:00Z">
                    <w:rPr>
                      <w:b/>
                      <w:szCs w:val="28"/>
                    </w:rPr>
                  </w:rPrChange>
                </w:rPr>
                <w:t>2.</w:t>
              </w:r>
              <w:r w:rsidRPr="00E05CCC">
                <w:rPr>
                  <w:sz w:val="28"/>
                  <w:szCs w:val="28"/>
                  <w:rPrChange w:id="112" w:author="Rostislav Bobin" w:date="2019-05-26T16:04:00Z">
                    <w:rPr>
                      <w:szCs w:val="28"/>
                    </w:rPr>
                  </w:rPrChange>
                </w:rPr>
                <w:t xml:space="preserve"> </w:t>
              </w:r>
              <w:del w:id="113" w:author="Rostislav Bobin" w:date="2019-05-26T21:54:00Z">
                <w:r w:rsidRPr="00E05CCC" w:rsidDel="00C03E23">
                  <w:rPr>
                    <w:sz w:val="28"/>
                    <w:szCs w:val="28"/>
                    <w:rPrChange w:id="114" w:author="Rostislav Bobin" w:date="2019-05-26T16:04:00Z">
                      <w:rPr>
                        <w:szCs w:val="28"/>
                      </w:rPr>
                    </w:rPrChange>
                  </w:rPr>
                  <w:delText>Схема взаимодействия сервисов Azure IoT между собой</w:delText>
                </w:r>
                <w:commentRangeEnd w:id="106"/>
                <w:r w:rsidRPr="00E05CCC" w:rsidDel="00C03E23">
                  <w:rPr>
                    <w:rStyle w:val="afc"/>
                    <w:sz w:val="28"/>
                    <w:szCs w:val="28"/>
                    <w:rPrChange w:id="115" w:author="Rostislav Bobin" w:date="2019-05-26T16:04:00Z">
                      <w:rPr>
                        <w:rStyle w:val="afc"/>
                        <w:sz w:val="28"/>
                        <w:szCs w:val="28"/>
                      </w:rPr>
                    </w:rPrChange>
                  </w:rPr>
                  <w:commentReference w:id="106"/>
                </w:r>
              </w:del>
            </w:moveTo>
            <w:commentRangeEnd w:id="107"/>
            <w:ins w:id="116" w:author="Rostislav Bobin" w:date="2019-05-26T21:54:00Z">
              <w:r w:rsidR="00C03E23">
                <w:rPr>
                  <w:sz w:val="28"/>
                  <w:szCs w:val="28"/>
                </w:rPr>
                <w:t xml:space="preserve">Диаграмма потока данных </w:t>
              </w:r>
            </w:ins>
            <w:ins w:id="117" w:author="Rostislav Bobin" w:date="2019-05-26T21:55:00Z">
              <w:r w:rsidR="00C03E23">
                <w:rPr>
                  <w:sz w:val="28"/>
                  <w:szCs w:val="28"/>
                  <w:lang w:val="en-US"/>
                </w:rPr>
                <w:t>Azure</w:t>
              </w:r>
              <w:r w:rsidR="00C03E23" w:rsidRPr="00C03E23">
                <w:rPr>
                  <w:sz w:val="28"/>
                  <w:szCs w:val="28"/>
                  <w:rPrChange w:id="118" w:author="Rostislav Bobin" w:date="2019-05-26T21:55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  <w:r w:rsidR="00C03E23">
                <w:rPr>
                  <w:sz w:val="28"/>
                  <w:szCs w:val="28"/>
                  <w:lang w:val="en-US"/>
                </w:rPr>
                <w:t>Digital</w:t>
              </w:r>
              <w:r w:rsidR="00C03E23" w:rsidRPr="00C03E23">
                <w:rPr>
                  <w:sz w:val="28"/>
                  <w:szCs w:val="28"/>
                  <w:rPrChange w:id="119" w:author="Rostislav Bobin" w:date="2019-05-26T21:55:00Z">
                    <w:rPr>
                      <w:sz w:val="28"/>
                      <w:szCs w:val="28"/>
                      <w:lang w:val="en-US"/>
                    </w:rPr>
                  </w:rPrChange>
                </w:rPr>
                <w:t xml:space="preserve"> </w:t>
              </w:r>
              <w:r w:rsidR="00C03E23">
                <w:rPr>
                  <w:sz w:val="28"/>
                  <w:szCs w:val="28"/>
                  <w:lang w:val="en-US"/>
                </w:rPr>
                <w:t>Twins</w:t>
              </w:r>
            </w:ins>
            <w:moveTo w:id="120" w:author="Rostislav Bobin" w:date="2019-05-26T16:02:00Z">
              <w:r w:rsidRPr="00E05CCC">
                <w:rPr>
                  <w:rStyle w:val="afc"/>
                  <w:sz w:val="28"/>
                  <w:szCs w:val="28"/>
                  <w:rPrChange w:id="121" w:author="Rostislav Bobin" w:date="2019-05-26T16:04:00Z">
                    <w:rPr>
                      <w:rStyle w:val="afc"/>
                    </w:rPr>
                  </w:rPrChange>
                </w:rPr>
                <w:commentReference w:id="107"/>
              </w:r>
            </w:moveTo>
          </w:p>
        </w:tc>
      </w:tr>
    </w:tbl>
    <w:moveToRangeEnd w:id="16"/>
    <w:p w14:paraId="1C10D05F" w14:textId="6FF29FD4" w:rsidR="0044706D" w:rsidRDefault="00E05CCC" w:rsidP="00E05CCC">
      <w:pPr>
        <w:pStyle w:val="3"/>
        <w:rPr>
          <w:ins w:id="122" w:author="Rostislav Bobin" w:date="2019-05-26T16:03:00Z"/>
          <w:lang w:val="en-US"/>
        </w:rPr>
        <w:pPrChange w:id="123" w:author="Rostislav Bobin" w:date="2019-05-26T16:03:00Z">
          <w:pPr>
            <w:widowControl w:val="0"/>
            <w:spacing w:after="160"/>
          </w:pPr>
        </w:pPrChange>
      </w:pPr>
      <w:ins w:id="124" w:author="Rostislav Bobin" w:date="2019-05-26T16:03:00Z">
        <w:r>
          <w:rPr>
            <w:lang w:val="en-US"/>
          </w:rPr>
          <w:t>Amazon Web Services</w:t>
        </w:r>
      </w:ins>
    </w:p>
    <w:p w14:paraId="49EA8D17" w14:textId="77777777" w:rsidR="00E05CCC" w:rsidRDefault="00E05CCC" w:rsidP="00E05CCC">
      <w:pPr>
        <w:widowControl w:val="0"/>
        <w:spacing w:after="160"/>
        <w:ind w:firstLine="708"/>
        <w:rPr>
          <w:ins w:id="125" w:author="Rostislav Bobin" w:date="2019-05-26T16:03:00Z"/>
        </w:rPr>
      </w:pPr>
      <w:ins w:id="126" w:author="Rostislav Bobin" w:date="2019-05-26T16:03:00Z">
        <w:r w:rsidRPr="00553241">
          <w:rPr>
            <w:lang w:val="en-US"/>
          </w:rPr>
          <w:t>AWS</w:t>
        </w:r>
        <w:r w:rsidRPr="00125A2C">
          <w:t xml:space="preserve"> </w:t>
        </w:r>
        <w:r w:rsidRPr="00553241">
          <w:rPr>
            <w:lang w:val="en-US"/>
          </w:rPr>
          <w:t>IoT</w:t>
        </w:r>
        <w:r w:rsidRPr="00125A2C">
          <w:t xml:space="preserve"> </w:t>
        </w:r>
        <w:r w:rsidRPr="00553241">
          <w:rPr>
            <w:lang w:val="en-US"/>
          </w:rPr>
          <w:t>Things</w:t>
        </w:r>
        <w:r w:rsidRPr="00125A2C">
          <w:t xml:space="preserve"> </w:t>
        </w:r>
        <w:r w:rsidRPr="00553241">
          <w:rPr>
            <w:lang w:val="en-US"/>
          </w:rPr>
          <w:t>Graph</w:t>
        </w:r>
        <w:r w:rsidRPr="00125A2C">
          <w:t xml:space="preserve"> — </w:t>
        </w:r>
        <w:r>
          <w:t>продукт</w:t>
        </w:r>
        <w:r w:rsidRPr="00125A2C">
          <w:t xml:space="preserve"> </w:t>
        </w:r>
        <w:r>
          <w:t>в</w:t>
        </w:r>
        <w:r w:rsidRPr="00125A2C">
          <w:t xml:space="preserve"> </w:t>
        </w:r>
        <w:r>
          <w:t>инфраструктуре облака</w:t>
        </w:r>
        <w:r w:rsidRPr="00125A2C">
          <w:t xml:space="preserve"> </w:t>
        </w:r>
        <w:r>
          <w:t>от</w:t>
        </w:r>
        <w:r w:rsidRPr="00125A2C">
          <w:t xml:space="preserve"> </w:t>
        </w:r>
        <w:r w:rsidRPr="00553241">
          <w:rPr>
            <w:lang w:val="en-US"/>
          </w:rPr>
          <w:t>Amazon</w:t>
        </w:r>
        <w:r w:rsidRPr="00125A2C">
          <w:t xml:space="preserve"> [</w:t>
        </w:r>
        <w:r>
          <w:rPr>
            <w:lang w:val="en-US"/>
          </w:rPr>
          <w:fldChar w:fldCharType="begin"/>
        </w:r>
        <w:r w:rsidRPr="00125A2C">
          <w:instrText xml:space="preserve"> </w:instrText>
        </w:r>
        <w:r>
          <w:rPr>
            <w:lang w:val="en-US"/>
          </w:rPr>
          <w:instrText>REF</w:instrText>
        </w:r>
        <w:r w:rsidRPr="00125A2C">
          <w:instrText xml:space="preserve"> _</w:instrText>
        </w:r>
        <w:r>
          <w:rPr>
            <w:lang w:val="en-US"/>
          </w:rPr>
          <w:instrText>Ref</w:instrText>
        </w:r>
        <w:r w:rsidRPr="00125A2C">
          <w:instrText>3555386 \</w:instrText>
        </w:r>
        <w:r>
          <w:rPr>
            <w:lang w:val="en-US"/>
          </w:rPr>
          <w:instrText>r</w:instrText>
        </w:r>
        <w:r w:rsidRPr="00125A2C">
          <w:instrText xml:space="preserve"> \</w:instrText>
        </w:r>
        <w:r>
          <w:rPr>
            <w:lang w:val="en-US"/>
          </w:rPr>
          <w:instrText>h</w:instrText>
        </w:r>
        <w:r w:rsidRPr="00125A2C">
          <w:instrText xml:space="preserve">  \* </w:instrText>
        </w:r>
        <w:r>
          <w:rPr>
            <w:lang w:val="en-US"/>
          </w:rPr>
          <w:instrText>MERGEFORMAT</w:instrText>
        </w:r>
        <w:r w:rsidRPr="00125A2C">
          <w:instrText xml:space="preserve"> </w:instrText>
        </w:r>
        <w:r>
          <w:rPr>
            <w:lang w:val="en-US"/>
          </w:rPr>
        </w:r>
        <w:r>
          <w:rPr>
            <w:lang w:val="en-US"/>
          </w:rPr>
          <w:fldChar w:fldCharType="separate"/>
        </w:r>
        <w:r w:rsidRPr="00125A2C">
          <w:t>20</w:t>
        </w:r>
        <w:r>
          <w:rPr>
            <w:lang w:val="en-US"/>
          </w:rPr>
          <w:fldChar w:fldCharType="end"/>
        </w:r>
        <w:r w:rsidRPr="00125A2C">
          <w:t xml:space="preserve">]. </w:t>
        </w:r>
        <w:r>
          <w:t xml:space="preserve"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</w:t>
        </w:r>
        <w:r>
          <w:lastRenderedPageBreak/>
          <w:t>протоколы, форматы данных и синтаксис сообщений [</w:t>
        </w:r>
        <w:r>
          <w:fldChar w:fldCharType="begin"/>
        </w:r>
        <w:r>
          <w:instrText xml:space="preserve"> REF _Ref3555397 \r \h  \* MERGEFORMAT </w:instrText>
        </w:r>
        <w:r>
          <w:fldChar w:fldCharType="separate"/>
        </w:r>
        <w:r>
          <w:t>16</w:t>
        </w:r>
        <w:r>
          <w:fldChar w:fldCharType="end"/>
        </w:r>
        <w:r w:rsidRPr="00430599">
          <w:t>]</w:t>
        </w:r>
        <w:r>
  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  </w:r>
      </w:ins>
    </w:p>
    <w:p w14:paraId="4633759C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ns w:id="127" w:author="Rostislav Bobin" w:date="2019-05-26T16:03:00Z"/>
        </w:rPr>
      </w:pPr>
      <w:ins w:id="128" w:author="Rostislav Bobin" w:date="2019-05-26T16:03:00Z">
        <w:r>
          <w:rPr>
            <w:i/>
            <w:color w:val="000000"/>
            <w:szCs w:val="28"/>
          </w:rPr>
          <w:t>Модель.</w:t>
        </w:r>
        <w:r>
          <w:rPr>
            <w:color w:val="000000"/>
            <w:szCs w:val="28"/>
          </w:rPr>
  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  </w:r>
      </w:ins>
    </w:p>
    <w:p w14:paraId="3F33BBBC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ins w:id="129" w:author="Rostislav Bobin" w:date="2019-05-26T16:03:00Z"/>
        </w:rPr>
      </w:pPr>
      <w:ins w:id="130" w:author="Rostislav Bobin" w:date="2019-05-26T16:03:00Z">
        <w:r>
          <w:rPr>
            <w:i/>
            <w:color w:val="000000"/>
            <w:szCs w:val="28"/>
          </w:rPr>
          <w:t>Отображение</w:t>
        </w:r>
        <w:r>
          <w:rPr>
            <w:color w:val="000000"/>
            <w:szCs w:val="28"/>
          </w:rPr>
  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  </w:r>
      </w:ins>
    </w:p>
    <w:p w14:paraId="3EB601E0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ins w:id="131" w:author="Rostislav Bobin" w:date="2019-05-26T16:03:00Z"/>
        </w:rPr>
      </w:pPr>
      <w:ins w:id="132" w:author="Rostislav Bobin" w:date="2019-05-26T16:03:00Z">
        <w:r>
          <w:rPr>
            <w:i/>
            <w:color w:val="000000"/>
            <w:szCs w:val="28"/>
          </w:rPr>
          <w:t>Поток</w:t>
        </w:r>
        <w:r>
          <w:rPr>
            <w:color w:val="000000"/>
            <w:szCs w:val="28"/>
          </w:rPr>
  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  </w:r>
      </w:ins>
    </w:p>
    <w:p w14:paraId="378C2DC5" w14:textId="14EBFAB3" w:rsidR="00E05CCC" w:rsidRDefault="00E05CCC" w:rsidP="00E05C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133" w:author="Rostislav Bobin" w:date="2019-05-26T16:03:00Z"/>
        </w:rPr>
      </w:pPr>
      <w:ins w:id="134" w:author="Rostislav Bobin" w:date="2019-05-26T16:03:00Z">
        <w:r>
          <w:rPr>
            <w:lang w:val="en-US"/>
          </w:rPr>
          <w:t>AWS</w:t>
        </w:r>
        <w:r w:rsidRPr="00A07AFB">
          <w:t xml:space="preserve"> </w:t>
        </w:r>
        <w:r>
          <w:rPr>
            <w:lang w:val="en-US"/>
          </w:rPr>
          <w:t>IoT</w:t>
        </w:r>
        <w:r w:rsidRPr="00A07AFB">
          <w:t xml:space="preserve"> </w:t>
        </w:r>
        <w:r>
          <w:rPr>
            <w:lang w:val="en-US"/>
          </w:rPr>
          <w:t>Things</w:t>
        </w:r>
        <w:r w:rsidRPr="00A07AFB">
          <w:t xml:space="preserve"> </w:t>
        </w:r>
        <w:r>
          <w:rPr>
            <w:lang w:val="en-US"/>
          </w:rPr>
          <w:t>Graph</w:t>
        </w:r>
        <w:r w:rsidRPr="00A07AFB">
          <w:t xml:space="preserve"> </w:t>
        </w:r>
      </w:ins>
      <w:ins w:id="135" w:author="Rostislav Bobin" w:date="2019-05-26T22:11:00Z">
        <w:r w:rsidR="00F90035">
          <w:t>сочетает в себе возможности</w:t>
        </w:r>
      </w:ins>
      <w:ins w:id="136" w:author="Rostislav Bobin" w:date="2019-05-26T16:03:00Z">
        <w:r>
          <w:t xml:space="preserve"> двух других базовых решений </w:t>
        </w:r>
        <w:r>
          <w:rPr>
            <w:lang w:val="en-US"/>
          </w:rPr>
          <w:t>Amazon</w:t>
        </w:r>
        <w:r w:rsidRPr="00A07AFB">
          <w:t xml:space="preserve"> </w:t>
        </w:r>
        <w:r>
          <w:t xml:space="preserve">для Интернета вещей – </w:t>
        </w:r>
        <w:r w:rsidRPr="00307F7B">
          <w:t xml:space="preserve">AWS IoT </w:t>
        </w:r>
        <w:r>
          <w:rPr>
            <w:lang w:val="en-US"/>
          </w:rPr>
          <w:t>Core</w:t>
        </w:r>
        <w:r>
          <w:t> </w:t>
        </w:r>
        <w:r w:rsidRPr="00A07AFB">
          <w:t>[</w:t>
        </w:r>
        <w:r>
          <w:fldChar w:fldCharType="begin"/>
        </w:r>
        <w:r>
          <w:instrText xml:space="preserve"> REF _Ref8985538 \r \h </w:instrText>
        </w:r>
        <w:r>
          <w:fldChar w:fldCharType="separate"/>
        </w:r>
        <w:r>
          <w:t>30</w:t>
        </w:r>
        <w:r>
          <w:fldChar w:fldCharType="end"/>
        </w:r>
        <w:r w:rsidRPr="00A07AFB">
          <w:t xml:space="preserve">] </w:t>
        </w:r>
        <w:r>
          <w:t xml:space="preserve">и </w:t>
        </w:r>
        <w:r w:rsidRPr="00307F7B">
          <w:t>AWS IoT Greengrass</w:t>
        </w:r>
        <w:r>
          <w:rPr>
            <w:lang w:val="en-US"/>
          </w:rPr>
          <w:t> </w:t>
        </w:r>
        <w:r w:rsidRPr="00A07AFB">
          <w:t>[</w:t>
        </w:r>
        <w:r>
          <w:fldChar w:fldCharType="begin"/>
        </w:r>
        <w:r>
          <w:instrText xml:space="preserve"> REF _Ref8985551 \r \h </w:instrText>
        </w:r>
        <w:r>
          <w:fldChar w:fldCharType="separate"/>
        </w:r>
        <w:r>
          <w:t>31</w:t>
        </w:r>
        <w:r>
          <w:fldChar w:fldCharType="end"/>
        </w:r>
        <w:r w:rsidRPr="00A07AFB">
          <w:t>]</w:t>
        </w:r>
        <w:r>
          <w:t xml:space="preserve">. </w:t>
        </w:r>
      </w:ins>
    </w:p>
    <w:p w14:paraId="17C49FC2" w14:textId="51EA4A9E" w:rsidR="00E05CCC" w:rsidRDefault="00E05CCC" w:rsidP="00E05C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137" w:author="Rostislav Bobin" w:date="2019-05-26T16:03:00Z"/>
        </w:rPr>
      </w:pPr>
      <w:ins w:id="138" w:author="Rostislav Bobin" w:date="2019-05-26T16:03:00Z">
        <w:r w:rsidRPr="00307F7B">
          <w:t xml:space="preserve">AWS IoT </w:t>
        </w:r>
        <w:r>
          <w:rPr>
            <w:lang w:val="en-US"/>
          </w:rPr>
          <w:t>Core</w:t>
        </w:r>
        <w:r w:rsidDel="00A07AFB">
          <w:t xml:space="preserve"> </w:t>
        </w:r>
        <w:r>
          <w:t xml:space="preserve">– это платформа, которая </w:t>
        </w:r>
        <w:r w:rsidRPr="00307F7B">
          <w:t xml:space="preserve">обеспечивает подключение устройств к сервисам AWS и другим устройствам, безопасность данных и </w:t>
        </w:r>
        <w:r>
          <w:t>коммуникации</w:t>
        </w:r>
        <w:r w:rsidRPr="00307F7B">
          <w:t>, обработку данных устройств и различные операции с ними</w:t>
        </w:r>
        <w:r>
          <w:t xml:space="preserve">. </w:t>
        </w:r>
        <w:commentRangeStart w:id="139"/>
        <w:r>
          <w:t xml:space="preserve">Можно выделить следующие основные </w:t>
        </w:r>
      </w:ins>
      <w:ins w:id="140" w:author="Rostislav Bobin" w:date="2019-05-26T22:14:00Z">
        <w:r w:rsidR="00F90035">
          <w:t>возможности</w:t>
        </w:r>
      </w:ins>
      <w:ins w:id="141" w:author="Rostislav Bobin" w:date="2019-05-26T16:03:00Z">
        <w:r>
          <w:t xml:space="preserve"> платформы</w:t>
        </w:r>
        <w:commentRangeEnd w:id="139"/>
        <w:r>
          <w:rPr>
            <w:rStyle w:val="afc"/>
          </w:rPr>
          <w:commentReference w:id="139"/>
        </w:r>
        <w:r>
          <w:t>:</w:t>
        </w:r>
      </w:ins>
    </w:p>
    <w:p w14:paraId="6D318A00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42" w:author="Rostislav Bobin" w:date="2019-05-26T16:03:00Z"/>
        </w:rPr>
      </w:pPr>
      <w:ins w:id="143" w:author="Rostislav Bobin" w:date="2019-05-26T16:03:00Z">
        <w:r>
          <w:rPr>
            <w:i/>
            <w:lang w:val="en-US"/>
          </w:rPr>
          <w:t>Message</w:t>
        </w:r>
        <w:r w:rsidRPr="00A07AFB">
          <w:rPr>
            <w:i/>
          </w:rPr>
          <w:t xml:space="preserve"> </w:t>
        </w:r>
        <w:r>
          <w:rPr>
            <w:i/>
            <w:lang w:val="en-US"/>
          </w:rPr>
          <w:t>Broker</w:t>
        </w:r>
        <w:r w:rsidRPr="00A07AFB">
          <w:rPr>
            <w:i/>
          </w:rPr>
          <w:t xml:space="preserve">. </w:t>
        </w:r>
        <w:r>
          <w:t>Э</w:t>
        </w:r>
        <w:r w:rsidRPr="00A07AFB">
          <w:t xml:space="preserve">то высокопроизводительный брокер сообщений, работающий по стандарту «издатель-подписчик», который надежно и с низкой задержкой передает сообщения всех устройств IoT и </w:t>
        </w:r>
        <w:r>
          <w:t>приложений в нужном направлении;</w:t>
        </w:r>
      </w:ins>
    </w:p>
    <w:p w14:paraId="20880881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44" w:author="Rostislav Bobin" w:date="2019-05-26T16:03:00Z"/>
        </w:rPr>
      </w:pPr>
      <w:ins w:id="145" w:author="Rostislav Bobin" w:date="2019-05-26T16:03:00Z">
        <w:r w:rsidRPr="00A07AFB">
          <w:rPr>
            <w:i/>
          </w:rPr>
          <w:lastRenderedPageBreak/>
          <w:t>Шлюз устройств</w:t>
        </w:r>
        <w:r>
          <w:t xml:space="preserve"> </w:t>
        </w:r>
        <w:r w:rsidRPr="002423B6">
          <w:t xml:space="preserve">служит точкой входа для устройств IoT, подключающихся к AWS. Шлюз устройств управляет всеми активными подключениями устройства и реализует семантику различных протоколов, чтобы обеспечить </w:t>
        </w:r>
        <w:r>
          <w:t>связь устройств с AWS IoT Core</w:t>
        </w:r>
        <w:r w:rsidRPr="00A07AFB">
          <w:t>;</w:t>
        </w:r>
      </w:ins>
    </w:p>
    <w:p w14:paraId="1DBB02EC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46" w:author="Rostislav Bobin" w:date="2019-05-26T16:03:00Z"/>
        </w:rPr>
      </w:pPr>
      <w:ins w:id="147" w:author="Rostislav Bobin" w:date="2019-05-26T16:03:00Z">
        <w:r w:rsidRPr="00A07AFB">
          <w:rPr>
            <w:i/>
          </w:rPr>
          <w:t>Пакет SDK AWS IoT</w:t>
        </w:r>
        <w:r w:rsidRPr="002423B6">
          <w:t xml:space="preserve"> для устройств позволяет подключить аппаратное устройство или моби</w:t>
        </w:r>
        <w:r>
          <w:t>льное приложение к AWS IoT Core;</w:t>
        </w:r>
      </w:ins>
    </w:p>
    <w:p w14:paraId="2A6BEB35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48" w:author="Rostislav Bobin" w:date="2019-05-26T16:03:00Z"/>
        </w:rPr>
      </w:pPr>
      <w:ins w:id="149" w:author="Rostislav Bobin" w:date="2019-05-26T16:03:00Z">
        <w:r w:rsidRPr="00A07AFB">
          <w:rPr>
            <w:i/>
          </w:rPr>
          <w:t>Метод аутентификации AWS</w:t>
        </w:r>
        <w:r w:rsidRPr="002423B6">
          <w:t xml:space="preserve"> (н</w:t>
        </w:r>
        <w:r>
          <w:t>азываемый SigV4), аутентификация</w:t>
        </w:r>
        <w:r w:rsidRPr="002423B6">
          <w:t xml:space="preserve"> на основе сертификата X.</w:t>
        </w:r>
        <w:r>
          <w:t>509 и специальную аутентификация</w:t>
        </w:r>
        <w:r w:rsidRPr="002423B6">
          <w:t xml:space="preserve"> на основе токенов (через настраиваемые модули авторизации)</w:t>
        </w:r>
        <w:r>
          <w:t xml:space="preserve"> обеспечивают</w:t>
        </w:r>
        <w:r w:rsidRPr="00030F2E">
          <w:t xml:space="preserve"> взаимную аутентификацию и шифрование во всех точках подключения</w:t>
        </w:r>
        <w:r>
          <w:t>;</w:t>
        </w:r>
      </w:ins>
    </w:p>
    <w:p w14:paraId="092B1112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50" w:author="Rostislav Bobin" w:date="2019-05-26T16:03:00Z"/>
        </w:rPr>
      </w:pPr>
      <w:ins w:id="151" w:author="Rostislav Bobin" w:date="2019-05-26T16:03:00Z">
        <w:r w:rsidRPr="00A07AFB">
          <w:rPr>
            <w:i/>
          </w:rPr>
          <w:t>Реестр</w:t>
        </w:r>
        <w:r w:rsidRPr="002423B6">
  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  </w:r>
        <w:r>
          <w:t xml:space="preserve"> устройства или его подключения</w:t>
        </w:r>
        <w:r w:rsidRPr="00A07AFB">
          <w:t>;</w:t>
        </w:r>
      </w:ins>
    </w:p>
    <w:p w14:paraId="543A9796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52" w:author="Rostislav Bobin" w:date="2019-05-26T16:03:00Z"/>
        </w:rPr>
      </w:pPr>
      <w:ins w:id="153" w:author="Rostislav Bobin" w:date="2019-05-26T16:03:00Z">
        <w:r w:rsidRPr="00A07AFB">
          <w:rPr>
            <w:i/>
          </w:rPr>
          <w:t>Тени устройств</w:t>
        </w:r>
        <w:r>
          <w:t xml:space="preserve">. </w:t>
        </w:r>
        <w:r w:rsidRPr="002423B6">
  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  </w:r>
        <w:r w:rsidRPr="00A07AFB">
          <w:t>;</w:t>
        </w:r>
      </w:ins>
    </w:p>
    <w:p w14:paraId="66D62A3C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ins w:id="154" w:author="Rostislav Bobin" w:date="2019-05-26T16:03:00Z"/>
        </w:rPr>
      </w:pPr>
      <w:ins w:id="155" w:author="Rostislav Bobin" w:date="2019-05-26T16:03:00Z">
        <w:r w:rsidRPr="00A07AFB">
          <w:rPr>
            <w:i/>
          </w:rPr>
          <w:t>Сервис правил</w:t>
        </w:r>
        <w:r w:rsidRPr="002423B6">
  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  </w:r>
        <w:r w:rsidRPr="00A07AFB">
          <w:t xml:space="preserve">. </w:t>
        </w:r>
        <w:r w:rsidRPr="002423B6">
          <w:t xml:space="preserve">Сервис правил оценивает входящие сообщения, публикуемые в AWS IoT Core, а </w:t>
        </w:r>
        <w:r w:rsidRPr="002423B6">
          <w:lastRenderedPageBreak/>
          <w:t>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  </w:r>
      </w:ins>
    </w:p>
    <w:p w14:paraId="411F2A58" w14:textId="77777777" w:rsidR="00E05CCC" w:rsidRPr="00030F2E" w:rsidRDefault="00E05CCC" w:rsidP="00E05C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156" w:author="Rostislav Bobin" w:date="2019-05-26T16:03:00Z"/>
        </w:rPr>
      </w:pPr>
      <w:ins w:id="157" w:author="Rostislav Bobin" w:date="2019-05-26T16:03:00Z">
        <w:r>
          <w:rPr>
            <w:lang w:val="en-US"/>
          </w:rPr>
          <w:t>AWS</w:t>
        </w:r>
        <w:r w:rsidRPr="00A07AFB">
          <w:t xml:space="preserve"> </w:t>
        </w:r>
        <w:r>
          <w:rPr>
            <w:lang w:val="en-US"/>
          </w:rPr>
          <w:t>IoT</w:t>
        </w:r>
        <w:r w:rsidRPr="00A07AFB">
          <w:t xml:space="preserve"> </w:t>
        </w:r>
        <w:r>
          <w:rPr>
            <w:lang w:val="en-US"/>
          </w:rPr>
          <w:t>Greengrass</w:t>
        </w:r>
        <w:r w:rsidRPr="00A07AFB">
          <w:t xml:space="preserve"> –</w:t>
        </w:r>
        <w:r>
          <w:t xml:space="preserve"> это</w:t>
        </w:r>
        <w:r w:rsidRPr="00A07AFB">
          <w:t xml:space="preserve"> </w:t>
        </w:r>
        <w:r>
          <w:t xml:space="preserve">инструмент, предназначенный для </w:t>
        </w:r>
        <w:r w:rsidRPr="00030F2E">
          <w:t>эффективно</w:t>
        </w:r>
        <w:r>
          <w:t>го распространения возможностей</w:t>
        </w:r>
        <w:r w:rsidRPr="00030F2E">
  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  </w:r>
      </w:ins>
    </w:p>
    <w:p w14:paraId="63A8570C" w14:textId="77777777" w:rsidR="00E05CCC" w:rsidRPr="00030F2E" w:rsidRDefault="00E05CCC" w:rsidP="00E05CC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158" w:author="Rostislav Bobin" w:date="2019-05-26T16:03:00Z"/>
        </w:rPr>
      </w:pPr>
      <w:ins w:id="159" w:author="Rostislav Bobin" w:date="2019-05-26T16:03:00Z">
        <w:r>
          <w:t xml:space="preserve">Основным преимуществом использования AWS IoT Greengrass, является возможность </w:t>
        </w:r>
        <w:r w:rsidRPr="00030F2E">
          <w:t>локально формировать на устройствах выводы с использованием машинного обучения, применяя модели, созданные и обученные в облаке.</w:t>
        </w:r>
        <w:r>
          <w:t xml:space="preserve"> Также стоит отметить коннекторы системы </w:t>
        </w:r>
        <w:r w:rsidRPr="00030F2E">
          <w:t>AWS IoT Greengrass</w:t>
        </w:r>
        <w:r>
          <w:t xml:space="preserve">, позволяющие выполнять </w:t>
        </w:r>
        <w:r w:rsidRPr="00030F2E">
          <w:t>поиск, импорт, настройку и развертывание приложений и сервисов на периферии</w:t>
        </w:r>
        <w:r>
          <w:t xml:space="preserve">. </w:t>
        </w:r>
        <w:r w:rsidRPr="00030F2E">
  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Greengrass к другому.</w:t>
        </w:r>
      </w:ins>
    </w:p>
    <w:p w14:paraId="694B60CA" w14:textId="70AA40D7" w:rsidR="008C0A47" w:rsidRDefault="00E81C84" w:rsidP="008C0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160" w:author="Rostislav Bobin" w:date="2019-05-26T23:01:00Z"/>
        </w:rPr>
        <w:pPrChange w:id="161" w:author="Rostislav Bobin" w:date="2019-05-26T23:01:00Z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firstLine="360"/>
          </w:pPr>
        </w:pPrChange>
      </w:pPr>
      <w:ins w:id="162" w:author="Rostislav Bobin" w:date="2019-05-26T22:43:00Z">
        <w:r>
          <w:t>В общем виде настройка</w:t>
        </w:r>
      </w:ins>
      <w:ins w:id="163" w:author="Rostislav Bobin" w:date="2019-05-26T22:54:00Z">
        <w:r w:rsidR="008C0A47">
          <w:t xml:space="preserve"> и развертывание</w:t>
        </w:r>
      </w:ins>
      <w:ins w:id="164" w:author="Rostislav Bobin" w:date="2019-05-26T22:43:00Z">
        <w:r>
          <w:t xml:space="preserve"> </w:t>
        </w:r>
        <w:r>
          <w:rPr>
            <w:lang w:val="en-US"/>
          </w:rPr>
          <w:t>AWS</w:t>
        </w:r>
        <w:r w:rsidRPr="00E81C84">
          <w:rPr>
            <w:rPrChange w:id="165" w:author="Rostislav Bobin" w:date="2019-05-26T22:4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E81C84">
          <w:rPr>
            <w:rPrChange w:id="166" w:author="Rostislav Bobin" w:date="2019-05-26T22:4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Things</w:t>
        </w:r>
        <w:r w:rsidRPr="00E81C84">
          <w:rPr>
            <w:rPrChange w:id="167" w:author="Rostislav Bobin" w:date="2019-05-26T22:43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Graph</w:t>
        </w:r>
        <w:r w:rsidRPr="00E81C84">
          <w:rPr>
            <w:rPrChange w:id="168" w:author="Rostislav Bobin" w:date="2019-05-26T22:43:00Z">
              <w:rPr>
                <w:lang w:val="en-US"/>
              </w:rPr>
            </w:rPrChange>
          </w:rPr>
          <w:t xml:space="preserve"> </w:t>
        </w:r>
        <w:r>
          <w:t xml:space="preserve">состоит из </w:t>
        </w:r>
      </w:ins>
      <w:ins w:id="169" w:author="Rostislav Bobin" w:date="2019-05-26T22:54:00Z">
        <w:r w:rsidR="008C0A47">
          <w:t xml:space="preserve">следующих действий: </w:t>
        </w:r>
      </w:ins>
      <w:ins w:id="170" w:author="Rostislav Bobin" w:date="2019-05-26T22:57:00Z">
        <w:r w:rsidR="008C0A47">
          <w:t xml:space="preserve">создание потоков, </w:t>
        </w:r>
      </w:ins>
      <w:ins w:id="171" w:author="Rostislav Bobin" w:date="2019-05-26T22:58:00Z">
        <w:r w:rsidR="008C0A47">
          <w:t xml:space="preserve">настройка конечных точек и отображений, </w:t>
        </w:r>
      </w:ins>
      <w:ins w:id="172" w:author="Rostislav Bobin" w:date="2019-05-26T23:10:00Z">
        <w:r w:rsidR="002C0B3C">
          <w:t xml:space="preserve">создание хранилища </w:t>
        </w:r>
        <w:r w:rsidR="002C0B3C" w:rsidRPr="002C0B3C">
          <w:t>для конфигурации приложения</w:t>
        </w:r>
        <w:r w:rsidR="002C0B3C">
          <w:t>,</w:t>
        </w:r>
        <w:r w:rsidR="002C0B3C" w:rsidRPr="002C0B3C">
          <w:t xml:space="preserve"> </w:t>
        </w:r>
      </w:ins>
      <w:ins w:id="173" w:author="Rostislav Bobin" w:date="2019-05-26T22:58:00Z">
        <w:r w:rsidR="008C0A47">
          <w:t>а также</w:t>
        </w:r>
      </w:ins>
      <w:ins w:id="174" w:author="Rostislav Bobin" w:date="2019-05-26T23:00:00Z">
        <w:r w:rsidR="008C0A47">
          <w:t xml:space="preserve"> само развертывание.</w:t>
        </w:r>
      </w:ins>
    </w:p>
    <w:p w14:paraId="154D9AB9" w14:textId="77F72420" w:rsidR="002C0B3C" w:rsidRPr="00BB43F0" w:rsidRDefault="00E81C84" w:rsidP="002C0B3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175" w:author="Rostislav Bobin" w:date="2019-05-26T23:06:00Z"/>
        </w:rPr>
      </w:pPr>
      <w:ins w:id="176" w:author="Rostislav Bobin" w:date="2019-05-26T22:47:00Z">
        <w:r>
          <w:t>В</w:t>
        </w:r>
        <w:r w:rsidRPr="00E81C84">
          <w:rPr>
            <w:rPrChange w:id="177" w:author="Rostislav Bobin" w:date="2019-05-26T22:48:00Z">
              <w:rPr/>
            </w:rPrChange>
          </w:rPr>
          <w:t xml:space="preserve"> </w:t>
        </w:r>
        <w:r>
          <w:t>библиотеке</w:t>
        </w:r>
        <w:r w:rsidRPr="00E81C84">
          <w:rPr>
            <w:rPrChange w:id="178" w:author="Rostislav Bobin" w:date="2019-05-26T22:48:00Z">
              <w:rPr/>
            </w:rPrChange>
          </w:rPr>
          <w:t xml:space="preserve"> </w:t>
        </w:r>
      </w:ins>
      <w:ins w:id="179" w:author="Rostislav Bobin" w:date="2019-05-26T22:50:00Z">
        <w:r>
          <w:t xml:space="preserve">моделей </w:t>
        </w:r>
      </w:ins>
      <w:ins w:id="180" w:author="Rostislav Bobin" w:date="2019-05-26T22:47:00Z">
        <w:r>
          <w:rPr>
            <w:lang w:val="en-US"/>
          </w:rPr>
          <w:t>AWS</w:t>
        </w:r>
        <w:r w:rsidRPr="00E81C84">
          <w:rPr>
            <w:rPrChange w:id="181" w:author="Rostislav Bobin" w:date="2019-05-26T22:48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E81C84">
          <w:rPr>
            <w:rPrChange w:id="182" w:author="Rostislav Bobin" w:date="2019-05-26T22:48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Things</w:t>
        </w:r>
        <w:r w:rsidRPr="00E81C84">
          <w:rPr>
            <w:rPrChange w:id="183" w:author="Rostislav Bobin" w:date="2019-05-26T22:48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Graph</w:t>
        </w:r>
        <w:r w:rsidRPr="00E81C84">
          <w:rPr>
            <w:rPrChange w:id="184" w:author="Rostislav Bobin" w:date="2019-05-26T22:48:00Z">
              <w:rPr>
                <w:lang w:val="en-US"/>
              </w:rPr>
            </w:rPrChange>
          </w:rPr>
          <w:t xml:space="preserve"> </w:t>
        </w:r>
        <w:r>
          <w:t xml:space="preserve">хранится </w:t>
        </w:r>
      </w:ins>
      <w:ins w:id="185" w:author="Rostislav Bobin" w:date="2019-05-26T22:48:00Z">
        <w:r>
          <w:t xml:space="preserve">большое количество моделей, которые можно использовать в </w:t>
        </w:r>
      </w:ins>
      <w:ins w:id="186" w:author="Rostislav Bobin" w:date="2019-05-26T22:55:00Z">
        <w:r w:rsidR="008C0A47">
          <w:t>редакторе</w:t>
        </w:r>
      </w:ins>
      <w:ins w:id="187" w:author="Rostislav Bobin" w:date="2019-05-26T22:48:00Z">
        <w:r>
          <w:t xml:space="preserve"> </w:t>
        </w:r>
      </w:ins>
      <w:ins w:id="188" w:author="Rostislav Bobin" w:date="2019-05-26T22:55:00Z">
        <w:r w:rsidR="008C0A47">
          <w:t>потоков</w:t>
        </w:r>
      </w:ins>
      <w:ins w:id="189" w:author="Rostislav Bobin" w:date="2019-05-26T22:49:00Z">
        <w:r>
          <w:t>, а также можно создавать собственные модели и добавлять их в эту библиотеку.</w:t>
        </w:r>
      </w:ins>
      <w:ins w:id="190" w:author="Rostislav Bobin" w:date="2019-05-26T22:50:00Z">
        <w:r>
          <w:t xml:space="preserve"> </w:t>
        </w:r>
      </w:ins>
      <w:ins w:id="191" w:author="Rostislav Bobin" w:date="2019-05-26T23:13:00Z">
        <w:r w:rsidR="006245BF">
          <w:t>Пример настройки</w:t>
        </w:r>
      </w:ins>
      <w:ins w:id="192" w:author="Rostislav Bobin" w:date="2019-05-26T23:18:00Z">
        <w:r w:rsidR="006245BF">
          <w:t xml:space="preserve"> иерархии</w:t>
        </w:r>
      </w:ins>
      <w:ins w:id="193" w:author="Rostislav Bobin" w:date="2019-05-26T23:13:00Z">
        <w:r w:rsidR="006245BF">
          <w:t xml:space="preserve"> графа</w:t>
        </w:r>
      </w:ins>
      <w:ins w:id="194" w:author="Rostislav Bobin" w:date="2019-05-26T23:18:00Z">
        <w:r w:rsidR="006245BF">
          <w:t xml:space="preserve">, содержащего </w:t>
        </w:r>
      </w:ins>
      <w:ins w:id="195" w:author="Rostislav Bobin" w:date="2019-05-26T23:19:00Z">
        <w:r w:rsidR="006245BF">
          <w:t xml:space="preserve">устройства и </w:t>
        </w:r>
        <w:r w:rsidR="006245BF">
          <w:lastRenderedPageBreak/>
          <w:t>сервисы,</w:t>
        </w:r>
      </w:ins>
      <w:ins w:id="196" w:author="Rostislav Bobin" w:date="2019-05-26T23:13:00Z">
        <w:r w:rsidR="006245BF">
          <w:t xml:space="preserve"> с помощью редактора потоков продемонстрирован на рисунке 3. </w:t>
        </w:r>
      </w:ins>
      <w:ins w:id="197" w:author="Rostislav Bobin" w:date="2019-05-26T22:50:00Z">
        <w:r>
          <w:t>Взаимодействия между моделями определяются</w:t>
        </w:r>
      </w:ins>
      <w:ins w:id="198" w:author="Rostislav Bobin" w:date="2019-05-26T22:51:00Z">
        <w:r>
          <w:t xml:space="preserve"> с помощью настройки маршрутизации</w:t>
        </w:r>
      </w:ins>
      <w:ins w:id="199" w:author="Rostislav Bobin" w:date="2019-05-26T22:52:00Z">
        <w:r>
          <w:t xml:space="preserve"> данных </w:t>
        </w:r>
      </w:ins>
      <w:ins w:id="200" w:author="Rostislav Bobin" w:date="2019-05-26T22:53:00Z">
        <w:r w:rsidR="008C0A47">
          <w:t xml:space="preserve">в </w:t>
        </w:r>
      </w:ins>
      <w:ins w:id="201" w:author="Rostislav Bobin" w:date="2019-05-26T22:55:00Z">
        <w:r w:rsidR="008C0A47">
          <w:t>редакторе потоков</w:t>
        </w:r>
      </w:ins>
      <w:ins w:id="202" w:author="Rostislav Bobin" w:date="2019-05-26T22:53:00Z">
        <w:r w:rsidR="008C0A47">
          <w:t xml:space="preserve">. </w:t>
        </w:r>
      </w:ins>
      <w:ins w:id="203" w:author="Rostislav Bobin" w:date="2019-05-26T23:08:00Z">
        <w:r w:rsidR="002C0B3C">
          <w:t xml:space="preserve">После настройки локального развертывания </w:t>
        </w:r>
        <w:r w:rsidR="002C0B3C">
          <w:rPr>
            <w:lang w:val="en-US"/>
          </w:rPr>
          <w:t>AWS</w:t>
        </w:r>
        <w:r w:rsidR="002C0B3C" w:rsidRPr="002C0B3C">
          <w:rPr>
            <w:rPrChange w:id="204" w:author="Rostislav Bobin" w:date="2019-05-26T23:08:00Z">
              <w:rPr>
                <w:lang w:val="en-US"/>
              </w:rPr>
            </w:rPrChange>
          </w:rPr>
          <w:t xml:space="preserve"> </w:t>
        </w:r>
        <w:r w:rsidR="002C0B3C">
          <w:rPr>
            <w:lang w:val="en-US"/>
          </w:rPr>
          <w:t>IoT</w:t>
        </w:r>
        <w:r w:rsidR="002C0B3C" w:rsidRPr="002C0B3C">
          <w:rPr>
            <w:rPrChange w:id="205" w:author="Rostislav Bobin" w:date="2019-05-26T23:08:00Z">
              <w:rPr>
                <w:lang w:val="en-US"/>
              </w:rPr>
            </w:rPrChange>
          </w:rPr>
          <w:t xml:space="preserve"> </w:t>
        </w:r>
        <w:r w:rsidR="002C0B3C">
          <w:rPr>
            <w:lang w:val="en-US"/>
          </w:rPr>
          <w:t>Graph</w:t>
        </w:r>
        <w:r w:rsidR="002C0B3C" w:rsidRPr="002C0B3C">
          <w:rPr>
            <w:rPrChange w:id="206" w:author="Rostislav Bobin" w:date="2019-05-26T23:08:00Z">
              <w:rPr>
                <w:lang w:val="en-US"/>
              </w:rPr>
            </w:rPrChange>
          </w:rPr>
          <w:t xml:space="preserve"> </w:t>
        </w:r>
        <w:r w:rsidR="002C0B3C">
          <w:t xml:space="preserve">упаковывает потоки </w:t>
        </w:r>
      </w:ins>
      <w:ins w:id="207" w:author="Rostislav Bobin" w:date="2019-05-26T23:10:00Z">
        <w:r w:rsidR="002C0B3C">
          <w:t>вместе с их</w:t>
        </w:r>
      </w:ins>
      <w:ins w:id="208" w:author="Rostislav Bobin" w:date="2019-05-26T23:08:00Z">
        <w:r w:rsidR="002C0B3C">
          <w:t xml:space="preserve"> зависимостями и передает </w:t>
        </w:r>
      </w:ins>
      <w:ins w:id="209" w:author="Rostislav Bobin" w:date="2019-05-26T23:10:00Z">
        <w:r w:rsidR="002C0B3C">
          <w:t>их</w:t>
        </w:r>
      </w:ins>
      <w:ins w:id="210" w:author="Rostislav Bobin" w:date="2019-05-26T23:08:00Z">
        <w:r w:rsidR="002C0B3C">
          <w:t xml:space="preserve"> на устройства </w:t>
        </w:r>
      </w:ins>
      <w:ins w:id="211" w:author="Rostislav Bobin" w:date="2019-05-26T23:06:00Z">
        <w:r w:rsidR="002C0B3C">
          <w:t xml:space="preserve">из реестра созданной группы </w:t>
        </w:r>
        <w:r w:rsidR="002C0B3C">
          <w:rPr>
            <w:lang w:val="en-US"/>
          </w:rPr>
          <w:t>AWS</w:t>
        </w:r>
        <w:r w:rsidR="002C0B3C" w:rsidRPr="00BB43F0">
          <w:t xml:space="preserve"> </w:t>
        </w:r>
        <w:r w:rsidR="002C0B3C">
          <w:rPr>
            <w:lang w:val="en-US"/>
          </w:rPr>
          <w:t>IoT</w:t>
        </w:r>
        <w:r w:rsidR="002C0B3C" w:rsidRPr="00BB43F0">
          <w:t xml:space="preserve"> </w:t>
        </w:r>
        <w:r w:rsidR="002C0B3C">
          <w:rPr>
            <w:lang w:val="en-US"/>
          </w:rPr>
          <w:t>Greengrass</w:t>
        </w:r>
        <w:r w:rsidR="002C0B3C">
          <w:t xml:space="preserve">. </w:t>
        </w:r>
      </w:ins>
      <w:ins w:id="212" w:author="Rostislav Bobin" w:date="2019-05-26T23:12:00Z">
        <w:r w:rsidR="002C0B3C">
          <w:t>Это позволяет графу</w:t>
        </w:r>
      </w:ins>
      <w:ins w:id="213" w:author="Rostislav Bobin" w:date="2019-05-26T23:11:00Z">
        <w:r w:rsidR="002C0B3C">
          <w:t xml:space="preserve"> управлять взаимодействием между локально подключенными устройствами. </w:t>
        </w:r>
      </w:ins>
    </w:p>
    <w:p w14:paraId="2EB05AE9" w14:textId="31042A7C" w:rsidR="00E81C84" w:rsidRDefault="008C0A47" w:rsidP="008C0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214" w:author="Rostislav Bobin" w:date="2019-05-26T23:13:00Z"/>
        </w:rPr>
        <w:pPrChange w:id="215" w:author="Rostislav Bobin" w:date="2019-05-26T23:01:00Z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firstLine="360"/>
          </w:pPr>
        </w:pPrChange>
      </w:pPr>
      <w:ins w:id="216" w:author="Rostislav Bobin" w:date="2019-05-26T22:57:00Z">
        <w:r w:rsidRPr="008C0A47">
          <w:t>После развертывания потока в AWS IoT Things Graph отображаются та</w:t>
        </w:r>
        <w:r w:rsidR="002C0B3C">
          <w:t>кие показатели, как успешность</w:t>
        </w:r>
      </w:ins>
      <w:ins w:id="217" w:author="Rostislav Bobin" w:date="2019-05-26T23:04:00Z">
        <w:r w:rsidR="002C0B3C">
          <w:t xml:space="preserve"> выполнения</w:t>
        </w:r>
      </w:ins>
      <w:ins w:id="218" w:author="Rostislav Bobin" w:date="2019-05-26T22:57:00Z">
        <w:r w:rsidR="002C0B3C">
          <w:t xml:space="preserve"> или неудача, а также время выполнения, сохраняется всю история</w:t>
        </w:r>
        <w:r w:rsidRPr="008C0A47">
          <w:t xml:space="preserve"> выполнения для воспроизведения и отладки.</w:t>
        </w:r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19" w:author="Rostislav Bobin" w:date="2019-05-26T23:20:00Z">
          <w:tblPr>
            <w:tblStyle w:val="af2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0"/>
        <w:tblGridChange w:id="220">
          <w:tblGrid>
            <w:gridCol w:w="9060"/>
          </w:tblGrid>
        </w:tblGridChange>
      </w:tblGrid>
      <w:tr w:rsidR="006245BF" w14:paraId="33E266D3" w14:textId="77777777" w:rsidTr="006245BF">
        <w:trPr>
          <w:ins w:id="221" w:author="Rostislav Bobin" w:date="2019-05-26T23:14:00Z"/>
        </w:trPr>
        <w:tc>
          <w:tcPr>
            <w:tcW w:w="9060" w:type="dxa"/>
            <w:tcPrChange w:id="222" w:author="Rostislav Bobin" w:date="2019-05-26T23:20:00Z">
              <w:tcPr>
                <w:tcW w:w="9060" w:type="dxa"/>
              </w:tcPr>
            </w:tcPrChange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  <w:rPr>
                <w:ins w:id="223" w:author="Rostislav Bobin" w:date="2019-05-26T23:14:00Z"/>
              </w:rPr>
            </w:pPr>
            <w:ins w:id="224" w:author="Rostislav Bobin" w:date="2019-05-26T23:20:00Z">
              <w:r>
                <w:rPr>
                  <w:noProof/>
                </w:rPr>
                <w:drawing>
                  <wp:inline distT="0" distB="0" distL="0" distR="0" wp14:anchorId="2D76FC62" wp14:editId="64668A32">
                    <wp:extent cx="5768303" cy="3381375"/>
                    <wp:effectExtent l="0" t="0" r="4445" b="0"/>
                    <wp:docPr id="17" name="Рисунок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7" name="Безымянный.png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71650" cy="338333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6245BF" w14:paraId="0D47828E" w14:textId="77777777" w:rsidTr="006245BF">
        <w:trPr>
          <w:ins w:id="225" w:author="Rostislav Bobin" w:date="2019-05-26T23:14:00Z"/>
        </w:trPr>
        <w:tc>
          <w:tcPr>
            <w:tcW w:w="9060" w:type="dxa"/>
            <w:tcPrChange w:id="226" w:author="Rostislav Bobin" w:date="2019-05-26T23:20:00Z">
              <w:tcPr>
                <w:tcW w:w="9060" w:type="dxa"/>
              </w:tcPr>
            </w:tcPrChange>
          </w:tcPr>
          <w:p w14:paraId="0F8F7350" w14:textId="154682DA" w:rsidR="006245BF" w:rsidRPr="006245BF" w:rsidRDefault="006245BF" w:rsidP="006245BF">
            <w:pPr>
              <w:widowControl w:val="0"/>
              <w:spacing w:after="160"/>
              <w:ind w:firstLine="0"/>
              <w:jc w:val="center"/>
              <w:rPr>
                <w:ins w:id="227" w:author="Rostislav Bobin" w:date="2019-05-26T23:14:00Z"/>
                <w:rPrChange w:id="228" w:author="Rostislav Bobin" w:date="2019-05-26T23:18:00Z">
                  <w:rPr>
                    <w:ins w:id="229" w:author="Rostislav Bobin" w:date="2019-05-26T23:14:00Z"/>
                  </w:rPr>
                </w:rPrChange>
              </w:rPr>
              <w:pPrChange w:id="230" w:author="Rostislav Bobin" w:date="2019-05-26T23:20:00Z">
                <w:pPr>
                  <w:widowControl w:val="0"/>
                  <w:spacing w:after="160"/>
                  <w:ind w:firstLine="0"/>
                </w:pPr>
              </w:pPrChange>
            </w:pPr>
            <w:ins w:id="231" w:author="Rostislav Bobin" w:date="2019-05-26T23:17:00Z">
              <w:r>
                <w:rPr>
                  <w:b/>
                </w:rPr>
                <w:t xml:space="preserve">Рис. 3. </w:t>
              </w:r>
            </w:ins>
            <w:ins w:id="232" w:author="Rostislav Bobin" w:date="2019-05-26T23:18:00Z">
              <w:r>
                <w:t>Пример настройки иерархии графа с помощью редактора потоков</w:t>
              </w:r>
            </w:ins>
          </w:p>
        </w:tc>
      </w:tr>
    </w:tbl>
    <w:p w14:paraId="753B3311" w14:textId="0C17B53E" w:rsidR="006245BF" w:rsidRPr="008C0A47" w:rsidRDefault="006245BF" w:rsidP="008C0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ins w:id="233" w:author="Rostislav Bobin" w:date="2019-05-26T22:44:00Z"/>
          <w:rPrChange w:id="234" w:author="Rostislav Bobin" w:date="2019-05-26T22:56:00Z">
            <w:rPr>
              <w:ins w:id="235" w:author="Rostislav Bobin" w:date="2019-05-26T22:44:00Z"/>
            </w:rPr>
          </w:rPrChange>
        </w:rPr>
        <w:pPrChange w:id="236" w:author="Rostislav Bobin" w:date="2019-05-26T23:01:00Z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ind w:firstLine="360"/>
          </w:pPr>
        </w:pPrChange>
      </w:pPr>
    </w:p>
    <w:p w14:paraId="60928484" w14:textId="77777777" w:rsidR="00E05CCC" w:rsidRPr="00E81C84" w:rsidRDefault="00E05CCC" w:rsidP="00E05CCC">
      <w:pPr>
        <w:rPr>
          <w:rPrChange w:id="237" w:author="Rostislav Bobin" w:date="2019-05-26T22:43:00Z">
            <w:rPr/>
          </w:rPrChange>
        </w:rPr>
        <w:pPrChange w:id="238" w:author="Rostislav Bobin" w:date="2019-05-26T16:03:00Z">
          <w:pPr>
            <w:widowControl w:val="0"/>
            <w:spacing w:after="160"/>
          </w:pPr>
        </w:pPrChange>
      </w:pPr>
    </w:p>
    <w:p w14:paraId="62849A77" w14:textId="16FF11E3" w:rsidR="00ED59E6" w:rsidRDefault="00ED59E6" w:rsidP="00195187">
      <w:pPr>
        <w:pStyle w:val="3"/>
      </w:pPr>
      <w:bookmarkStart w:id="239" w:name="_Toc9242694"/>
      <w:r>
        <w:t>Концепция пространственного интеллектуального графа</w:t>
      </w:r>
      <w:bookmarkEnd w:id="239"/>
    </w:p>
    <w:p w14:paraId="008F7804" w14:textId="6FA2D8FF" w:rsidR="00591EAB" w:rsidRPr="0085346D" w:rsidRDefault="000F2E8B">
      <w:ins w:id="240" w:author="Rostislav Bobin" w:date="2019-05-26T16:16:00Z">
        <w:r>
          <w:t>О</w:t>
        </w:r>
      </w:ins>
      <w:ins w:id="241" w:author="Rostislav Bobin" w:date="2019-05-26T16:15:00Z">
        <w:r>
          <w:t>бъектные модели описанных выше систем</w:t>
        </w:r>
      </w:ins>
      <w:ins w:id="242" w:author="Rostislav Bobin" w:date="2019-05-26T16:16:00Z">
        <w:r w:rsidRPr="000F2E8B">
          <w:rPr>
            <w:rPrChange w:id="243" w:author="Rostislav Bobin" w:date="2019-05-26T16:16:00Z">
              <w:rPr>
                <w:lang w:val="en-US"/>
              </w:rPr>
            </w:rPrChange>
          </w:rPr>
          <w:t xml:space="preserve"> </w:t>
        </w:r>
      </w:ins>
      <w:ins w:id="244" w:author="Rostislav Bobin" w:date="2019-05-26T16:24:00Z">
        <w:r w:rsidR="00214707">
          <w:t>хранятся</w:t>
        </w:r>
      </w:ins>
      <w:ins w:id="245" w:author="Rostislav Bobin" w:date="2019-05-26T16:16:00Z">
        <w:r>
          <w:t xml:space="preserve"> в </w:t>
        </w:r>
      </w:ins>
      <w:ins w:id="246" w:author="Rostislav Bobin" w:date="2019-05-26T16:23:00Z">
        <w:r w:rsidR="00214707">
          <w:t xml:space="preserve">виде </w:t>
        </w:r>
      </w:ins>
      <w:ins w:id="247" w:author="Rostislav Bobin" w:date="2019-05-26T16:16:00Z">
        <w:r w:rsidR="00214707">
          <w:t>интеллектуальных графов</w:t>
        </w:r>
      </w:ins>
      <w:ins w:id="248" w:author="Rostislav Bobin" w:date="2019-05-26T16:17:00Z">
        <w:r>
          <w:t>.</w:t>
        </w:r>
      </w:ins>
      <w:ins w:id="249" w:author="Rostislav Bobin" w:date="2019-05-26T16:22:00Z">
        <w:r w:rsidRPr="000F2E8B">
          <w:rPr>
            <w:rPrChange w:id="250" w:author="Rostislav Bobin" w:date="2019-05-26T16:22:00Z">
              <w:rPr>
                <w:lang w:val="en-US"/>
              </w:rPr>
            </w:rPrChange>
          </w:rPr>
          <w:t xml:space="preserve"> </w:t>
        </w:r>
      </w:ins>
      <w:ins w:id="251" w:author="Rostislav Bobin" w:date="2019-05-26T16:24:00Z">
        <w:r w:rsidR="00214707">
          <w:t>Такое представление</w:t>
        </w:r>
      </w:ins>
      <w:ins w:id="252" w:author="Rostislav Bobin" w:date="2019-05-26T16:22:00Z">
        <w:r>
          <w:t xml:space="preserve"> позволяет эффективно </w:t>
        </w:r>
        <w:r>
          <w:lastRenderedPageBreak/>
          <w:t>моделировать взаимосвязи и взаимодейс</w:t>
        </w:r>
      </w:ins>
      <w:ins w:id="253" w:author="Rostislav Bobin" w:date="2019-05-26T16:23:00Z">
        <w:r>
          <w:t>т</w:t>
        </w:r>
      </w:ins>
      <w:ins w:id="254" w:author="Rostislav Bobin" w:date="2019-05-26T16:22:00Z">
        <w:r>
          <w:t>вия</w:t>
        </w:r>
      </w:ins>
      <w:ins w:id="255" w:author="Rostislav Bobin" w:date="2019-05-26T16:23:00Z">
        <w:r>
          <w:t xml:space="preserve"> между людьми, пространствами и устройствами.</w:t>
        </w:r>
      </w:ins>
      <w:ins w:id="256" w:author="Rostislav Bobin" w:date="2019-05-26T16:17:00Z">
        <w:r>
          <w:t xml:space="preserve"> </w:t>
        </w:r>
      </w:ins>
      <w:ins w:id="257" w:author="Rostislav Bobin" w:date="2019-05-26T16:12:00Z">
        <w:r w:rsidR="00E05CCC">
          <w:t xml:space="preserve">Рассмотрим отдельно концепцию пространственного интеллектуального графа, используемую в </w:t>
        </w:r>
        <w:r w:rsidR="00E05CCC">
          <w:rPr>
            <w:lang w:val="en-US"/>
          </w:rPr>
          <w:t>Azure</w:t>
        </w:r>
        <w:r w:rsidR="00E05CCC" w:rsidRPr="00E05CCC">
          <w:rPr>
            <w:rPrChange w:id="258" w:author="Rostislav Bobin" w:date="2019-05-26T16:12:00Z">
              <w:rPr>
                <w:lang w:val="en-US"/>
              </w:rPr>
            </w:rPrChange>
          </w:rPr>
          <w:t xml:space="preserve"> </w:t>
        </w:r>
        <w:r w:rsidR="00E05CCC">
          <w:rPr>
            <w:lang w:val="en-US"/>
          </w:rPr>
          <w:t>Digital</w:t>
        </w:r>
        <w:r w:rsidR="00E05CCC" w:rsidRPr="00E05CCC">
          <w:rPr>
            <w:rPrChange w:id="259" w:author="Rostislav Bobin" w:date="2019-05-26T16:12:00Z">
              <w:rPr>
                <w:lang w:val="en-US"/>
              </w:rPr>
            </w:rPrChange>
          </w:rPr>
          <w:t xml:space="preserve"> </w:t>
        </w:r>
        <w:r w:rsidR="00E05CCC">
          <w:rPr>
            <w:lang w:val="en-US"/>
          </w:rPr>
          <w:t>Twins</w:t>
        </w:r>
      </w:ins>
      <w:ins w:id="260" w:author="Rostislav Bobin" w:date="2019-05-26T16:26:00Z">
        <w:r w:rsidR="00214707">
          <w:t> </w:t>
        </w:r>
      </w:ins>
      <w:ins w:id="261" w:author="Rostislav Bobin" w:date="2019-05-26T16:29:00Z">
        <w:r w:rsidR="00214707" w:rsidRPr="00214707">
          <w:rPr>
            <w:rPrChange w:id="262" w:author="Rostislav Bobin" w:date="2019-05-26T16:29:00Z">
              <w:rPr>
                <w:lang w:val="en-US"/>
              </w:rPr>
            </w:rPrChange>
          </w:rPr>
          <w:t>[</w:t>
        </w:r>
        <w:r w:rsidR="00214707">
          <w:fldChar w:fldCharType="begin"/>
        </w:r>
        <w:r w:rsidR="00214707">
          <w:instrText xml:space="preserve"> REF _Ref5974083 \n \h </w:instrText>
        </w:r>
      </w:ins>
      <w:r w:rsidR="00214707">
        <w:fldChar w:fldCharType="separate"/>
      </w:r>
      <w:ins w:id="263" w:author="Rostislav Bobin" w:date="2019-05-26T16:29:00Z">
        <w:r w:rsidR="00214707">
          <w:t>23</w:t>
        </w:r>
        <w:r w:rsidR="00214707">
          <w:fldChar w:fldCharType="end"/>
        </w:r>
      </w:ins>
      <w:ins w:id="264" w:author="Rostislav Bobin" w:date="2019-05-26T16:26:00Z">
        <w:r w:rsidR="00214707" w:rsidRPr="00214707">
          <w:rPr>
            <w:rPrChange w:id="265" w:author="Rostislav Bobin" w:date="2019-05-26T16:26:00Z">
              <w:rPr>
                <w:lang w:val="en-US"/>
              </w:rPr>
            </w:rPrChange>
          </w:rPr>
          <w:t>]</w:t>
        </w:r>
      </w:ins>
      <w:ins w:id="266" w:author="Rostislav Bobin" w:date="2019-05-26T16:12:00Z">
        <w:r w:rsidR="00E05CCC" w:rsidRPr="00E05CCC">
          <w:rPr>
            <w:rPrChange w:id="267" w:author="Rostislav Bobin" w:date="2019-05-26T16:12:00Z">
              <w:rPr>
                <w:lang w:val="en-US"/>
              </w:rPr>
            </w:rPrChange>
          </w:rPr>
          <w:t xml:space="preserve">. </w:t>
        </w:r>
      </w:ins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del w:id="268" w:author="Rostislav Bobin" w:date="2019-05-26T16:26:00Z">
        <w:r w:rsidR="00ED59E6" w:rsidDel="00214707">
          <w:delText>Это помогает эффективно моделировать</w:delText>
        </w:r>
        <w:r w:rsidR="00ED59E6" w:rsidRPr="00ED59E6" w:rsidDel="00214707">
          <w:delText xml:space="preserve"> взаимосвязи и взаимодействия между людьми, пространствами и устройствами</w:delText>
        </w:r>
        <w:r w:rsidR="00ED59E6" w:rsidDel="00214707">
          <w:delText> </w:delText>
        </w:r>
        <w:r w:rsidR="00ED59E6" w:rsidRPr="00195187" w:rsidDel="00214707">
          <w:delText>[</w:delText>
        </w:r>
        <w:r w:rsidR="00ED59E6" w:rsidDel="00214707">
          <w:fldChar w:fldCharType="begin"/>
        </w:r>
        <w:r w:rsidR="00ED59E6" w:rsidDel="00214707">
          <w:delInstrText xml:space="preserve"> REF _Ref5974083 \r \h </w:delInstrText>
        </w:r>
        <w:r w:rsidR="00ED59E6" w:rsidDel="00214707">
          <w:fldChar w:fldCharType="separate"/>
        </w:r>
        <w:r w:rsidR="00ED59E6" w:rsidDel="00214707">
          <w:delText>2</w:delText>
        </w:r>
        <w:r w:rsidR="00ED59E6" w:rsidDel="00214707">
          <w:delText>3</w:delText>
        </w:r>
        <w:r w:rsidR="00ED59E6" w:rsidDel="00214707">
          <w:fldChar w:fldCharType="end"/>
        </w:r>
        <w:r w:rsidR="00ED59E6" w:rsidRPr="00195187" w:rsidDel="00214707">
          <w:delText>]</w:delText>
        </w:r>
        <w:r w:rsidR="00ED59E6" w:rsidRPr="00ED59E6" w:rsidDel="00214707">
          <w:delText>.</w:delText>
        </w:r>
        <w:r w:rsidR="00ED59E6" w:rsidRPr="00195187" w:rsidDel="00214707">
          <w:delText xml:space="preserve"> </w:delText>
        </w:r>
      </w:del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commentRangeStart w:id="269"/>
      <w:ins w:id="270" w:author="Gleb Radchenko" w:date="2019-05-24T13:07:00Z">
        <w:r w:rsidR="002D3E29" w:rsidRPr="006245BF">
          <w:rPr>
            <w:rPrChange w:id="271" w:author="Rostislav Bobin" w:date="2019-05-26T23:21:00Z">
              <w:rPr/>
            </w:rPrChange>
          </w:rPr>
          <w:t xml:space="preserve">Azure </w:t>
        </w:r>
      </w:ins>
      <w:r w:rsidR="00ED59E6" w:rsidRPr="006245BF">
        <w:rPr>
          <w:lang w:val="en-US"/>
          <w:rPrChange w:id="272" w:author="Rostislav Bobin" w:date="2019-05-26T23:21:00Z">
            <w:rPr>
              <w:lang w:val="en-US"/>
            </w:rPr>
          </w:rPrChange>
        </w:rPr>
        <w:t>Digital</w:t>
      </w:r>
      <w:r w:rsidR="00ED59E6" w:rsidRPr="006245BF">
        <w:rPr>
          <w:rPrChange w:id="273" w:author="Rostislav Bobin" w:date="2019-05-26T23:21:00Z">
            <w:rPr/>
          </w:rPrChange>
        </w:rPr>
        <w:t xml:space="preserve"> </w:t>
      </w:r>
      <w:r w:rsidR="00ED59E6" w:rsidRPr="006245BF">
        <w:rPr>
          <w:lang w:val="en-US"/>
          <w:rPrChange w:id="274" w:author="Rostislav Bobin" w:date="2019-05-26T23:21:00Z">
            <w:rPr>
              <w:lang w:val="en-US"/>
            </w:rPr>
          </w:rPrChange>
        </w:rPr>
        <w:t>Twins</w:t>
      </w:r>
      <w:r w:rsidR="00ED59E6" w:rsidRPr="00195187">
        <w:t xml:space="preserve"> составляют онтологию. </w:t>
      </w:r>
      <w:commentRangeEnd w:id="269"/>
      <w:r w:rsidR="002D3E29">
        <w:rPr>
          <w:rStyle w:val="afc"/>
        </w:rPr>
        <w:commentReference w:id="269"/>
      </w:r>
      <w:r w:rsidR="00ED59E6" w:rsidRPr="00195187">
        <w:t xml:space="preserve">В онтологии </w:t>
      </w:r>
      <w:r w:rsidR="00ED59E6">
        <w:t xml:space="preserve">могут быть описаны </w:t>
      </w:r>
      <w:r w:rsidR="00ED59E6" w:rsidRPr="00195187">
        <w:t>регионы, 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07FAA936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5A316B">
        <w:fldChar w:fldCharType="begin"/>
      </w:r>
      <w:r w:rsidR="005A316B">
        <w:instrText xml:space="preserve"> REF _Ref6559934 \r \h </w:instrText>
      </w:r>
      <w:r w:rsidR="00273449">
        <w:instrText xml:space="preserve"> \* MERGEFORMAT </w:instrText>
      </w:r>
      <w:r w:rsidR="005A316B">
        <w:fldChar w:fldCharType="separate"/>
      </w:r>
      <w:r w:rsidR="005A316B">
        <w:t>26</w:t>
      </w:r>
      <w:r w:rsidR="005A316B">
        <w:fldChar w:fldCharType="end"/>
      </w:r>
      <w:r w:rsidR="005A316B" w:rsidRPr="0085346D">
        <w:t>]</w:t>
      </w:r>
      <w:r w:rsidR="005A316B">
        <w:t>;</w:t>
      </w:r>
    </w:p>
    <w:p w14:paraId="39894C76" w14:textId="238CEFD8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Онтологии</w:t>
      </w:r>
      <w:r w:rsidR="005A316B">
        <w:t xml:space="preserve"> </w:t>
      </w:r>
      <w:r w:rsidR="00A72889">
        <w:t xml:space="preserve">–  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</w:t>
      </w:r>
      <w:r w:rsidR="00E457F9">
        <w:lastRenderedPageBreak/>
        <w:t>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70D9FA5F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Роли</w:t>
      </w:r>
      <w:r w:rsidR="005A316B">
        <w:t xml:space="preserve"> </w:t>
      </w:r>
      <w:r w:rsidR="005A316B" w:rsidRPr="005A316B">
        <w:t xml:space="preserve">—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363A3CAF" w:rsidR="005A316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Конечные точки</w:t>
      </w:r>
      <w:r w:rsidR="005A316B">
        <w:t xml:space="preserve"> </w:t>
      </w:r>
      <w:r w:rsidR="005A316B" w:rsidRPr="005A316B">
        <w:t>—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Event Hub</w:t>
      </w:r>
      <w:r w:rsidR="005A316B">
        <w:rPr>
          <w:lang w:val="en-US"/>
        </w:rPr>
        <w:t> </w:t>
      </w:r>
      <w:r w:rsidR="0035627F" w:rsidRPr="0085346D">
        <w:t>[</w:t>
      </w:r>
      <w:r w:rsidR="005A316B">
        <w:rPr>
          <w:lang w:val="en-US"/>
        </w:rPr>
        <w:fldChar w:fldCharType="begin"/>
      </w:r>
      <w:r w:rsidR="005A316B" w:rsidRPr="0085346D">
        <w:instrText xml:space="preserve"> </w:instrText>
      </w:r>
      <w:r w:rsidR="005A316B">
        <w:rPr>
          <w:lang w:val="en-US"/>
        </w:rPr>
        <w:instrText>REF</w:instrText>
      </w:r>
      <w:r w:rsidR="005A316B" w:rsidRPr="0085346D">
        <w:instrText xml:space="preserve"> _</w:instrText>
      </w:r>
      <w:r w:rsidR="005A316B">
        <w:rPr>
          <w:lang w:val="en-US"/>
        </w:rPr>
        <w:instrText>Ref</w:instrText>
      </w:r>
      <w:r w:rsidR="005A316B" w:rsidRPr="0085346D">
        <w:instrText>6560022 \</w:instrText>
      </w:r>
      <w:r w:rsidR="005A316B">
        <w:rPr>
          <w:lang w:val="en-US"/>
        </w:rPr>
        <w:instrText>r</w:instrText>
      </w:r>
      <w:r w:rsidR="005A316B" w:rsidRPr="0085346D">
        <w:instrText xml:space="preserve"> \</w:instrText>
      </w:r>
      <w:r w:rsidR="005A316B">
        <w:rPr>
          <w:lang w:val="en-US"/>
        </w:rPr>
        <w:instrText>h</w:instrText>
      </w:r>
      <w:r w:rsidR="005A316B" w:rsidRPr="0085346D">
        <w:instrText xml:space="preserve"> </w:instrText>
      </w:r>
      <w:r w:rsidR="00273449" w:rsidRPr="0085346D">
        <w:instrText xml:space="preserve"> \* </w:instrText>
      </w:r>
      <w:r w:rsidR="00273449">
        <w:rPr>
          <w:lang w:val="en-US"/>
        </w:rPr>
        <w:instrText>MERGEFORMAT</w:instrText>
      </w:r>
      <w:r w:rsidR="00273449" w:rsidRPr="0085346D">
        <w:instrText xml:space="preserve"> </w:instrText>
      </w:r>
      <w:r w:rsidR="005A316B">
        <w:rPr>
          <w:lang w:val="en-US"/>
        </w:rPr>
      </w:r>
      <w:r w:rsidR="005A316B">
        <w:rPr>
          <w:lang w:val="en-US"/>
        </w:rPr>
        <w:fldChar w:fldCharType="separate"/>
      </w:r>
      <w:r w:rsidR="005A316B" w:rsidRPr="0085346D">
        <w:t>27</w:t>
      </w:r>
      <w:r w:rsidR="005A316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77777777" w:rsidR="005A316B" w:rsidRDefault="005A316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Сопоставители</w:t>
      </w:r>
      <w:r>
        <w:t xml:space="preserve"> </w:t>
      </w:r>
      <w:r w:rsidRPr="005A316B">
        <w:t>являются объектами, которые определяют, какие определяемые пользователем функции выполняются для</w:t>
      </w:r>
      <w:r>
        <w:t xml:space="preserve"> заданного сообщения телеметрии.</w:t>
      </w:r>
    </w:p>
    <w:p w14:paraId="0D086B0A" w14:textId="2395ECEB" w:rsidR="00ED59E6" w:rsidRDefault="005A316B">
      <w:pPr>
        <w:rPr>
          <w:ins w:id="275" w:author="Rostislav Bobin" w:date="2019-05-17T10:43:00Z"/>
        </w:rPr>
      </w:pPr>
      <w:r w:rsidRPr="005A316B">
        <w:t xml:space="preserve">Пространственный граф — это иерархический граф пространств, устройств и людей, определенных в объектной модели </w:t>
      </w:r>
      <w:ins w:id="276" w:author="Rostislav Bobin" w:date="2019-05-26T16:21:00Z">
        <w:r w:rsidR="000F2E8B">
          <w:rPr>
            <w:lang w:val="en-US"/>
          </w:rPr>
          <w:t>Azure</w:t>
        </w:r>
        <w:r w:rsidR="000F2E8B" w:rsidRPr="000F2E8B">
          <w:rPr>
            <w:rPrChange w:id="277" w:author="Rostislav Bobin" w:date="2019-05-26T16:21:00Z">
              <w:rPr>
                <w:lang w:val="en-US"/>
              </w:rPr>
            </w:rPrChange>
          </w:rPr>
          <w:t xml:space="preserve"> </w:t>
        </w:r>
      </w:ins>
      <w:r w:rsidRPr="005A316B">
        <w:t xml:space="preserve">Digital Twins. Пространственный граф поддерживает наследование, фильтрацию, обход, </w:t>
      </w:r>
      <w:r>
        <w:t>масштабируемость и расширяемость. Взаимодействие</w:t>
      </w:r>
      <w:r w:rsidRPr="005A316B">
        <w:t xml:space="preserve"> с про</w:t>
      </w:r>
      <w:r>
        <w:t>странственным графом и управление</w:t>
      </w:r>
      <w:r w:rsidRPr="005A316B">
        <w:t xml:space="preserve"> им </w:t>
      </w:r>
      <w:r>
        <w:t xml:space="preserve">осуществляется </w:t>
      </w:r>
      <w:r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35627F">
        <w:t>28</w:t>
      </w:r>
      <w:r w:rsidR="0035627F">
        <w:fldChar w:fldCharType="end"/>
      </w:r>
      <w:r w:rsidR="0035627F" w:rsidRPr="0085346D">
        <w:t>]</w:t>
      </w:r>
      <w:r>
        <w:t>.</w:t>
      </w:r>
    </w:p>
    <w:p w14:paraId="626B0E61" w14:textId="6BA4629D" w:rsidR="00AC21C3" w:rsidRDefault="00227B83">
      <w:r>
        <w:t>На рисунке 1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>
        <w:rPr>
          <w:lang w:val="en-US"/>
        </w:rPr>
        <w:fldChar w:fldCharType="begin"/>
      </w:r>
      <w:r w:rsidRPr="00F64D49">
        <w:instrText xml:space="preserve"> </w:instrText>
      </w:r>
      <w:r>
        <w:rPr>
          <w:lang w:val="en-US"/>
        </w:rPr>
        <w:instrText>REF</w:instrText>
      </w:r>
      <w:r w:rsidRPr="00F64D49">
        <w:instrText xml:space="preserve"> _</w:instrText>
      </w:r>
      <w:r>
        <w:rPr>
          <w:lang w:val="en-US"/>
        </w:rPr>
        <w:instrText>Ref</w:instrText>
      </w:r>
      <w:r w:rsidRPr="00F64D49">
        <w:instrText>8983004 \</w:instrText>
      </w:r>
      <w:r>
        <w:rPr>
          <w:lang w:val="en-US"/>
        </w:rPr>
        <w:instrText>r</w:instrText>
      </w:r>
      <w:r w:rsidRPr="00F64D49">
        <w:instrText xml:space="preserve"> \</w:instrText>
      </w:r>
      <w:r>
        <w:rPr>
          <w:lang w:val="en-US"/>
        </w:rPr>
        <w:instrText>h</w:instrText>
      </w:r>
      <w:r w:rsidRPr="00F64D4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64D49">
        <w:t>29</w:t>
      </w:r>
      <w:r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Пространства</w:t>
      </w:r>
      <w:r>
        <w:rPr>
          <w:i/>
        </w:rPr>
        <w:t>.</w:t>
      </w:r>
      <w:r>
        <w:t xml:space="preserve"> Представлены виртуальными помещениями с идентификаторами (</w:t>
      </w:r>
      <w:r>
        <w:rPr>
          <w:lang w:val="en-US"/>
        </w:rPr>
        <w:t>Focus</w:t>
      </w:r>
      <w:r w:rsidRPr="00F64D49">
        <w:t xml:space="preserve"> </w:t>
      </w:r>
      <w:r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015AA0D6" w14:textId="36F76271" w:rsidR="00AC21C3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lastRenderedPageBreak/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70799546" w14:textId="77777777" w:rsidR="00AC21C3" w:rsidRDefault="00AC21C3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0C67443" wp14:editId="32B37EE3">
                  <wp:extent cx="5813222" cy="280289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42" cy="281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49AEA81F" w:rsidR="00E457F9" w:rsidRPr="000F2E8B" w:rsidRDefault="00E457F9" w:rsidP="00F64D49">
            <w:pPr>
              <w:ind w:firstLine="0"/>
              <w:jc w:val="center"/>
              <w:rPr>
                <w:rPrChange w:id="278" w:author="Rostislav Bobin" w:date="2019-05-26T16:22:00Z">
                  <w:rPr/>
                </w:rPrChange>
              </w:rPr>
            </w:pPr>
            <w:r w:rsidRPr="00F64D49">
              <w:rPr>
                <w:b/>
              </w:rPr>
              <w:t>Рис. 1.</w:t>
            </w:r>
            <w:r>
              <w:t xml:space="preserve"> Схема пространственного интеллектуального графа</w:t>
            </w:r>
            <w:ins w:id="279" w:author="Rostislav Bobin" w:date="2019-05-26T16:21:00Z">
              <w:r w:rsidR="000F2E8B" w:rsidRPr="000F2E8B">
                <w:rPr>
                  <w:rPrChange w:id="280" w:author="Rostislav Bobin" w:date="2019-05-26T16:22:00Z">
                    <w:rPr>
                      <w:lang w:val="en-US"/>
                    </w:rPr>
                  </w:rPrChange>
                </w:rPr>
                <w:t xml:space="preserve"> </w:t>
              </w:r>
              <w:r w:rsidR="000F2E8B">
                <w:rPr>
                  <w:lang w:val="en-US"/>
                </w:rPr>
                <w:t>Azure</w:t>
              </w:r>
              <w:r w:rsidR="000F2E8B" w:rsidRPr="000F2E8B">
                <w:rPr>
                  <w:rPrChange w:id="281" w:author="Rostislav Bobin" w:date="2019-05-26T16:22:00Z">
                    <w:rPr>
                      <w:lang w:val="en-US"/>
                    </w:rPr>
                  </w:rPrChange>
                </w:rPr>
                <w:t xml:space="preserve"> </w:t>
              </w:r>
              <w:r w:rsidR="000F2E8B">
                <w:rPr>
                  <w:lang w:val="en-US"/>
                </w:rPr>
                <w:t>Digital</w:t>
              </w:r>
              <w:r w:rsidR="000F2E8B" w:rsidRPr="000F2E8B">
                <w:rPr>
                  <w:rPrChange w:id="282" w:author="Rostislav Bobin" w:date="2019-05-26T16:22:00Z">
                    <w:rPr>
                      <w:lang w:val="en-US"/>
                    </w:rPr>
                  </w:rPrChange>
                </w:rPr>
                <w:t xml:space="preserve"> </w:t>
              </w:r>
              <w:r w:rsidR="000F2E8B">
                <w:rPr>
                  <w:lang w:val="en-US"/>
                </w:rPr>
                <w:t>Twins</w:t>
              </w:r>
            </w:ins>
          </w:p>
        </w:tc>
      </w:tr>
    </w:tbl>
    <w:p w14:paraId="734F6033" w14:textId="77777777" w:rsidR="00E457F9" w:rsidRPr="00ED59E6" w:rsidRDefault="00E457F9"/>
    <w:p w14:paraId="0BE7D1B1" w14:textId="5ED8AD0B" w:rsidR="00125A2C" w:rsidRPr="00125A2C" w:rsidDel="00E05CCC" w:rsidRDefault="00125A2C" w:rsidP="00195187">
      <w:pPr>
        <w:pStyle w:val="3"/>
        <w:rPr>
          <w:del w:id="283" w:author="Rostislav Bobin" w:date="2019-05-26T16:05:00Z"/>
        </w:rPr>
      </w:pPr>
      <w:bookmarkStart w:id="284" w:name="_Toc9242695"/>
      <w:bookmarkStart w:id="285" w:name="_Toc9242696"/>
      <w:bookmarkStart w:id="286" w:name="_Toc9242697"/>
      <w:bookmarkStart w:id="287" w:name="_Toc9242698"/>
      <w:bookmarkEnd w:id="284"/>
      <w:bookmarkEnd w:id="285"/>
      <w:bookmarkEnd w:id="286"/>
      <w:del w:id="288" w:author="Rostislav Bobin" w:date="2019-05-26T16:05:00Z">
        <w:r w:rsidRPr="00125A2C" w:rsidDel="00E05CCC">
          <w:delText>Microsoft Azure</w:delText>
        </w:r>
        <w:bookmarkEnd w:id="287"/>
      </w:del>
    </w:p>
    <w:p w14:paraId="0A914726" w14:textId="7C1B597D" w:rsidR="00725A86" w:rsidDel="00E05CCC" w:rsidRDefault="00725A86" w:rsidP="009A15E8">
      <w:pPr>
        <w:widowControl w:val="0"/>
        <w:spacing w:after="160"/>
        <w:ind w:firstLine="708"/>
        <w:rPr>
          <w:del w:id="289" w:author="Rostislav Bobin" w:date="2019-05-26T16:05:00Z"/>
          <w:moveFrom w:id="290" w:author="Rostislav Bobin" w:date="2019-05-26T16:02:00Z"/>
        </w:rPr>
      </w:pPr>
      <w:moveFromRangeStart w:id="291" w:author="Rostislav Bobin" w:date="2019-05-26T16:02:00Z" w:name="move9778940"/>
      <w:moveFrom w:id="292" w:author="Rostislav Bobin" w:date="2019-05-26T16:02:00Z">
        <w:del w:id="293" w:author="Rostislav Bobin" w:date="2019-05-26T16:05:00Z">
          <w:r w:rsidRPr="009A15E8" w:rsidDel="00E05CCC">
            <w:rPr>
              <w:szCs w:val="28"/>
            </w:rPr>
            <w:delText>Azure Digital Twins от Microsoft представляет собой службу Интернета вещей</w:delText>
          </w:r>
          <w:r w:rsidDel="00E05CCC">
            <w:delTex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</w:delText>
          </w:r>
          <w:r w:rsidR="007E00DE" w:rsidDel="00E05CCC">
            <w:delText xml:space="preserve"> [</w:delText>
          </w:r>
          <w:r w:rsidR="00D67520" w:rsidDel="00E05CCC">
            <w:fldChar w:fldCharType="begin"/>
          </w:r>
          <w:r w:rsidR="00D67520" w:rsidRPr="00E05CCC" w:rsidDel="00E05CCC">
            <w:rPr>
              <w:rPrChange w:id="294" w:author="Rostislav Bobin" w:date="2019-05-26T16:05:00Z">
                <w:rPr/>
              </w:rPrChange>
            </w:rPr>
            <w:delInstrText xml:space="preserve"> REF _Ref3555213 \r \h </w:delInstrText>
          </w:r>
          <w:r w:rsidR="00D67520" w:rsidRPr="00E05CCC" w:rsidDel="00E05CCC">
            <w:rPr>
              <w:rPrChange w:id="295" w:author="Rostislav Bobin" w:date="2019-05-26T16:05:00Z">
                <w:rPr/>
              </w:rPrChange>
            </w:rPr>
          </w:r>
          <w:r w:rsidR="00D67520" w:rsidDel="00E05CCC">
            <w:fldChar w:fldCharType="separate"/>
          </w:r>
          <w:r w:rsidR="00D67520" w:rsidDel="00E05CCC">
            <w:delText>19</w:delText>
          </w:r>
          <w:r w:rsidR="00D67520" w:rsidDel="00E05CCC">
            <w:fldChar w:fldCharType="end"/>
          </w:r>
          <w:r w:rsidR="009A15E8" w:rsidRPr="009A15E8" w:rsidDel="00E05CCC">
            <w:delText>]</w:delText>
          </w:r>
          <w:r w:rsidDel="00E05CCC">
            <w:delText xml:space="preserve">. </w:delText>
          </w:r>
          <w:r w:rsidR="00D90A6E" w:rsidDel="00E05CCC">
            <w:delText>Azure Digital Twins имеет следующие ключевые возможности:</w:delText>
          </w:r>
        </w:del>
      </w:moveFrom>
    </w:p>
    <w:p w14:paraId="698EC734" w14:textId="62AD1247" w:rsidR="00785A9B" w:rsidDel="00E05CCC" w:rsidRDefault="00BF3B59" w:rsidP="006D0FFB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del w:id="296" w:author="Rostislav Bobin" w:date="2019-05-26T16:05:00Z"/>
          <w:moveFrom w:id="297" w:author="Rostislav Bobin" w:date="2019-05-26T16:02:00Z"/>
        </w:rPr>
      </w:pPr>
      <w:moveFrom w:id="298" w:author="Rostislav Bobin" w:date="2019-05-26T16:02:00Z">
        <w:del w:id="299" w:author="Rostislav Bobin" w:date="2019-05-26T16:05:00Z">
          <w:r w:rsidDel="00E05CCC">
            <w:rPr>
              <w:i/>
              <w:color w:val="000000"/>
              <w:szCs w:val="28"/>
            </w:rPr>
            <w:delText>пространственный интеллектуальный граф</w:delText>
          </w:r>
          <w:r w:rsidDel="00E05CCC">
            <w:rPr>
              <w:color w:val="000000"/>
              <w:szCs w:val="28"/>
            </w:rPr>
            <w:delText xml:space="preserve"> является виртуальным представлением физического окружения. С его помощью можно </w:delText>
          </w:r>
          <w:r w:rsidR="006D0FFB" w:rsidDel="00E05CCC">
            <w:rPr>
              <w:color w:val="000000"/>
              <w:szCs w:val="28"/>
            </w:rPr>
            <w:delText xml:space="preserve">воспроизводить зависимости из реального мира путем моделирования </w:delText>
          </w:r>
          <w:r w:rsidDel="00E05CCC">
            <w:rPr>
              <w:color w:val="000000"/>
              <w:szCs w:val="28"/>
            </w:rPr>
            <w:delText>связ</w:delText>
          </w:r>
          <w:r w:rsidR="006D0FFB" w:rsidDel="00E05CCC">
            <w:rPr>
              <w:color w:val="000000"/>
              <w:szCs w:val="28"/>
            </w:rPr>
            <w:delText>ей</w:delText>
          </w:r>
          <w:r w:rsidDel="00E05CCC">
            <w:rPr>
              <w:color w:val="000000"/>
              <w:szCs w:val="28"/>
            </w:rPr>
            <w:delText xml:space="preserve"> между пользователями, расположениями и устройствами</w:delText>
          </w:r>
          <w:r w:rsidR="00D90A6E" w:rsidDel="00E05CCC">
            <w:delText xml:space="preserve">. </w:delText>
          </w:r>
          <w:r w:rsidR="006D0FFB" w:rsidDel="00E05CCC">
            <w:delText xml:space="preserve">Кроме того, </w:delText>
          </w:r>
          <w:r w:rsidR="006D0FFB" w:rsidRPr="006D0FFB" w:rsidDel="00E05CCC">
            <w:delText>Digital Twins требует, чтобы каждая часть получаемых данных телеметрии была связана с датчиком в пространственном графе.</w:delText>
          </w:r>
          <w:r w:rsidR="006D0FFB" w:rsidDel="00E05CCC">
            <w:delText xml:space="preserve"> </w:delText>
          </w:r>
          <w:r w:rsidR="00D90A6E" w:rsidDel="00E05CCC">
            <w:delText xml:space="preserve">Это позволяет </w:delText>
          </w:r>
          <w:r w:rsidR="00D22FFD" w:rsidDel="00E05CCC">
            <w:delText>объединять данные из многих разрозненных источников в некое единое физическое пространство </w:delText>
          </w:r>
          <w:r w:rsidR="00D90A6E" w:rsidDel="00E05CCC">
            <w:delText>[</w:delText>
          </w:r>
          <w:r w:rsidR="00D67520" w:rsidDel="00E05CCC">
            <w:fldChar w:fldCharType="begin"/>
          </w:r>
          <w:r w:rsidR="00D67520" w:rsidDel="00E05CCC">
            <w:delInstrText xml:space="preserve"> REF _Ref3555375 \r \h </w:delInstrText>
          </w:r>
          <w:r w:rsidR="00125A2C" w:rsidDel="00E05CCC">
            <w:delInstrText xml:space="preserve"> \* MERGEFORMAT </w:delInstrText>
          </w:r>
          <w:r w:rsidR="00D67520" w:rsidDel="00E05CCC">
            <w:fldChar w:fldCharType="separate"/>
          </w:r>
          <w:r w:rsidR="00D67520" w:rsidDel="00E05CCC">
            <w:delText>15</w:delText>
          </w:r>
          <w:r w:rsidR="00D67520" w:rsidDel="00E05CCC">
            <w:fldChar w:fldCharType="end"/>
          </w:r>
          <w:r w:rsidR="00D90A6E" w:rsidDel="00E05CCC">
            <w:delText>]</w:delText>
          </w:r>
          <w:r w:rsidDel="00E05CCC">
            <w:rPr>
              <w:color w:val="000000"/>
              <w:szCs w:val="28"/>
            </w:rPr>
            <w:delText>;</w:delText>
          </w:r>
        </w:del>
      </w:moveFrom>
    </w:p>
    <w:p w14:paraId="257D187E" w14:textId="72256585" w:rsidR="00785A9B" w:rsidDel="00E05CCC" w:rsidRDefault="00BF3B59" w:rsidP="0019518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del w:id="300" w:author="Rostislav Bobin" w:date="2019-05-26T16:05:00Z"/>
          <w:moveFrom w:id="301" w:author="Rostislav Bobin" w:date="2019-05-26T16:02:00Z"/>
        </w:rPr>
      </w:pPr>
      <w:moveFrom w:id="302" w:author="Rostislav Bobin" w:date="2019-05-26T16:02:00Z">
        <w:del w:id="303" w:author="Rostislav Bobin" w:date="2019-05-26T16:05:00Z">
          <w:r w:rsidDel="00E05CCC">
            <w:rPr>
              <w:i/>
              <w:color w:val="000000"/>
              <w:szCs w:val="28"/>
            </w:rPr>
            <w:delText>цифровые модели объектов двойников</w:delText>
          </w:r>
          <w:r w:rsidDel="00E05CCC">
            <w:rPr>
              <w:color w:val="000000"/>
              <w:szCs w:val="28"/>
            </w:rPr>
            <w:delText xml:space="preserve"> — это предопределенные протоколы устройств и схема данных. Они представляют потребности</w:delText>
          </w:r>
          <w:r w:rsidR="008F2FAC" w:rsidDel="00E05CCC">
            <w:rPr>
              <w:color w:val="000000"/>
              <w:szCs w:val="28"/>
            </w:rPr>
            <w:delText xml:space="preserve"> определенной предметной области</w:delText>
          </w:r>
          <w:r w:rsidDel="00E05CCC">
            <w:rPr>
              <w:color w:val="000000"/>
              <w:szCs w:val="28"/>
            </w:rPr>
            <w:delText>, чтобы ускорить и упростить разработку;</w:delText>
          </w:r>
        </w:del>
      </w:moveFrom>
    </w:p>
    <w:p w14:paraId="4B216440" w14:textId="1FA34976" w:rsidR="00785A9B" w:rsidRPr="008F2FAC" w:rsidDel="00E05CCC" w:rsidRDefault="00BF3B59" w:rsidP="008F2FAC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del w:id="304" w:author="Rostislav Bobin" w:date="2019-05-26T16:05:00Z"/>
          <w:moveFrom w:id="305" w:author="Rostislav Bobin" w:date="2019-05-26T16:02:00Z"/>
          <w:i/>
          <w:color w:val="000000"/>
          <w:szCs w:val="28"/>
        </w:rPr>
      </w:pPr>
      <w:moveFrom w:id="306" w:author="Rostislav Bobin" w:date="2019-05-26T16:02:00Z">
        <w:del w:id="307" w:author="Rostislav Bobin" w:date="2019-05-26T16:05:00Z">
          <w:r w:rsidDel="00E05CCC">
            <w:rPr>
              <w:i/>
              <w:color w:val="000000"/>
              <w:szCs w:val="28"/>
            </w:rPr>
            <w:delText>рас</w:delText>
          </w:r>
          <w:r w:rsidR="008F2FAC" w:rsidDel="00E05CCC">
            <w:rPr>
              <w:i/>
              <w:color w:val="000000"/>
              <w:szCs w:val="28"/>
            </w:rPr>
            <w:delText xml:space="preserve">ширенные вычислительные ресурсы </w:delText>
          </w:r>
          <w:r w:rsidR="008F2FAC" w:rsidDel="00E05CCC">
            <w:rPr>
              <w:color w:val="000000"/>
              <w:szCs w:val="28"/>
            </w:rPr>
            <w:delText>—</w:delText>
          </w:r>
          <w:r w:rsidR="008F2FAC" w:rsidDel="00E05CCC">
            <w:rPr>
              <w:i/>
              <w:color w:val="000000"/>
              <w:szCs w:val="28"/>
            </w:rPr>
            <w:delText xml:space="preserve"> </w:delText>
          </w:r>
          <w:r w:rsidRPr="008F2FAC" w:rsidDel="00E05CCC">
            <w:rPr>
              <w:color w:val="000000"/>
              <w:szCs w:val="28"/>
            </w:rPr>
            <w:delTex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delText>
          </w:r>
        </w:del>
      </w:moveFrom>
    </w:p>
    <w:p w14:paraId="5B0FDA38" w14:textId="31A207F3" w:rsidR="00785A9B" w:rsidDel="00E05CCC" w:rsidRDefault="00125A2C" w:rsidP="00195187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del w:id="308" w:author="Rostislav Bobin" w:date="2019-05-26T16:05:00Z"/>
          <w:moveFrom w:id="309" w:author="Rostislav Bobin" w:date="2019-05-26T16:02:00Z"/>
          <w:i/>
          <w:color w:val="000000"/>
          <w:szCs w:val="28"/>
        </w:rPr>
      </w:pPr>
      <w:moveFrom w:id="310" w:author="Rostislav Bobin" w:date="2019-05-26T16:02:00Z">
        <w:del w:id="311" w:author="Rostislav Bobin" w:date="2019-05-26T16:05:00Z">
          <w:r w:rsidDel="00E05CCC">
            <w:rPr>
              <w:i/>
              <w:color w:val="000000"/>
              <w:szCs w:val="28"/>
            </w:rPr>
            <w:delText>в</w:delText>
          </w:r>
          <w:r w:rsidR="00BF3B59" w:rsidDel="00E05CCC">
            <w:rPr>
              <w:i/>
              <w:color w:val="000000"/>
              <w:szCs w:val="28"/>
            </w:rPr>
            <w:delText xml:space="preserve">строенное управление доступом </w:delText>
          </w:r>
          <w:r w:rsidR="00BF3B59" w:rsidDel="00E05CCC">
            <w:rPr>
              <w:color w:val="000000"/>
              <w:szCs w:val="28"/>
            </w:rPr>
            <w:delText>с помощью функций управления доступом и идентификацией, такие как управление доступом на основе ролей и Azure Active Directory.</w:delText>
          </w:r>
        </w:del>
      </w:moveFrom>
    </w:p>
    <w:p w14:paraId="0A337090" w14:textId="5CBC5551" w:rsidR="00785A9B" w:rsidDel="00E05CCC" w:rsidRDefault="00BF3B59" w:rsidP="00195187">
      <w:pPr>
        <w:widowControl w:val="0"/>
        <w:spacing w:after="160"/>
        <w:ind w:firstLine="708"/>
        <w:rPr>
          <w:del w:id="312" w:author="Rostislav Bobin" w:date="2019-05-26T16:05:00Z"/>
          <w:moveFrom w:id="313" w:author="Rostislav Bobin" w:date="2019-05-26T16:02:00Z"/>
        </w:rPr>
      </w:pPr>
      <w:moveFrom w:id="314" w:author="Rostislav Bobin" w:date="2019-05-26T16:02:00Z">
        <w:del w:id="315" w:author="Rostislav Bobin" w:date="2019-05-26T16:05:00Z">
          <w:r w:rsidDel="00E05CCC">
            <w:delText xml:space="preserve">Технология Azure Digital Twins использует Azure IoT Hub для связи устройств и сенсоров IoT с физической средой. </w:delText>
          </w:r>
          <w:r w:rsidRPr="00227B83" w:rsidDel="00E05CCC">
            <w:delText>На рис</w:delText>
          </w:r>
          <w:r w:rsidR="00227B83" w:rsidRPr="00227B83" w:rsidDel="00E05CCC">
            <w:rPr>
              <w:rPrChange w:id="316" w:author="Rostislav Bobin" w:date="2019-05-17T10:54:00Z">
                <w:rPr>
                  <w:highlight w:val="yellow"/>
                </w:rPr>
              </w:rPrChange>
            </w:rPr>
            <w:delText>унке 2</w:delText>
          </w:r>
          <w:r w:rsidRPr="00227B83" w:rsidDel="00E05CCC">
            <w:delText xml:space="preserve"> изображена схема взаимодействия Azure Digital Twins с другими инструментами Azure IoT.</w:delText>
          </w:r>
          <w:r w:rsidDel="00E05CCC">
            <w:delText xml:space="preserve"> </w:delText>
          </w:r>
        </w:del>
      </w:moveFrom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785A9B" w:rsidDel="00E05CCC" w14:paraId="177B663B" w14:textId="69B59EFD" w:rsidTr="00F64D49">
        <w:trPr>
          <w:del w:id="317" w:author="Rostislav Bobin" w:date="2019-05-26T16:05:00Z"/>
        </w:trPr>
        <w:tc>
          <w:tcPr>
            <w:tcW w:w="9060" w:type="dxa"/>
          </w:tcPr>
          <w:p w14:paraId="7271EC19" w14:textId="701ED3F0" w:rsidR="00785A9B" w:rsidDel="00E05CCC" w:rsidRDefault="00F058BB">
            <w:pPr>
              <w:widowControl w:val="0"/>
              <w:spacing w:after="160"/>
              <w:ind w:firstLine="0"/>
              <w:jc w:val="left"/>
              <w:rPr>
                <w:del w:id="318" w:author="Rostislav Bobin" w:date="2019-05-26T16:05:00Z"/>
                <w:moveFrom w:id="319" w:author="Rostislav Bobin" w:date="2019-05-26T16:02:00Z"/>
              </w:rPr>
            </w:pPr>
            <w:moveFrom w:id="320" w:author="Rostislav Bobin" w:date="2019-05-26T16:02:00Z">
              <w:del w:id="321" w:author="Rostislav Bobin" w:date="2019-05-26T16:05:00Z">
                <w:r w:rsidDel="00E05CCC">
                  <w:rPr>
                    <w:noProof/>
                  </w:rPr>
                  <w:drawing>
                    <wp:inline distT="0" distB="0" distL="0" distR="0" wp14:anchorId="4DD3A486" wp14:editId="68B8F025">
                      <wp:extent cx="5615940" cy="2821305"/>
                      <wp:effectExtent l="0" t="0" r="0" b="0"/>
                      <wp:docPr id="5" name="Рисунок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Document 1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5940" cy="28213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moveFrom>
          </w:p>
        </w:tc>
      </w:tr>
      <w:tr w:rsidR="00785A9B" w:rsidDel="00E05CCC" w14:paraId="4CFFC2A8" w14:textId="74EF1851" w:rsidTr="00F64D49">
        <w:trPr>
          <w:del w:id="322" w:author="Rostislav Bobin" w:date="2019-05-26T16:05:00Z"/>
        </w:trPr>
        <w:tc>
          <w:tcPr>
            <w:tcW w:w="9060" w:type="dxa"/>
          </w:tcPr>
          <w:p w14:paraId="740DB5AE" w14:textId="790FF9CD" w:rsidR="00785A9B" w:rsidRPr="00227B83" w:rsidDel="00E05CCC" w:rsidRDefault="00BF3B59">
            <w:pPr>
              <w:widowControl w:val="0"/>
              <w:spacing w:after="160"/>
              <w:ind w:firstLine="0"/>
              <w:jc w:val="center"/>
              <w:rPr>
                <w:del w:id="323" w:author="Rostislav Bobin" w:date="2019-05-26T16:05:00Z"/>
                <w:moveFrom w:id="324" w:author="Rostislav Bobin" w:date="2019-05-26T16:02:00Z"/>
                <w:sz w:val="28"/>
                <w:szCs w:val="28"/>
                <w:rPrChange w:id="325" w:author="Rostislav Bobin" w:date="2019-05-17T10:54:00Z">
                  <w:rPr>
                    <w:del w:id="326" w:author="Rostislav Bobin" w:date="2019-05-26T16:05:00Z"/>
                    <w:moveFrom w:id="327" w:author="Rostislav Bobin" w:date="2019-05-26T16:02:00Z"/>
                  </w:rPr>
                </w:rPrChange>
              </w:rPr>
            </w:pPr>
            <w:commentRangeStart w:id="328"/>
            <w:commentRangeStart w:id="329"/>
            <w:moveFrom w:id="330" w:author="Rostislav Bobin" w:date="2019-05-26T16:02:00Z">
              <w:del w:id="331" w:author="Rostislav Bobin" w:date="2019-05-26T16:05:00Z">
                <w:r w:rsidRPr="00F64D49" w:rsidDel="00E05CCC">
                  <w:rPr>
                    <w:b/>
                    <w:szCs w:val="28"/>
                  </w:rPr>
                  <w:delText>Рис.</w:delText>
                </w:r>
                <w:r w:rsidR="00227B83" w:rsidDel="00E05CCC">
                  <w:rPr>
                    <w:b/>
                    <w:sz w:val="28"/>
                    <w:szCs w:val="28"/>
                  </w:rPr>
                  <w:delText xml:space="preserve"> </w:delText>
                </w:r>
                <w:r w:rsidR="00227B83" w:rsidRPr="00F64D49" w:rsidDel="00E05CCC">
                  <w:rPr>
                    <w:b/>
                    <w:szCs w:val="28"/>
                  </w:rPr>
                  <w:delText>2</w:delText>
                </w:r>
                <w:r w:rsidRPr="00F64D49" w:rsidDel="00E05CCC">
                  <w:rPr>
                    <w:b/>
                    <w:szCs w:val="28"/>
                  </w:rPr>
                  <w:delText>.</w:delText>
                </w:r>
                <w:r w:rsidRPr="002D3E29" w:rsidDel="00E05CCC">
                  <w:rPr>
                    <w:szCs w:val="28"/>
                  </w:rPr>
                  <w:delText xml:space="preserve"> Схема взаимодействия сервисов Azure IoT между собой</w:delText>
                </w:r>
                <w:commentRangeEnd w:id="328"/>
                <w:r w:rsidR="00195187" w:rsidRPr="00227B83" w:rsidDel="00E05CCC">
                  <w:rPr>
                    <w:rStyle w:val="afc"/>
                    <w:sz w:val="28"/>
                    <w:szCs w:val="28"/>
                    <w:rPrChange w:id="332" w:author="Rostislav Bobin" w:date="2019-05-17T10:54:00Z">
                      <w:rPr>
                        <w:rStyle w:val="afc"/>
                      </w:rPr>
                    </w:rPrChange>
                  </w:rPr>
                  <w:commentReference w:id="328"/>
                </w:r>
                <w:commentRangeEnd w:id="329"/>
                <w:r w:rsidR="00F64D49" w:rsidDel="00E05CCC">
                  <w:rPr>
                    <w:rStyle w:val="afc"/>
                  </w:rPr>
                  <w:commentReference w:id="329"/>
                </w:r>
              </w:del>
            </w:moveFrom>
          </w:p>
        </w:tc>
      </w:tr>
    </w:tbl>
    <w:p w14:paraId="5CAEB4E8" w14:textId="6CB9B1D7" w:rsidR="00125A2C" w:rsidRPr="00125A2C" w:rsidDel="00E05CCC" w:rsidRDefault="00125A2C" w:rsidP="00125A2C">
      <w:pPr>
        <w:pStyle w:val="3"/>
        <w:rPr>
          <w:del w:id="333" w:author="Rostislav Bobin" w:date="2019-05-26T16:05:00Z"/>
        </w:rPr>
      </w:pPr>
      <w:bookmarkStart w:id="334" w:name="_Toc9242699"/>
      <w:moveFromRangeEnd w:id="291"/>
      <w:commentRangeStart w:id="335"/>
      <w:del w:id="336" w:author="Rostislav Bobin" w:date="2019-05-26T16:05:00Z">
        <w:r w:rsidRPr="00125A2C" w:rsidDel="00E05CCC">
          <w:delText>Amazon Web Services</w:delText>
        </w:r>
        <w:commentRangeEnd w:id="335"/>
        <w:r w:rsidR="0085346D" w:rsidDel="00E05CCC">
          <w:rPr>
            <w:rStyle w:val="afc"/>
            <w:rFonts w:eastAsia="Times New Roman" w:cs="Times New Roman"/>
          </w:rPr>
          <w:commentReference w:id="335"/>
        </w:r>
        <w:bookmarkEnd w:id="334"/>
      </w:del>
    </w:p>
    <w:p w14:paraId="0ADB76FC" w14:textId="360870AE" w:rsidR="00785A9B" w:rsidDel="00E05CCC" w:rsidRDefault="00D90A6E" w:rsidP="00125A2C">
      <w:pPr>
        <w:widowControl w:val="0"/>
        <w:spacing w:after="160"/>
        <w:ind w:firstLine="708"/>
        <w:rPr>
          <w:del w:id="337" w:author="Rostislav Bobin" w:date="2019-05-26T16:03:00Z"/>
        </w:rPr>
      </w:pPr>
      <w:del w:id="338" w:author="Rostislav Bobin" w:date="2019-05-26T16:03:00Z">
        <w:r w:rsidRPr="00553241" w:rsidDel="00E05CCC">
          <w:rPr>
            <w:lang w:val="en-US"/>
          </w:rPr>
          <w:delText>AWS</w:delText>
        </w:r>
        <w:r w:rsidRPr="00125A2C" w:rsidDel="00E05CCC">
          <w:delText xml:space="preserve"> </w:delText>
        </w:r>
        <w:r w:rsidRPr="00553241" w:rsidDel="00E05CCC">
          <w:rPr>
            <w:lang w:val="en-US"/>
          </w:rPr>
          <w:delText>IoT</w:delText>
        </w:r>
        <w:r w:rsidRPr="00125A2C" w:rsidDel="00E05CCC">
          <w:delText xml:space="preserve"> </w:delText>
        </w:r>
        <w:r w:rsidRPr="00553241" w:rsidDel="00E05CCC">
          <w:rPr>
            <w:lang w:val="en-US"/>
          </w:rPr>
          <w:delText>Things</w:delText>
        </w:r>
        <w:r w:rsidRPr="00125A2C" w:rsidDel="00E05CCC">
          <w:delText xml:space="preserve"> </w:delText>
        </w:r>
        <w:r w:rsidRPr="00553241" w:rsidDel="00E05CCC">
          <w:rPr>
            <w:lang w:val="en-US"/>
          </w:rPr>
          <w:delText>Graph</w:delText>
        </w:r>
        <w:r w:rsidRPr="00125A2C" w:rsidDel="00E05CCC">
          <w:delText xml:space="preserve"> — </w:delText>
        </w:r>
        <w:r w:rsidR="00125A2C" w:rsidDel="00E05CCC">
          <w:delText>продукт</w:delText>
        </w:r>
        <w:r w:rsidR="00125A2C" w:rsidRPr="00125A2C" w:rsidDel="00E05CCC">
          <w:delText xml:space="preserve"> </w:delText>
        </w:r>
        <w:r w:rsidR="00125A2C" w:rsidDel="00E05CCC">
          <w:delText>в</w:delText>
        </w:r>
        <w:r w:rsidR="00125A2C" w:rsidRPr="00125A2C" w:rsidDel="00E05CCC">
          <w:delText xml:space="preserve"> </w:delText>
        </w:r>
        <w:r w:rsidR="00125A2C" w:rsidDel="00E05CCC">
          <w:delText>инфраструктуре облака</w:delText>
        </w:r>
        <w:r w:rsidR="00125A2C" w:rsidRPr="00125A2C" w:rsidDel="00E05CCC">
          <w:delText xml:space="preserve"> </w:delText>
        </w:r>
        <w:r w:rsidDel="00E05CCC">
          <w:delText>от</w:delText>
        </w:r>
        <w:r w:rsidRPr="00125A2C" w:rsidDel="00E05CCC">
          <w:delText xml:space="preserve"> </w:delText>
        </w:r>
        <w:r w:rsidRPr="00553241" w:rsidDel="00E05CCC">
          <w:rPr>
            <w:lang w:val="en-US"/>
          </w:rPr>
          <w:delText>Amazon</w:delText>
        </w:r>
        <w:r w:rsidR="007E00DE" w:rsidRPr="00125A2C" w:rsidDel="00E05CCC">
          <w:delText xml:space="preserve"> [</w:delText>
        </w:r>
        <w:r w:rsidR="00D67520" w:rsidDel="00E05CCC">
          <w:rPr>
            <w:lang w:val="en-US"/>
          </w:rPr>
          <w:fldChar w:fldCharType="begin"/>
        </w:r>
        <w:r w:rsidR="00D67520" w:rsidRPr="00125A2C" w:rsidDel="00E05CCC">
          <w:delInstrText xml:space="preserve"> </w:delInstrText>
        </w:r>
        <w:r w:rsidR="00D67520" w:rsidDel="00E05CCC">
          <w:rPr>
            <w:lang w:val="en-US"/>
          </w:rPr>
          <w:delInstrText>REF</w:delInstrText>
        </w:r>
        <w:r w:rsidR="00D67520" w:rsidRPr="00125A2C" w:rsidDel="00E05CCC">
          <w:delInstrText xml:space="preserve"> _</w:delInstrText>
        </w:r>
        <w:r w:rsidR="00D67520" w:rsidDel="00E05CCC">
          <w:rPr>
            <w:lang w:val="en-US"/>
          </w:rPr>
          <w:delInstrText>Ref</w:delInstrText>
        </w:r>
        <w:r w:rsidR="00D67520" w:rsidRPr="00125A2C" w:rsidDel="00E05CCC">
          <w:delInstrText>3555386 \</w:delInstrText>
        </w:r>
        <w:r w:rsidR="00D67520" w:rsidDel="00E05CCC">
          <w:rPr>
            <w:lang w:val="en-US"/>
          </w:rPr>
          <w:delInstrText>r</w:delInstrText>
        </w:r>
        <w:r w:rsidR="00D67520" w:rsidRPr="00125A2C" w:rsidDel="00E05CCC">
          <w:delInstrText xml:space="preserve"> \</w:delInstrText>
        </w:r>
        <w:r w:rsidR="00D67520" w:rsidDel="00E05CCC">
          <w:rPr>
            <w:lang w:val="en-US"/>
          </w:rPr>
          <w:delInstrText>h</w:delInstrText>
        </w:r>
        <w:r w:rsidR="00D67520" w:rsidRPr="00125A2C" w:rsidDel="00E05CCC">
          <w:delInstrText xml:space="preserve"> </w:delInstrText>
        </w:r>
        <w:r w:rsidR="00125A2C" w:rsidRPr="00125A2C" w:rsidDel="00E05CCC">
          <w:delInstrText xml:space="preserve"> \* </w:delInstrText>
        </w:r>
        <w:r w:rsidR="00125A2C" w:rsidDel="00E05CCC">
          <w:rPr>
            <w:lang w:val="en-US"/>
          </w:rPr>
          <w:delInstrText>MERGEFORMAT</w:delInstrText>
        </w:r>
        <w:r w:rsidR="00125A2C" w:rsidRPr="00125A2C" w:rsidDel="00E05CCC">
          <w:delInstrText xml:space="preserve"> </w:delInstrText>
        </w:r>
        <w:r w:rsidR="00D67520" w:rsidDel="00E05CCC">
          <w:rPr>
            <w:lang w:val="en-US"/>
          </w:rPr>
        </w:r>
        <w:r w:rsidR="00D67520" w:rsidDel="00E05CCC">
          <w:rPr>
            <w:lang w:val="en-US"/>
          </w:rPr>
          <w:fldChar w:fldCharType="separate"/>
        </w:r>
        <w:r w:rsidR="00D67520" w:rsidRPr="00125A2C" w:rsidDel="00E05CCC">
          <w:delText>20</w:delText>
        </w:r>
        <w:r w:rsidR="00D67520" w:rsidDel="00E05CCC">
          <w:rPr>
            <w:lang w:val="en-US"/>
          </w:rPr>
          <w:fldChar w:fldCharType="end"/>
        </w:r>
        <w:r w:rsidRPr="00125A2C" w:rsidDel="00E05CCC">
          <w:delText xml:space="preserve">]. </w:delText>
        </w:r>
        <w:r w:rsidDel="00E05CCC">
          <w:delText xml:space="preserve">Этот сервис позволяет создавать автоматизированные системы Интернета вещей, </w:delText>
        </w:r>
        <w:r w:rsidR="00025D81" w:rsidDel="00E05CCC">
          <w:delText>которые помогают</w:delText>
        </w:r>
        <w:r w:rsidDel="00E05CCC">
          <w:delText xml:space="preserve"> осуществлять связь между веб-сервисами и физическими устройствами, использующими различные протоколы, форматы данных и синтаксис сообщений </w:delText>
        </w:r>
        <w:r w:rsidR="007E00DE" w:rsidDel="00E05CCC">
          <w:delText>[</w:delText>
        </w:r>
        <w:r w:rsidR="00D67520" w:rsidDel="00E05CCC">
          <w:fldChar w:fldCharType="begin"/>
        </w:r>
        <w:r w:rsidR="00D67520" w:rsidDel="00E05CCC">
          <w:delInstrText xml:space="preserve"> REF _Ref3555397 \r \h </w:delInstrText>
        </w:r>
        <w:r w:rsidR="00125A2C" w:rsidDel="00E05CCC">
          <w:delInstrText xml:space="preserve"> \* MERGEFORMAT </w:delInstrText>
        </w:r>
        <w:r w:rsidR="00D67520" w:rsidDel="00E05CCC">
          <w:fldChar w:fldCharType="separate"/>
        </w:r>
        <w:r w:rsidR="00D67520" w:rsidDel="00E05CCC">
          <w:delText>16</w:delText>
        </w:r>
        <w:r w:rsidR="00D67520" w:rsidDel="00E05CCC">
          <w:fldChar w:fldCharType="end"/>
        </w:r>
        <w:r w:rsidR="00430599" w:rsidRPr="00430599" w:rsidDel="00E05CCC">
          <w:delText>]</w:delText>
        </w:r>
        <w:r w:rsidDel="00E05CCC">
          <w:delText xml:space="preserve">. Данное решение </w:delText>
        </w:r>
        <w:r w:rsidR="00025D81" w:rsidDel="00E05CCC">
          <w:delText xml:space="preserve">также </w:delText>
        </w:r>
        <w:r w:rsidDel="00E05CCC">
          <w:delText xml:space="preserve">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</w:delText>
        </w:r>
        <w:r w:rsidR="00025D81" w:rsidDel="00E05CCC">
          <w:delText>Этот п</w:delText>
        </w:r>
        <w:r w:rsidR="00BF3B59" w:rsidDel="00E05CCC">
          <w:delText>родукт представлен следующими тремя ключевыми концепциями:</w:delText>
        </w:r>
      </w:del>
    </w:p>
    <w:p w14:paraId="20704DC2" w14:textId="44ECF90E" w:rsidR="00785A9B" w:rsidDel="00E05CCC" w:rsidRDefault="00F64D49" w:rsidP="00195187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del w:id="339" w:author="Rostislav Bobin" w:date="2019-05-26T16:03:00Z"/>
        </w:rPr>
      </w:pPr>
      <w:ins w:id="340" w:author="Gleb Radchenko" w:date="2019-05-24T13:13:00Z">
        <w:del w:id="341" w:author="Rostislav Bobin" w:date="2019-05-26T16:03:00Z">
          <w:r w:rsidDel="00E05CCC">
            <w:rPr>
              <w:i/>
              <w:color w:val="000000"/>
              <w:szCs w:val="28"/>
            </w:rPr>
            <w:delText>М</w:delText>
          </w:r>
        </w:del>
      </w:ins>
      <w:del w:id="342" w:author="Rostislav Bobin" w:date="2019-05-26T16:03:00Z">
        <w:r w:rsidR="00BF3B59" w:rsidDel="00E05CCC">
          <w:rPr>
            <w:i/>
            <w:color w:val="000000"/>
            <w:szCs w:val="28"/>
          </w:rPr>
          <w:delText>модель.</w:delText>
        </w:r>
        <w:r w:rsidR="00025D81" w:rsidDel="00E05CCC">
          <w:rPr>
            <w:color w:val="000000"/>
            <w:szCs w:val="28"/>
          </w:rPr>
          <w:delText xml:space="preserve"> Это абстракция, представляющая</w:delText>
        </w:r>
        <w:r w:rsidR="00BF3B59" w:rsidDel="00E05CCC">
          <w:rPr>
            <w:color w:val="000000"/>
            <w:szCs w:val="28"/>
          </w:rPr>
          <w:delText xml:space="preserve"> устройство как набор действий (входов), событий (выходов) и состояний (атрибутов). Модель отделяет интерфейс устройства от его базовой реализации</w:delText>
        </w:r>
      </w:del>
      <w:ins w:id="343" w:author="Gleb Radchenko" w:date="2019-05-24T13:13:00Z">
        <w:del w:id="344" w:author="Rostislav Bobin" w:date="2019-05-26T16:03:00Z">
          <w:r w:rsidDel="00E05CCC">
            <w:rPr>
              <w:color w:val="000000"/>
              <w:szCs w:val="28"/>
            </w:rPr>
            <w:delText>.</w:delText>
          </w:r>
        </w:del>
      </w:ins>
      <w:del w:id="345" w:author="Rostislav Bobin" w:date="2019-05-26T16:03:00Z">
        <w:r w:rsidR="00BF3B59" w:rsidDel="00E05CCC">
          <w:rPr>
            <w:color w:val="000000"/>
            <w:szCs w:val="28"/>
          </w:rPr>
          <w:delText xml:space="preserve">; </w:delText>
        </w:r>
      </w:del>
    </w:p>
    <w:p w14:paraId="0F63C566" w14:textId="42F70367" w:rsidR="00785A9B" w:rsidDel="00E05CCC" w:rsidRDefault="00F64D49" w:rsidP="00195187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del w:id="346" w:author="Rostislav Bobin" w:date="2019-05-26T16:03:00Z"/>
        </w:rPr>
      </w:pPr>
      <w:ins w:id="347" w:author="Gleb Radchenko" w:date="2019-05-24T13:13:00Z">
        <w:del w:id="348" w:author="Rostislav Bobin" w:date="2019-05-26T16:03:00Z">
          <w:r w:rsidDel="00E05CCC">
            <w:rPr>
              <w:i/>
              <w:color w:val="000000"/>
              <w:szCs w:val="28"/>
            </w:rPr>
            <w:delText>О</w:delText>
          </w:r>
        </w:del>
      </w:ins>
      <w:del w:id="349" w:author="Rostislav Bobin" w:date="2019-05-26T16:03:00Z">
        <w:r w:rsidR="00BF3B59" w:rsidDel="00E05CCC">
          <w:rPr>
            <w:i/>
            <w:color w:val="000000"/>
            <w:szCs w:val="28"/>
          </w:rPr>
          <w:delText>отображение</w:delText>
        </w:r>
        <w:r w:rsidR="00BF3B59" w:rsidDel="00E05CCC">
          <w:rPr>
            <w:color w:val="000000"/>
            <w:szCs w:val="28"/>
          </w:rPr>
          <w:delText>. Отображение представляет информацию, которая позволяет AWS IoT Things Graph преобразовать вывод сообщения одного объекта в о</w:delText>
        </w:r>
        <w:r w:rsidR="00025D81" w:rsidDel="00E05CCC">
          <w:rPr>
            <w:color w:val="000000"/>
            <w:szCs w:val="28"/>
          </w:rPr>
          <w:delText>жидаемый ввод другого. Эта концепция</w:delText>
        </w:r>
        <w:r w:rsidR="00BF3B59" w:rsidDel="00E05CCC">
          <w:rPr>
            <w:color w:val="000000"/>
            <w:szCs w:val="28"/>
          </w:rPr>
          <w:delText xml:space="preserve"> устраняет различия объектов и позволяет создавать приложения IoT, в которых используется множество объектов</w:delText>
        </w:r>
      </w:del>
      <w:ins w:id="350" w:author="Gleb Radchenko" w:date="2019-05-24T13:13:00Z">
        <w:del w:id="351" w:author="Rostislav Bobin" w:date="2019-05-26T16:03:00Z">
          <w:r w:rsidDel="00E05CCC">
            <w:rPr>
              <w:color w:val="000000"/>
              <w:szCs w:val="28"/>
            </w:rPr>
            <w:delText>.</w:delText>
          </w:r>
        </w:del>
      </w:ins>
      <w:del w:id="352" w:author="Rostislav Bobin" w:date="2019-05-26T16:03:00Z">
        <w:r w:rsidR="00BF3B59" w:rsidDel="00E05CCC">
          <w:rPr>
            <w:color w:val="000000"/>
            <w:szCs w:val="28"/>
          </w:rPr>
          <w:delText>;</w:delText>
        </w:r>
      </w:del>
    </w:p>
    <w:p w14:paraId="55B566E8" w14:textId="23993544" w:rsidR="00307F7B" w:rsidDel="00E05CCC" w:rsidRDefault="00BF3B59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del w:id="353" w:author="Rostislav Bobin" w:date="2019-05-26T16:03:00Z"/>
        </w:rPr>
      </w:pPr>
      <w:del w:id="354" w:author="Rostislav Bobin" w:date="2019-05-26T16:03:00Z">
        <w:r w:rsidDel="00E05CCC">
          <w:rPr>
            <w:i/>
            <w:color w:val="000000"/>
            <w:szCs w:val="28"/>
          </w:rPr>
          <w:delText>п</w:delText>
        </w:r>
      </w:del>
      <w:ins w:id="355" w:author="Gleb Radchenko" w:date="2019-05-24T13:13:00Z">
        <w:del w:id="356" w:author="Rostislav Bobin" w:date="2019-05-26T16:03:00Z">
          <w:r w:rsidR="00F64D49" w:rsidDel="00E05CCC">
            <w:rPr>
              <w:i/>
              <w:color w:val="000000"/>
              <w:szCs w:val="28"/>
            </w:rPr>
            <w:delText>П</w:delText>
          </w:r>
        </w:del>
      </w:ins>
      <w:del w:id="357" w:author="Rostislav Bobin" w:date="2019-05-26T16:03:00Z">
        <w:r w:rsidDel="00E05CCC">
          <w:rPr>
            <w:i/>
            <w:color w:val="000000"/>
            <w:szCs w:val="28"/>
          </w:rPr>
          <w:delText>оток</w:delText>
        </w:r>
        <w:r w:rsidDel="00E05CCC">
          <w:rPr>
            <w:color w:val="000000"/>
            <w:szCs w:val="28"/>
          </w:rPr>
          <w:delTex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delText>
        </w:r>
      </w:del>
    </w:p>
    <w:p w14:paraId="4234A79B" w14:textId="45D5653A" w:rsidR="00307F7B" w:rsidDel="00E05CCC" w:rsidRDefault="00307F7B" w:rsidP="00A07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del w:id="358" w:author="Rostislav Bobin" w:date="2019-05-26T16:03:00Z"/>
        </w:rPr>
      </w:pPr>
      <w:commentRangeStart w:id="359"/>
      <w:del w:id="360" w:author="Rostislav Bobin" w:date="2019-05-26T16:03:00Z">
        <w:r w:rsidRPr="00307F7B" w:rsidDel="00E05CCC">
          <w:delText xml:space="preserve">AWS IoT Things Graph лучше всего подходит для приложений, </w:delText>
        </w:r>
        <w:r w:rsidDel="00E05CCC">
          <w:delText>охватывающих</w:delText>
        </w:r>
        <w:r w:rsidRPr="00307F7B" w:rsidDel="00E05CCC">
          <w:delText xml:space="preserve"> широкий спектр устройств и сервисов </w:delText>
        </w:r>
        <w:r w:rsidDel="00E05CCC">
          <w:delText xml:space="preserve">различных </w:delText>
        </w:r>
        <w:r w:rsidRPr="00307F7B" w:rsidDel="00E05CCC">
          <w:delText xml:space="preserve">производителей, которые при объединении в определенном порядке могут автоматизировать бизнес-операции. </w:delText>
        </w:r>
        <w:commentRangeEnd w:id="359"/>
        <w:r w:rsidR="00F64D49" w:rsidDel="00E05CCC">
          <w:rPr>
            <w:rStyle w:val="afc"/>
          </w:rPr>
          <w:commentReference w:id="359"/>
        </w:r>
        <w:r w:rsidRPr="00A07AFB" w:rsidDel="00E05CCC">
          <w:rPr>
            <w:highlight w:val="yellow"/>
          </w:rPr>
          <w:delText>Такие</w:delText>
        </w:r>
        <w:r w:rsidRPr="00307F7B" w:rsidDel="00E05CCC">
          <w:delText xml:space="preserve"> приложения широко распространены в </w:delText>
        </w:r>
        <w:r w:rsidRPr="00A07AFB" w:rsidDel="00E05CCC">
          <w:rPr>
            <w:highlight w:val="yellow"/>
          </w:rPr>
          <w:delText>таких</w:delText>
        </w:r>
        <w:r w:rsidRPr="00307F7B" w:rsidDel="00E05CCC">
          <w:delText xml:space="preserve"> областях, как управление энергопотреблением зданий, интеллектуальное сельское хозяйство, интеллектуальные г</w:delText>
        </w:r>
        <w:r w:rsidDel="00E05CCC">
          <w:delText>орода, производство, логистика,</w:delText>
        </w:r>
        <w:r w:rsidRPr="00307F7B" w:rsidDel="00E05CCC">
          <w:delText xml:space="preserve"> добыча нефти и газа.</w:delText>
        </w:r>
      </w:del>
    </w:p>
    <w:p w14:paraId="3FE0C99C" w14:textId="22762682" w:rsidR="00A07AFB" w:rsidDel="00E05CCC" w:rsidRDefault="00307F7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del w:id="361" w:author="Rostislav Bobin" w:date="2019-05-26T16:03:00Z"/>
        </w:rPr>
      </w:pPr>
      <w:del w:id="362" w:author="Rostislav Bobin" w:date="2019-05-26T16:03:00Z">
        <w:r w:rsidDel="00E05CCC">
          <w:rPr>
            <w:lang w:val="en-US"/>
          </w:rPr>
          <w:delText>AWS</w:delText>
        </w:r>
        <w:r w:rsidRPr="00A07AFB" w:rsidDel="00E05CCC">
          <w:delText xml:space="preserve"> </w:delText>
        </w:r>
        <w:r w:rsidDel="00E05CCC">
          <w:rPr>
            <w:lang w:val="en-US"/>
          </w:rPr>
          <w:delText>IoT</w:delText>
        </w:r>
        <w:r w:rsidRPr="00A07AFB" w:rsidDel="00E05CCC">
          <w:delText xml:space="preserve"> </w:delText>
        </w:r>
        <w:r w:rsidDel="00E05CCC">
          <w:rPr>
            <w:lang w:val="en-US"/>
          </w:rPr>
          <w:delText>Things</w:delText>
        </w:r>
        <w:r w:rsidRPr="00A07AFB" w:rsidDel="00E05CCC">
          <w:delText xml:space="preserve"> </w:delText>
        </w:r>
        <w:r w:rsidDel="00E05CCC">
          <w:rPr>
            <w:lang w:val="en-US"/>
          </w:rPr>
          <w:delText>Graph</w:delText>
        </w:r>
        <w:r w:rsidRPr="00A07AFB" w:rsidDel="00E05CCC">
          <w:delText xml:space="preserve"> </w:delText>
        </w:r>
        <w:r w:rsidDel="00E05CCC">
          <w:delText xml:space="preserve">работает на основе двух других базовых решений </w:delText>
        </w:r>
        <w:r w:rsidDel="00E05CCC">
          <w:rPr>
            <w:lang w:val="en-US"/>
          </w:rPr>
          <w:delText>Amazon</w:delText>
        </w:r>
        <w:r w:rsidRPr="00A07AFB" w:rsidDel="00E05CCC">
          <w:delText xml:space="preserve"> </w:delText>
        </w:r>
        <w:r w:rsidR="002423B6" w:rsidDel="00E05CCC">
          <w:delText>для И</w:delText>
        </w:r>
        <w:r w:rsidDel="00E05CCC">
          <w:delText xml:space="preserve">нтернета вещей – </w:delText>
        </w:r>
        <w:r w:rsidRPr="00307F7B" w:rsidDel="00E05CCC">
          <w:delText xml:space="preserve">AWS IoT </w:delText>
        </w:r>
        <w:r w:rsidDel="00E05CCC">
          <w:rPr>
            <w:lang w:val="en-US"/>
          </w:rPr>
          <w:delText>Core</w:delText>
        </w:r>
        <w:r w:rsidR="002423B6" w:rsidDel="00E05CCC">
          <w:delText> </w:delText>
        </w:r>
        <w:r w:rsidR="002423B6" w:rsidRPr="00A07AFB" w:rsidDel="00E05CCC">
          <w:delText>[</w:delText>
        </w:r>
        <w:r w:rsidR="002423B6" w:rsidDel="00E05CCC">
          <w:fldChar w:fldCharType="begin"/>
        </w:r>
        <w:r w:rsidR="002423B6" w:rsidDel="00E05CCC">
          <w:delInstrText xml:space="preserve"> REF _Ref8985538 \r \h </w:delInstrText>
        </w:r>
        <w:r w:rsidR="002423B6" w:rsidDel="00E05CCC">
          <w:fldChar w:fldCharType="separate"/>
        </w:r>
        <w:r w:rsidR="002423B6" w:rsidDel="00E05CCC">
          <w:delText>30</w:delText>
        </w:r>
        <w:r w:rsidR="002423B6" w:rsidDel="00E05CCC">
          <w:fldChar w:fldCharType="end"/>
        </w:r>
        <w:r w:rsidR="002423B6" w:rsidRPr="00A07AFB" w:rsidDel="00E05CCC">
          <w:delText>]</w:delText>
        </w:r>
        <w:r w:rsidRPr="00A07AFB" w:rsidDel="00E05CCC">
          <w:delText xml:space="preserve"> </w:delText>
        </w:r>
        <w:r w:rsidDel="00E05CCC">
          <w:delText xml:space="preserve">и </w:delText>
        </w:r>
        <w:r w:rsidRPr="00307F7B" w:rsidDel="00E05CCC">
          <w:delText>AWS IoT Greengrass</w:delText>
        </w:r>
        <w:r w:rsidR="002423B6" w:rsidDel="00E05CCC">
          <w:rPr>
            <w:lang w:val="en-US"/>
          </w:rPr>
          <w:delText> </w:delText>
        </w:r>
        <w:r w:rsidR="002423B6" w:rsidRPr="00A07AFB" w:rsidDel="00E05CCC">
          <w:delText>[</w:delText>
        </w:r>
        <w:r w:rsidR="002423B6" w:rsidDel="00E05CCC">
          <w:fldChar w:fldCharType="begin"/>
        </w:r>
        <w:r w:rsidR="002423B6" w:rsidDel="00E05CCC">
          <w:delInstrText xml:space="preserve"> REF _Ref8985551 \r \h </w:delInstrText>
        </w:r>
        <w:r w:rsidR="002423B6" w:rsidDel="00E05CCC">
          <w:fldChar w:fldCharType="separate"/>
        </w:r>
        <w:r w:rsidR="002423B6" w:rsidDel="00E05CCC">
          <w:delText>31</w:delText>
        </w:r>
        <w:r w:rsidR="002423B6" w:rsidDel="00E05CCC">
          <w:fldChar w:fldCharType="end"/>
        </w:r>
        <w:r w:rsidR="002423B6" w:rsidRPr="00A07AFB" w:rsidDel="00E05CCC">
          <w:delText>]</w:delText>
        </w:r>
        <w:r w:rsidDel="00E05CCC">
          <w:delText xml:space="preserve">. </w:delText>
        </w:r>
      </w:del>
    </w:p>
    <w:p w14:paraId="13A2B95A" w14:textId="2EAF0654" w:rsidR="00307F7B" w:rsidDel="00E05CCC" w:rsidRDefault="00A07AFB" w:rsidP="00A07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del w:id="363" w:author="Rostislav Bobin" w:date="2019-05-26T16:03:00Z"/>
        </w:rPr>
      </w:pPr>
      <w:ins w:id="364" w:author="Gleb Radchenko" w:date="2019-05-24T13:15:00Z">
        <w:del w:id="365" w:author="Rostislav Bobin" w:date="2019-05-26T16:03:00Z">
          <w:r w:rsidRPr="00307F7B" w:rsidDel="00E05CCC">
            <w:delText xml:space="preserve">AWS IoT </w:delText>
          </w:r>
          <w:r w:rsidDel="00E05CCC">
            <w:rPr>
              <w:lang w:val="en-US"/>
            </w:rPr>
            <w:delText>Core</w:delText>
          </w:r>
          <w:r w:rsidDel="00E05CCC">
            <w:delText xml:space="preserve"> – это </w:delText>
          </w:r>
        </w:del>
      </w:ins>
      <w:del w:id="366" w:author="Rostislav Bobin" w:date="2019-05-26T16:03:00Z">
        <w:r w:rsidR="00307F7B" w:rsidDel="00E05CCC">
          <w:delText>Первое представляет собой платформ</w:delText>
        </w:r>
      </w:del>
      <w:ins w:id="367" w:author="Gleb Radchenko" w:date="2019-05-24T13:15:00Z">
        <w:del w:id="368" w:author="Rostislav Bobin" w:date="2019-05-26T16:03:00Z">
          <w:r w:rsidDel="00E05CCC">
            <w:delText>а</w:delText>
          </w:r>
        </w:del>
      </w:ins>
      <w:del w:id="369" w:author="Rostislav Bobin" w:date="2019-05-26T16:03:00Z">
        <w:r w:rsidR="00307F7B" w:rsidDel="00E05CCC">
          <w:delText xml:space="preserve">у, которая </w:delText>
        </w:r>
        <w:r w:rsidR="00307F7B" w:rsidRPr="00307F7B" w:rsidDel="00E05CCC">
          <w:delText>обеспечивает подключение устройств к сервисам AWS и другим устройствам, безопасность данных и взаимодействия</w:delText>
        </w:r>
      </w:del>
      <w:ins w:id="370" w:author="Gleb Radchenko" w:date="2019-05-24T13:15:00Z">
        <w:del w:id="371" w:author="Rostislav Bobin" w:date="2019-05-26T16:03:00Z">
          <w:r w:rsidDel="00E05CCC">
            <w:delText>коммуникации</w:delText>
          </w:r>
        </w:del>
      </w:ins>
      <w:del w:id="372" w:author="Rostislav Bobin" w:date="2019-05-26T16:03:00Z">
        <w:r w:rsidR="00307F7B" w:rsidRPr="00307F7B" w:rsidDel="00E05CCC">
          <w:delText>, обработку данных устройств и различные операции с ними</w:delText>
        </w:r>
        <w:r w:rsidR="002423B6" w:rsidDel="00E05CCC">
          <w:delText xml:space="preserve">. </w:delText>
        </w:r>
        <w:commentRangeStart w:id="373"/>
        <w:r w:rsidR="002423B6" w:rsidDel="00E05CCC">
          <w:delText xml:space="preserve">Можно выделить следующие основные </w:delText>
        </w:r>
        <w:r w:rsidR="002423B6" w:rsidRPr="00A07AFB" w:rsidDel="00E05CCC">
          <w:rPr>
            <w:highlight w:val="yellow"/>
          </w:rPr>
          <w:delText>характеристики</w:delText>
        </w:r>
        <w:r w:rsidR="002423B6" w:rsidDel="00E05CCC">
          <w:delText xml:space="preserve"> платформы</w:delText>
        </w:r>
        <w:commentRangeEnd w:id="373"/>
        <w:r w:rsidDel="00E05CCC">
          <w:rPr>
            <w:rStyle w:val="afc"/>
          </w:rPr>
          <w:commentReference w:id="373"/>
        </w:r>
        <w:r w:rsidR="002423B6" w:rsidDel="00E05CCC">
          <w:delText>:</w:delText>
        </w:r>
      </w:del>
    </w:p>
    <w:p w14:paraId="7CD80935" w14:textId="2318474B" w:rsidR="002423B6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74" w:author="Rostislav Bobin" w:date="2019-05-26T16:03:00Z"/>
        </w:rPr>
      </w:pPr>
      <w:del w:id="375" w:author="Rostislav Bobin" w:date="2019-05-26T16:03:00Z">
        <w:r w:rsidDel="00E05CCC">
          <w:rPr>
            <w:i/>
            <w:lang w:val="en-US"/>
          </w:rPr>
          <w:delText>Message</w:delText>
        </w:r>
        <w:r w:rsidRPr="00A07AFB" w:rsidDel="00E05CCC">
          <w:rPr>
            <w:i/>
          </w:rPr>
          <w:delText xml:space="preserve"> </w:delText>
        </w:r>
        <w:r w:rsidDel="00E05CCC">
          <w:rPr>
            <w:i/>
            <w:lang w:val="en-US"/>
          </w:rPr>
          <w:delText>Broker</w:delText>
        </w:r>
        <w:r w:rsidRPr="00A07AFB" w:rsidDel="00E05CCC">
          <w:rPr>
            <w:i/>
          </w:rPr>
          <w:delText xml:space="preserve">. </w:delText>
        </w:r>
        <w:r w:rsidDel="00E05CCC">
          <w:delText>Э</w:delText>
        </w:r>
        <w:r w:rsidRPr="00A07AFB" w:rsidDel="00E05CCC">
          <w:delText xml:space="preserve">то высокопроизводительный брокер сообщений, работающий по стандарту «издатель-подписчик», который надежно и с низкой задержкой передает сообщения всех устройств IoT и </w:delText>
        </w:r>
        <w:r w:rsidDel="00E05CCC">
          <w:delText>приложений в нужном направлении;</w:delText>
        </w:r>
      </w:del>
    </w:p>
    <w:p w14:paraId="5C0B846B" w14:textId="2EF46085" w:rsidR="002423B6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76" w:author="Rostislav Bobin" w:date="2019-05-26T16:03:00Z"/>
        </w:rPr>
      </w:pPr>
      <w:del w:id="377" w:author="Rostislav Bobin" w:date="2019-05-26T16:03:00Z">
        <w:r w:rsidRPr="00A07AFB" w:rsidDel="00E05CCC">
          <w:rPr>
            <w:i/>
          </w:rPr>
          <w:delText>Шлюз устройств</w:delText>
        </w:r>
        <w:r w:rsidDel="00E05CCC">
          <w:delText xml:space="preserve"> </w:delText>
        </w:r>
        <w:r w:rsidRPr="002423B6" w:rsidDel="00E05CCC">
          <w:delText xml:space="preserve">служит точкой входа для устройств IoT, подключающихся к AWS. Шлюз устройств управляет всеми активными подключениями устройства и реализует семантику различных протоколов, чтобы обеспечить </w:delText>
        </w:r>
        <w:r w:rsidDel="00E05CCC">
          <w:delText>связь устройств с AWS IoT Core</w:delText>
        </w:r>
        <w:r w:rsidRPr="00A07AFB" w:rsidDel="00E05CCC">
          <w:delText>;</w:delText>
        </w:r>
      </w:del>
    </w:p>
    <w:p w14:paraId="671459E2" w14:textId="684C726E" w:rsidR="002423B6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78" w:author="Rostislav Bobin" w:date="2019-05-26T16:03:00Z"/>
        </w:rPr>
      </w:pPr>
      <w:del w:id="379" w:author="Rostislav Bobin" w:date="2019-05-26T16:03:00Z">
        <w:r w:rsidRPr="00A07AFB" w:rsidDel="00E05CCC">
          <w:rPr>
            <w:i/>
          </w:rPr>
          <w:delText>Пакет SDK AWS IoT</w:delText>
        </w:r>
        <w:r w:rsidRPr="002423B6" w:rsidDel="00E05CCC">
          <w:delText xml:space="preserve"> для устройств позволяет подключить аппаратное устройство или моби</w:delText>
        </w:r>
        <w:r w:rsidDel="00E05CCC">
          <w:delText>льное приложение к AWS IoT Core;</w:delText>
        </w:r>
      </w:del>
    </w:p>
    <w:p w14:paraId="447182E1" w14:textId="7450860C" w:rsidR="002423B6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80" w:author="Rostislav Bobin" w:date="2019-05-26T16:03:00Z"/>
        </w:rPr>
      </w:pPr>
      <w:del w:id="381" w:author="Rostislav Bobin" w:date="2019-05-26T16:03:00Z">
        <w:r w:rsidRPr="00A07AFB" w:rsidDel="00E05CCC">
          <w:rPr>
            <w:i/>
          </w:rPr>
          <w:delText>Метод аутентификации AWS</w:delText>
        </w:r>
        <w:r w:rsidRPr="002423B6" w:rsidDel="00E05CCC">
          <w:delText xml:space="preserve"> (н</w:delText>
        </w:r>
        <w:r w:rsidR="00030F2E" w:rsidDel="00E05CCC">
          <w:delText>азываемый SigV4), аутентификация</w:delText>
        </w:r>
        <w:r w:rsidRPr="002423B6" w:rsidDel="00E05CCC">
          <w:delText xml:space="preserve"> на основе сертификата X.</w:delText>
        </w:r>
        <w:r w:rsidR="00030F2E" w:rsidDel="00E05CCC">
          <w:delText>509 и специальную аутентификация</w:delText>
        </w:r>
        <w:r w:rsidRPr="002423B6" w:rsidDel="00E05CCC">
          <w:delText xml:space="preserve"> на основе токенов (через настраиваемые модули авторизации)</w:delText>
        </w:r>
        <w:r w:rsidR="00030F2E" w:rsidDel="00E05CCC">
          <w:delText xml:space="preserve"> обеспечивают</w:delText>
        </w:r>
        <w:r w:rsidR="00030F2E" w:rsidRPr="00030F2E" w:rsidDel="00E05CCC">
          <w:delText xml:space="preserve"> взаимную аутентификацию и шифрование во всех точках подключения</w:delText>
        </w:r>
        <w:r w:rsidR="00030F2E" w:rsidDel="00E05CCC">
          <w:delText>;</w:delText>
        </w:r>
      </w:del>
    </w:p>
    <w:p w14:paraId="5A2FF00F" w14:textId="3FC181F3" w:rsidR="00030F2E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82" w:author="Rostislav Bobin" w:date="2019-05-26T16:03:00Z"/>
        </w:rPr>
      </w:pPr>
      <w:del w:id="383" w:author="Rostislav Bobin" w:date="2019-05-26T16:03:00Z">
        <w:r w:rsidRPr="00A07AFB" w:rsidDel="00E05CCC">
          <w:rPr>
            <w:i/>
          </w:rPr>
          <w:delText>Реестр</w:delText>
        </w:r>
        <w:r w:rsidRPr="002423B6" w:rsidDel="00E05CCC">
          <w:delTex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delText>
        </w:r>
        <w:r w:rsidR="00030F2E" w:rsidDel="00E05CCC">
          <w:delText xml:space="preserve"> устройства или его подключения</w:delText>
        </w:r>
        <w:r w:rsidR="00030F2E" w:rsidRPr="00A07AFB" w:rsidDel="00E05CCC">
          <w:delText>;</w:delText>
        </w:r>
      </w:del>
    </w:p>
    <w:p w14:paraId="3C0B1838" w14:textId="6D218CF2" w:rsidR="002423B6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84" w:author="Rostislav Bobin" w:date="2019-05-26T16:03:00Z"/>
        </w:rPr>
      </w:pPr>
      <w:del w:id="385" w:author="Rostislav Bobin" w:date="2019-05-26T16:03:00Z">
        <w:r w:rsidRPr="00A07AFB" w:rsidDel="00E05CCC">
          <w:rPr>
            <w:i/>
          </w:rPr>
          <w:delText>Тени устройств</w:delText>
        </w:r>
        <w:r w:rsidDel="00E05CCC">
          <w:delText xml:space="preserve">. </w:delText>
        </w:r>
        <w:r w:rsidRPr="002423B6" w:rsidDel="00E05CCC">
          <w:delTex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delText>
        </w:r>
        <w:r w:rsidR="00030F2E" w:rsidRPr="00A07AFB" w:rsidDel="00E05CCC">
          <w:delText>;</w:delText>
        </w:r>
      </w:del>
    </w:p>
    <w:p w14:paraId="6585892C" w14:textId="3E4E48EF" w:rsidR="002423B6" w:rsidDel="00E05CCC" w:rsidRDefault="002423B6" w:rsidP="00A07AFB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del w:id="386" w:author="Rostislav Bobin" w:date="2019-05-26T16:03:00Z"/>
        </w:rPr>
      </w:pPr>
      <w:del w:id="387" w:author="Rostislav Bobin" w:date="2019-05-26T16:03:00Z">
        <w:r w:rsidRPr="00A07AFB" w:rsidDel="00E05CCC">
          <w:rPr>
            <w:i/>
          </w:rPr>
          <w:delText>Сервис правил</w:delText>
        </w:r>
        <w:r w:rsidRPr="002423B6" w:rsidDel="00E05CCC">
          <w:delTex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delText>
        </w:r>
        <w:r w:rsidR="00030F2E" w:rsidRPr="00A07AFB" w:rsidDel="00E05CCC">
          <w:delText xml:space="preserve">. </w:delText>
        </w:r>
        <w:r w:rsidRPr="002423B6" w:rsidDel="00E05CCC">
          <w:delTex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delText>
        </w:r>
      </w:del>
    </w:p>
    <w:p w14:paraId="00677D9D" w14:textId="7481B7DF" w:rsidR="00030F2E" w:rsidRPr="00030F2E" w:rsidDel="00E05CCC" w:rsidRDefault="00030F2E" w:rsidP="00A07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del w:id="388" w:author="Rostislav Bobin" w:date="2019-05-26T16:03:00Z"/>
        </w:rPr>
      </w:pPr>
      <w:del w:id="389" w:author="Rostislav Bobin" w:date="2019-05-26T16:03:00Z">
        <w:r w:rsidDel="00E05CCC">
          <w:rPr>
            <w:lang w:val="en-US"/>
          </w:rPr>
          <w:delText>AWS</w:delText>
        </w:r>
        <w:r w:rsidRPr="00A07AFB" w:rsidDel="00E05CCC">
          <w:delText xml:space="preserve"> </w:delText>
        </w:r>
        <w:r w:rsidDel="00E05CCC">
          <w:rPr>
            <w:lang w:val="en-US"/>
          </w:rPr>
          <w:delText>IoT</w:delText>
        </w:r>
        <w:r w:rsidRPr="00A07AFB" w:rsidDel="00E05CCC">
          <w:delText xml:space="preserve"> </w:delText>
        </w:r>
        <w:r w:rsidDel="00E05CCC">
          <w:rPr>
            <w:lang w:val="en-US"/>
          </w:rPr>
          <w:delText>Greengrass</w:delText>
        </w:r>
        <w:r w:rsidRPr="00A07AFB" w:rsidDel="00E05CCC">
          <w:delText xml:space="preserve"> –</w:delText>
        </w:r>
        <w:r w:rsidR="00A07AFB" w:rsidDel="00E05CCC">
          <w:delText xml:space="preserve"> это</w:delText>
        </w:r>
        <w:r w:rsidRPr="00A07AFB" w:rsidDel="00E05CCC">
          <w:delText xml:space="preserve"> </w:delText>
        </w:r>
        <w:r w:rsidDel="00E05CCC">
          <w:delText xml:space="preserve">инструмент, предназначенный для </w:delText>
        </w:r>
        <w:r w:rsidRPr="00030F2E" w:rsidDel="00E05CCC">
          <w:delText>эффективно</w:delText>
        </w:r>
        <w:r w:rsidDel="00E05CCC">
          <w:delText>го распространения возможностей</w:delText>
        </w:r>
        <w:r w:rsidRPr="00030F2E" w:rsidDel="00E05CCC">
          <w:delTex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delText>
        </w:r>
      </w:del>
    </w:p>
    <w:p w14:paraId="20A5DDC7" w14:textId="02801EDC" w:rsidR="00030F2E" w:rsidRPr="00030F2E" w:rsidDel="00E05CCC" w:rsidRDefault="00030F2E" w:rsidP="00A07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del w:id="390" w:author="Rostislav Bobin" w:date="2019-05-26T16:03:00Z"/>
        </w:rPr>
      </w:pPr>
      <w:del w:id="391" w:author="Rostislav Bobin" w:date="2019-05-26T16:03:00Z">
        <w:r w:rsidDel="00E05CCC">
          <w:delText xml:space="preserve">Основным преимуществом использования AWS IoT Greengrass, является возможность </w:delText>
        </w:r>
        <w:r w:rsidRPr="00030F2E" w:rsidDel="00E05CCC">
          <w:delText>локально формировать на устройствах выводы с использованием машинного обучения, применяя модели, созданные и обученные в облаке.</w:delText>
        </w:r>
        <w:r w:rsidDel="00E05CCC">
          <w:delText xml:space="preserve"> Также стоит отметить коннекторы системы </w:delText>
        </w:r>
        <w:r w:rsidRPr="00030F2E" w:rsidDel="00E05CCC">
          <w:delText>AWS IoT Greengrass</w:delText>
        </w:r>
        <w:r w:rsidDel="00E05CCC">
          <w:delText xml:space="preserve">, позволяющие выполнять </w:delText>
        </w:r>
        <w:r w:rsidRPr="00030F2E" w:rsidDel="00E05CCC">
          <w:delText>поиск, импорт, настройку и развертывание приложений и сервисов на периферии</w:delText>
        </w:r>
        <w:r w:rsidDel="00E05CCC">
          <w:delText xml:space="preserve">. </w:delText>
        </w:r>
        <w:r w:rsidRPr="00030F2E" w:rsidDel="00E05CCC">
          <w:delTex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Greengrass к другому.</w:delText>
        </w:r>
      </w:del>
    </w:p>
    <w:p w14:paraId="56D3310C" w14:textId="2D86652C" w:rsidR="00785A9B" w:rsidRPr="000F2E8B" w:rsidDel="00E05CCC" w:rsidRDefault="00A07AFB" w:rsidP="00A07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/>
        <w:ind w:firstLine="360"/>
        <w:rPr>
          <w:del w:id="392" w:author="Rostislav Bobin" w:date="2019-05-26T16:03:00Z"/>
          <w:rPrChange w:id="393" w:author="Rostislav Bobin" w:date="2019-05-26T16:22:00Z">
            <w:rPr>
              <w:del w:id="394" w:author="Rostislav Bobin" w:date="2019-05-26T16:03:00Z"/>
              <w:lang w:val="en-US"/>
            </w:rPr>
          </w:rPrChange>
        </w:rPr>
      </w:pPr>
      <w:ins w:id="395" w:author="Gleb Radchenko" w:date="2019-05-24T13:17:00Z">
        <w:del w:id="396" w:author="Rostislav Bobin" w:date="2019-05-26T16:03:00Z">
          <w:r w:rsidDel="00E05CCC">
            <w:delText>Описание</w:delText>
          </w:r>
        </w:del>
      </w:ins>
      <w:ins w:id="397" w:author="Gleb Radchenko" w:date="2019-05-24T13:18:00Z">
        <w:del w:id="398" w:author="Rostislav Bobin" w:date="2019-05-26T16:03:00Z">
          <w:r w:rsidRPr="000F2E8B" w:rsidDel="00E05CCC">
            <w:rPr>
              <w:rPrChange w:id="399" w:author="Rostislav Bobin" w:date="2019-05-26T16:22:00Z">
                <w:rPr>
                  <w:lang w:val="en-US"/>
                </w:rPr>
              </w:rPrChange>
            </w:rPr>
            <w:delText xml:space="preserve"> </w:delText>
          </w:r>
          <w:r w:rsidDel="00E05CCC">
            <w:rPr>
              <w:lang w:val="en-US"/>
            </w:rPr>
            <w:delText>AWS</w:delText>
          </w:r>
          <w:r w:rsidRPr="000F2E8B" w:rsidDel="00E05CCC">
            <w:rPr>
              <w:rPrChange w:id="400" w:author="Rostislav Bobin" w:date="2019-05-26T16:22:00Z">
                <w:rPr>
                  <w:lang w:val="en-US"/>
                </w:rPr>
              </w:rPrChange>
            </w:rPr>
            <w:delText xml:space="preserve"> </w:delText>
          </w:r>
          <w:r w:rsidDel="00E05CCC">
            <w:rPr>
              <w:lang w:val="en-US"/>
            </w:rPr>
            <w:delText>IoT</w:delText>
          </w:r>
          <w:r w:rsidRPr="000F2E8B" w:rsidDel="00E05CCC">
            <w:rPr>
              <w:rPrChange w:id="401" w:author="Rostislav Bobin" w:date="2019-05-26T16:22:00Z">
                <w:rPr>
                  <w:lang w:val="en-US"/>
                </w:rPr>
              </w:rPrChange>
            </w:rPr>
            <w:delText xml:space="preserve"> </w:delText>
          </w:r>
          <w:r w:rsidDel="00E05CCC">
            <w:rPr>
              <w:lang w:val="en-US"/>
            </w:rPr>
            <w:delText>Things</w:delText>
          </w:r>
          <w:r w:rsidRPr="000F2E8B" w:rsidDel="00E05CCC">
            <w:rPr>
              <w:rPrChange w:id="402" w:author="Rostislav Bobin" w:date="2019-05-26T16:22:00Z">
                <w:rPr>
                  <w:lang w:val="en-US"/>
                </w:rPr>
              </w:rPrChange>
            </w:rPr>
            <w:delText xml:space="preserve"> </w:delText>
          </w:r>
          <w:r w:rsidDel="00E05CCC">
            <w:rPr>
              <w:lang w:val="en-US"/>
            </w:rPr>
            <w:delText>Graph</w:delText>
          </w:r>
          <w:r w:rsidRPr="000F2E8B" w:rsidDel="00E05CCC">
            <w:rPr>
              <w:rPrChange w:id="403" w:author="Rostislav Bobin" w:date="2019-05-26T16:22:00Z">
                <w:rPr>
                  <w:lang w:val="en-US"/>
                </w:rPr>
              </w:rPrChange>
            </w:rPr>
            <w:delText xml:space="preserve">? </w:delText>
          </w:r>
        </w:del>
      </w:ins>
    </w:p>
    <w:p w14:paraId="7F0D87CD" w14:textId="77777777" w:rsidR="00785A9B" w:rsidRPr="006245BF" w:rsidRDefault="00BF3B59">
      <w:pPr>
        <w:widowControl w:val="0"/>
        <w:spacing w:after="160" w:line="259" w:lineRule="auto"/>
        <w:ind w:firstLine="0"/>
        <w:jc w:val="left"/>
        <w:rPr>
          <w:rPrChange w:id="404" w:author="Rostislav Bobin" w:date="2019-05-26T23:22:00Z">
            <w:rPr>
              <w:b/>
              <w:lang w:val="en-US"/>
            </w:rPr>
          </w:rPrChange>
        </w:rPr>
      </w:pPr>
      <w:r w:rsidRPr="000F2E8B">
        <w:rPr>
          <w:rPrChange w:id="405" w:author="Rostislav Bobin" w:date="2019-05-26T16:22:00Z">
            <w:rPr>
              <w:lang w:val="en-US"/>
            </w:rPr>
          </w:rPrChange>
        </w:rPr>
        <w:br w:type="page"/>
      </w:r>
    </w:p>
    <w:p w14:paraId="451FC519" w14:textId="043BCC4D" w:rsidR="00785A9B" w:rsidRDefault="00BF3B59" w:rsidP="00ED320C">
      <w:pPr>
        <w:pStyle w:val="1"/>
      </w:pPr>
      <w:bookmarkStart w:id="406" w:name="_Toc9242700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406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407" w:name="_Toc9242701"/>
      <w:r>
        <w:t xml:space="preserve">Данные устройств </w:t>
      </w:r>
      <w:r>
        <w:rPr>
          <w:lang w:val="en-US"/>
        </w:rPr>
        <w:t>IoT</w:t>
      </w:r>
      <w:bookmarkEnd w:id="407"/>
    </w:p>
    <w:p w14:paraId="6504D04B" w14:textId="6606DDAF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4F25D8">
        <w:fldChar w:fldCharType="begin"/>
      </w:r>
      <w:r w:rsidR="004F25D8">
        <w:instrText xml:space="preserve"> REF _Ref5355911 \r \h  \* MERGEFORMAT </w:instrText>
      </w:r>
      <w:r w:rsidR="004F25D8">
        <w:fldChar w:fldCharType="separate"/>
      </w:r>
      <w:r w:rsidR="004F25D8">
        <w:t>21</w:t>
      </w:r>
      <w:r w:rsidR="004F25D8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 xml:space="preserve">ч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сегментация дневного потребления энергии</w:t>
      </w:r>
      <w:r>
        <w:rPr>
          <w:lang w:val="en-US"/>
        </w:rPr>
        <w:t>;</w:t>
      </w:r>
    </w:p>
    <w:p w14:paraId="5625FBEE" w14:textId="50F88DDB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разбивка кривой электрической нагрузки;</w:t>
      </w:r>
    </w:p>
    <w:p w14:paraId="250F2483" w14:textId="572E08CE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04375A9D" w:rsidR="0007585F" w:rsidRP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прогнозирование потребления электроэнергии в масштабе города;</w:t>
      </w:r>
    </w:p>
    <w:p w14:paraId="5F6F5092" w14:textId="4EBA599D" w:rsidR="00137B5D" w:rsidRDefault="00137B5D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ins w:id="408" w:author="Gleb Radchenko" w:date="2019-05-24T13:19:00Z">
        <w:r w:rsidR="00A07AFB">
          <w:t>вышеописанного</w:t>
        </w:r>
      </w:ins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>
        <w:rPr>
          <w:lang w:val="en-US"/>
        </w:rPr>
        <w:fldChar w:fldCharType="begin"/>
      </w:r>
      <w:r w:rsidRPr="006D767F">
        <w:instrText xml:space="preserve"> </w:instrText>
      </w:r>
      <w:r>
        <w:rPr>
          <w:lang w:val="en-US"/>
        </w:rPr>
        <w:instrText>REF</w:instrText>
      </w:r>
      <w:r w:rsidRPr="006D767F">
        <w:instrText xml:space="preserve"> _</w:instrText>
      </w:r>
      <w:r>
        <w:rPr>
          <w:lang w:val="en-US"/>
        </w:rPr>
        <w:instrText>Ref</w:instrText>
      </w:r>
      <w:r w:rsidRPr="006D767F">
        <w:instrText>6557837 \</w:instrText>
      </w:r>
      <w:r>
        <w:rPr>
          <w:lang w:val="en-US"/>
        </w:rPr>
        <w:instrText>r</w:instrText>
      </w:r>
      <w:r w:rsidRPr="006D767F">
        <w:instrText xml:space="preserve"> \</w:instrText>
      </w:r>
      <w:r>
        <w:rPr>
          <w:lang w:val="en-US"/>
        </w:rPr>
        <w:instrText>h</w:instrText>
      </w:r>
      <w:r w:rsidRPr="006D767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D767F">
        <w:t>25</w:t>
      </w:r>
      <w:r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A3BFF4" w14:textId="77777777" w:rsidR="00137B5D" w:rsidRDefault="00137B5D"/>
    <w:p w14:paraId="1B07EFCD" w14:textId="77777777" w:rsidR="00137B5D" w:rsidRDefault="00137B5D"/>
    <w:p w14:paraId="6E78AC09" w14:textId="0F0FCDA9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E730C0"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Схема исходного набора данных</w:t>
      </w:r>
    </w:p>
    <w:tbl>
      <w:tblPr>
        <w:tblStyle w:val="af2"/>
        <w:tblW w:w="911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689"/>
        <w:gridCol w:w="844"/>
        <w:gridCol w:w="2365"/>
        <w:gridCol w:w="1164"/>
        <w:gridCol w:w="1208"/>
        <w:gridCol w:w="1841"/>
      </w:tblGrid>
      <w:tr w:rsidR="00137B5D" w14:paraId="27B37F55" w14:textId="77777777" w:rsidTr="00E730C0">
        <w:trPr>
          <w:trHeight w:val="974"/>
        </w:trPr>
        <w:tc>
          <w:tcPr>
            <w:tcW w:w="1689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LCLid</w:t>
            </w:r>
          </w:p>
        </w:tc>
        <w:tc>
          <w:tcPr>
            <w:tcW w:w="844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365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64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08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4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E730C0">
        <w:trPr>
          <w:trHeight w:val="974"/>
        </w:trPr>
        <w:tc>
          <w:tcPr>
            <w:tcW w:w="1689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44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365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64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08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4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E730C0">
        <w:trPr>
          <w:trHeight w:val="974"/>
        </w:trPr>
        <w:tc>
          <w:tcPr>
            <w:tcW w:w="1689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44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365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64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08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4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E730C0">
        <w:trPr>
          <w:trHeight w:val="974"/>
        </w:trPr>
        <w:tc>
          <w:tcPr>
            <w:tcW w:w="1689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44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365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64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08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4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E730C0">
        <w:trPr>
          <w:trHeight w:val="988"/>
        </w:trPr>
        <w:tc>
          <w:tcPr>
            <w:tcW w:w="1689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44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365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64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08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4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77777777" w:rsidR="00137B5D" w:rsidRPr="006154F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LCLid</w:t>
      </w:r>
      <w:r>
        <w:rPr>
          <w:szCs w:val="28"/>
        </w:rPr>
        <w:t xml:space="preserve"> </w:t>
      </w:r>
      <w:r w:rsidRPr="0073755D">
        <w:rPr>
          <w:szCs w:val="28"/>
        </w:rPr>
        <w:t>—</w:t>
      </w:r>
      <w:r>
        <w:rPr>
          <w:szCs w:val="28"/>
        </w:rPr>
        <w:t xml:space="preserve"> </w:t>
      </w:r>
      <w:r w:rsidRPr="006154F0">
        <w:rPr>
          <w:szCs w:val="28"/>
        </w:rPr>
        <w:t xml:space="preserve">уникальный идентификатор </w:t>
      </w:r>
      <w:r>
        <w:rPr>
          <w:szCs w:val="28"/>
        </w:rPr>
        <w:t>квартиры</w:t>
      </w:r>
      <w:r w:rsidRPr="006154F0">
        <w:rPr>
          <w:szCs w:val="28"/>
        </w:rPr>
        <w:t>;</w:t>
      </w:r>
    </w:p>
    <w:p w14:paraId="3B25B46F" w14:textId="77777777" w:rsidR="00137B5D" w:rsidRPr="006154F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stdorToU</w:t>
      </w:r>
      <w:r w:rsidRPr="006154F0">
        <w:rPr>
          <w:i/>
          <w:szCs w:val="28"/>
        </w:rPr>
        <w:t xml:space="preserve"> </w:t>
      </w:r>
      <w:r w:rsidRPr="0073755D">
        <w:rPr>
          <w:i/>
          <w:szCs w:val="28"/>
        </w:rPr>
        <w:t>—</w:t>
      </w:r>
      <w:r>
        <w:rPr>
          <w:szCs w:val="28"/>
        </w:rPr>
        <w:t xml:space="preserve"> тарифный план квартиры</w:t>
      </w:r>
      <w:r w:rsidRPr="006154F0">
        <w:rPr>
          <w:szCs w:val="28"/>
        </w:rPr>
        <w:t>;</w:t>
      </w:r>
    </w:p>
    <w:p w14:paraId="3087EBA1" w14:textId="77777777" w:rsidR="00137B5D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DateTime</w:t>
      </w:r>
      <w:r>
        <w:rPr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время очередного сбора данных с </w:t>
      </w:r>
      <w:r>
        <w:rPr>
          <w:szCs w:val="28"/>
          <w:lang w:val="en-US"/>
        </w:rPr>
        <w:t>iot</w:t>
      </w:r>
      <w:r w:rsidRPr="006D767F">
        <w:rPr>
          <w:szCs w:val="28"/>
        </w:rPr>
        <w:t>-</w:t>
      </w:r>
      <w:r>
        <w:rPr>
          <w:szCs w:val="28"/>
        </w:rPr>
        <w:t>устройства</w:t>
      </w:r>
      <w:r w:rsidRPr="006D767F">
        <w:rPr>
          <w:szCs w:val="28"/>
        </w:rPr>
        <w:t>;</w:t>
      </w:r>
    </w:p>
    <w:p w14:paraId="69674924" w14:textId="77777777" w:rsidR="00137B5D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 w:rsidRPr="006D767F">
        <w:rPr>
          <w:i/>
          <w:szCs w:val="28"/>
          <w:lang w:val="en-US"/>
        </w:rPr>
        <w:t>KWH</w:t>
      </w:r>
      <w:r w:rsidRPr="006D767F">
        <w:rPr>
          <w:i/>
          <w:szCs w:val="28"/>
        </w:rPr>
        <w:t>/</w:t>
      </w:r>
      <w:r w:rsidRPr="006D767F">
        <w:rPr>
          <w:i/>
          <w:szCs w:val="28"/>
          <w:lang w:val="en-US"/>
        </w:rPr>
        <w:t>hh</w:t>
      </w:r>
      <w:r w:rsidRPr="006D767F">
        <w:rPr>
          <w:szCs w:val="28"/>
        </w:rPr>
        <w:t xml:space="preserve"> — </w:t>
      </w:r>
      <w:r>
        <w:rPr>
          <w:szCs w:val="28"/>
        </w:rPr>
        <w:t xml:space="preserve">показания </w:t>
      </w:r>
      <w:r>
        <w:rPr>
          <w:szCs w:val="28"/>
          <w:lang w:val="en-US"/>
        </w:rPr>
        <w:t>iot</w:t>
      </w:r>
      <w:r w:rsidRPr="006D767F">
        <w:rPr>
          <w:szCs w:val="28"/>
        </w:rPr>
        <w:t>-</w:t>
      </w:r>
      <w:r>
        <w:rPr>
          <w:szCs w:val="28"/>
        </w:rPr>
        <w:t>устройства, отображающие количество потребленных киловатт электроэнергии за 30 минут;</w:t>
      </w:r>
    </w:p>
    <w:p w14:paraId="3A6DD91F" w14:textId="77777777" w:rsidR="00137B5D" w:rsidRPr="00F6684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Acorn</w:t>
      </w:r>
      <w:r>
        <w:rPr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текущая категория квартиры по шкале </w:t>
      </w:r>
      <w:r>
        <w:rPr>
          <w:szCs w:val="28"/>
          <w:lang w:val="en-US"/>
        </w:rPr>
        <w:t>Acorn</w:t>
      </w:r>
      <w:r>
        <w:rPr>
          <w:szCs w:val="28"/>
        </w:rPr>
        <w:t>;</w:t>
      </w:r>
    </w:p>
    <w:p w14:paraId="232F5B72" w14:textId="77777777" w:rsidR="00137B5D" w:rsidRPr="006D767F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Acorn</w:t>
      </w:r>
      <w:r w:rsidRPr="006D767F">
        <w:rPr>
          <w:i/>
          <w:szCs w:val="28"/>
        </w:rPr>
        <w:t>_</w:t>
      </w:r>
      <w:r>
        <w:rPr>
          <w:i/>
          <w:szCs w:val="28"/>
          <w:lang w:val="en-US"/>
        </w:rPr>
        <w:t>grouped</w:t>
      </w:r>
      <w:r w:rsidRPr="006D767F">
        <w:rPr>
          <w:i/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статус текущего энергопотребления по шкале </w:t>
      </w:r>
      <w:r>
        <w:rPr>
          <w:szCs w:val="28"/>
          <w:lang w:val="en-US"/>
        </w:rPr>
        <w:t>Acorn</w:t>
      </w:r>
      <w:r w:rsidRPr="006D767F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409" w:name="_Toc9242702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409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483C7456" w:rsidR="00757870" w:rsidRDefault="00757870" w:rsidP="00195187">
      <w:pPr>
        <w:pStyle w:val="ab"/>
        <w:numPr>
          <w:ilvl w:val="0"/>
          <w:numId w:val="14"/>
        </w:numPr>
        <w:spacing w:line="360" w:lineRule="auto"/>
        <w:jc w:val="both"/>
      </w:pPr>
      <w:r>
        <w:lastRenderedPageBreak/>
        <w:t xml:space="preserve">система должна </w:t>
      </w:r>
      <w:r w:rsidR="007977F7">
        <w:t>предоставлять информацию по запросу пользователей о количестве потребленной ими электроэнергии в текущий момент и в заданный промежуток времени;</w:t>
      </w:r>
    </w:p>
    <w:p w14:paraId="298A25C3" w14:textId="08F571B2" w:rsidR="00757870" w:rsidRDefault="007977F7" w:rsidP="00195187">
      <w:pPr>
        <w:pStyle w:val="ab"/>
        <w:numPr>
          <w:ilvl w:val="0"/>
          <w:numId w:val="14"/>
        </w:numPr>
        <w:spacing w:line="360" w:lineRule="auto"/>
        <w:jc w:val="both"/>
      </w:pPr>
      <w:r>
        <w:t xml:space="preserve">система должна предоставлять интерфейс </w:t>
      </w:r>
      <w:r w:rsidR="00197AA6">
        <w:t>добавления новых пользователей и устройств, а также</w:t>
      </w:r>
      <w:r>
        <w:t xml:space="preserve"> удаления старых;</w:t>
      </w:r>
    </w:p>
    <w:p w14:paraId="3BE245A6" w14:textId="52A121EB" w:rsidR="00757870" w:rsidRDefault="00757870" w:rsidP="0085346D">
      <w:pPr>
        <w:pStyle w:val="ab"/>
        <w:numPr>
          <w:ilvl w:val="0"/>
          <w:numId w:val="14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523F2"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D844BF">
      <w:pPr>
        <w:pStyle w:val="ab"/>
        <w:numPr>
          <w:ilvl w:val="0"/>
          <w:numId w:val="32"/>
        </w:numPr>
        <w:spacing w:line="360" w:lineRule="auto"/>
      </w:pPr>
      <w:r>
        <w:t xml:space="preserve">функции первичной обработки телеметрии должны быть написаны на языке программирования </w:t>
      </w:r>
      <w:r>
        <w:rPr>
          <w:lang w:val="en-US"/>
        </w:rPr>
        <w:t>JavaScript</w:t>
      </w:r>
      <w:r>
        <w:t>;</w:t>
      </w:r>
    </w:p>
    <w:p w14:paraId="2C13628C" w14:textId="38E956F7" w:rsidR="00D844BF" w:rsidRDefault="00D844BF" w:rsidP="00D844BF">
      <w:pPr>
        <w:pStyle w:val="ab"/>
        <w:numPr>
          <w:ilvl w:val="0"/>
          <w:numId w:val="32"/>
        </w:numPr>
        <w:spacing w:line="360" w:lineRule="auto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Pr="00D844BF">
        <w:t>;</w:t>
      </w:r>
    </w:p>
    <w:p w14:paraId="7B4B517B" w14:textId="49E4310D" w:rsidR="00B807BB" w:rsidRDefault="00757870" w:rsidP="0085346D">
      <w:pPr>
        <w:pStyle w:val="2"/>
      </w:pPr>
      <w:bookmarkStart w:id="410" w:name="_Toc9242703"/>
      <w:r>
        <w:t>Варианты использования системы</w:t>
      </w:r>
      <w:bookmarkEnd w:id="410"/>
    </w:p>
    <w:p w14:paraId="523A972A" w14:textId="75890283" w:rsidR="00757870" w:rsidRDefault="00757870">
      <w:r>
        <w:t xml:space="preserve">В ходе анализа проектируемой системы были выявлены основные варианты использования, которые представлены на рисунке 2.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68AB9C22" w:rsidR="00757870" w:rsidRDefault="009E41E5" w:rsidP="009E41E5">
            <w:pPr>
              <w:ind w:firstLine="720"/>
            </w:pPr>
            <w:del w:id="411" w:author="Rostislav Bobin" w:date="2019-05-26T23:34:00Z">
              <w:r w:rsidDel="00A5646A">
                <w:rPr>
                  <w:noProof/>
                </w:rPr>
                <w:lastRenderedPageBreak/>
                <w:drawing>
                  <wp:inline distT="0" distB="0" distL="0" distR="0" wp14:anchorId="7A5DC0B3" wp14:editId="1A1474F3">
                    <wp:extent cx="5267325" cy="4403090"/>
                    <wp:effectExtent l="0" t="0" r="0" b="0"/>
                    <wp:docPr id="2" name="Рисунок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Usecasediagram1.png"/>
                            <pic:cNvPicPr/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67325" cy="44030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412" w:author="Rostislav Bobin" w:date="2019-05-26T23:34:00Z">
              <w:r w:rsidR="00A5646A">
                <w:rPr>
                  <w:noProof/>
                </w:rPr>
                <w:drawing>
                  <wp:inline distT="0" distB="0" distL="0" distR="0" wp14:anchorId="1A91B280" wp14:editId="563620B6">
                    <wp:extent cx="5286375" cy="3455670"/>
                    <wp:effectExtent l="0" t="0" r="9525" b="0"/>
                    <wp:docPr id="18" name="Рисунок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" name="Model 1 Use Case Diagram.jpg"/>
                            <pic:cNvPicPr/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86375" cy="34556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322995F8" w:rsidR="00757870" w:rsidRPr="00757870" w:rsidRDefault="00757870" w:rsidP="00125296">
            <w:pPr>
              <w:ind w:firstLine="0"/>
              <w:jc w:val="center"/>
            </w:pPr>
            <w:commentRangeStart w:id="413"/>
            <w:r w:rsidRPr="00F502AC">
              <w:rPr>
                <w:b/>
              </w:rPr>
              <w:t xml:space="preserve">Рис. </w:t>
            </w:r>
            <w:r w:rsidR="00BA74D4">
              <w:rPr>
                <w:b/>
              </w:rPr>
              <w:t>2</w:t>
            </w:r>
            <w:r w:rsidRPr="00F502AC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  <w:commentRangeEnd w:id="413"/>
            <w:r w:rsidR="00A07AFB">
              <w:rPr>
                <w:rStyle w:val="afc"/>
                <w:rFonts w:eastAsia="Times New Roman"/>
              </w:rPr>
              <w:commentReference w:id="413"/>
            </w:r>
          </w:p>
        </w:tc>
      </w:tr>
    </w:tbl>
    <w:p w14:paraId="2F6D2898" w14:textId="77777777" w:rsidR="00BA74D4" w:rsidRDefault="00BA74D4" w:rsidP="00BA74D4">
      <w:pPr>
        <w:widowControl w:val="0"/>
      </w:pPr>
    </w:p>
    <w:p w14:paraId="711002AD" w14:textId="27952FCF" w:rsidR="00BA74D4" w:rsidRPr="000B34D4" w:rsidRDefault="00BA74D4" w:rsidP="00BA74D4">
      <w:pPr>
        <w:widowControl w:val="0"/>
      </w:pPr>
      <w:r>
        <w:t>Были выделены следующие основные актеры, взаимодействующие с системой:</w:t>
      </w:r>
    </w:p>
    <w:p w14:paraId="0E4397C5" w14:textId="78EEC43A" w:rsidR="00BA74D4" w:rsidRDefault="00BA74D4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</w:t>
      </w:r>
      <w:r w:rsidR="00197AA6">
        <w:rPr>
          <w:szCs w:val="28"/>
        </w:rPr>
        <w:t xml:space="preserve"> пользователь системы</w:t>
      </w:r>
      <w:r>
        <w:rPr>
          <w:szCs w:val="28"/>
        </w:rPr>
        <w:t xml:space="preserve">, отвечающий за </w:t>
      </w:r>
      <w:r w:rsidR="007B2C28">
        <w:rPr>
          <w:szCs w:val="28"/>
        </w:rPr>
        <w:t>добавление</w:t>
      </w:r>
      <w:r w:rsidR="00197AA6">
        <w:rPr>
          <w:szCs w:val="28"/>
        </w:rPr>
        <w:t xml:space="preserve"> и удаление</w:t>
      </w:r>
      <w:r w:rsidR="007B2C28">
        <w:rPr>
          <w:szCs w:val="28"/>
        </w:rPr>
        <w:t xml:space="preserve"> пользователей и устройств</w:t>
      </w:r>
      <w:r w:rsidR="00197AA6">
        <w:rPr>
          <w:szCs w:val="28"/>
        </w:rPr>
        <w:t>. Также имеет возможность просматривать статистику потребления энергии другими пользователями системы</w:t>
      </w:r>
      <w:r w:rsidR="007B2C28">
        <w:rPr>
          <w:szCs w:val="28"/>
        </w:rPr>
        <w:t>;</w:t>
      </w:r>
    </w:p>
    <w:p w14:paraId="522209DA" w14:textId="221F6C85" w:rsidR="00BA74D4" w:rsidRDefault="0000241F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Пользователь</w:t>
      </w:r>
      <w:r w:rsidR="00BA74D4">
        <w:rPr>
          <w:szCs w:val="28"/>
        </w:rPr>
        <w:t xml:space="preserve"> – это </w:t>
      </w:r>
      <w:r w:rsidR="00197AA6">
        <w:rPr>
          <w:szCs w:val="28"/>
        </w:rPr>
        <w:t>владелец дома-участника проекта</w:t>
      </w:r>
      <w:r w:rsidR="00BA74D4">
        <w:rPr>
          <w:szCs w:val="28"/>
        </w:rPr>
        <w:t>,</w:t>
      </w:r>
      <w:r>
        <w:rPr>
          <w:szCs w:val="28"/>
        </w:rPr>
        <w:t xml:space="preserve"> </w:t>
      </w:r>
      <w:r w:rsidR="007B2C28">
        <w:rPr>
          <w:szCs w:val="28"/>
        </w:rPr>
        <w:t xml:space="preserve">имеющий доступ </w:t>
      </w:r>
      <w:r>
        <w:rPr>
          <w:szCs w:val="28"/>
        </w:rPr>
        <w:t xml:space="preserve">к результату обработки </w:t>
      </w:r>
      <w:r w:rsidR="007B2C28">
        <w:rPr>
          <w:szCs w:val="28"/>
        </w:rPr>
        <w:t>данных, полученных с его устройства</w:t>
      </w:r>
      <w:r w:rsidR="00BA74D4">
        <w:rPr>
          <w:szCs w:val="28"/>
        </w:rPr>
        <w:t>.</w:t>
      </w:r>
    </w:p>
    <w:p w14:paraId="7EE0CD41" w14:textId="0C847604" w:rsidR="00BA74D4" w:rsidRDefault="00BA74D4" w:rsidP="00BA74D4">
      <w:pPr>
        <w:widowControl w:val="0"/>
      </w:pPr>
      <w:r>
        <w:t>Для данных актеров были определены следующие основны</w:t>
      </w:r>
      <w:r w:rsidR="0000241F">
        <w:t>е варианты использования системы</w:t>
      </w:r>
      <w:r>
        <w:t>:</w:t>
      </w:r>
    </w:p>
    <w:p w14:paraId="1713885F" w14:textId="642D4E8C" w:rsidR="000B34D4" w:rsidRPr="000B34D4" w:rsidRDefault="000B34D4" w:rsidP="000B3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112F2762" w14:textId="4B6A8029" w:rsidR="00BA74D4" w:rsidRDefault="007B2C28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 w:rsidR="00BA74D4">
        <w:rPr>
          <w:szCs w:val="28"/>
        </w:rPr>
        <w:t xml:space="preserve"> – </w:t>
      </w:r>
      <w:r w:rsidR="0000241F">
        <w:rPr>
          <w:szCs w:val="28"/>
        </w:rPr>
        <w:t xml:space="preserve">добавить в </w:t>
      </w:r>
      <w:r>
        <w:rPr>
          <w:szCs w:val="28"/>
        </w:rPr>
        <w:t>систему</w:t>
      </w:r>
      <w:r w:rsidR="0000241F">
        <w:rPr>
          <w:szCs w:val="28"/>
        </w:rPr>
        <w:t xml:space="preserve"> </w:t>
      </w:r>
      <w:r>
        <w:rPr>
          <w:szCs w:val="28"/>
        </w:rPr>
        <w:t xml:space="preserve">нового пользователя; </w:t>
      </w:r>
    </w:p>
    <w:p w14:paraId="1BAC97D5" w14:textId="0E5A0E88" w:rsidR="0000241F" w:rsidRPr="00195187" w:rsidRDefault="000B34D4" w:rsidP="00A07AFB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>
        <w:rPr>
          <w:szCs w:val="28"/>
        </w:rPr>
        <w:t xml:space="preserve"> </w:t>
      </w:r>
      <w:r w:rsidR="007B2C28" w:rsidRPr="00A07AFB">
        <w:rPr>
          <w:i/>
          <w:szCs w:val="28"/>
        </w:rPr>
        <w:t>Посмотреть среднее энергопотребление за промежуток</w:t>
      </w:r>
      <w:r w:rsidR="00A07AFB">
        <w:rPr>
          <w:i/>
          <w:szCs w:val="28"/>
        </w:rPr>
        <w:t xml:space="preserve"> </w:t>
      </w:r>
      <w:commentRangeStart w:id="414"/>
      <w:r w:rsidR="00A07AFB">
        <w:rPr>
          <w:i/>
          <w:szCs w:val="28"/>
        </w:rPr>
        <w:t>времени</w:t>
      </w:r>
      <w:r w:rsidR="0000241F">
        <w:rPr>
          <w:szCs w:val="28"/>
        </w:rPr>
        <w:t xml:space="preserve"> </w:t>
      </w:r>
      <w:commentRangeEnd w:id="414"/>
      <w:r w:rsidR="00A07AFB">
        <w:rPr>
          <w:rStyle w:val="afc"/>
        </w:rPr>
        <w:commentReference w:id="414"/>
      </w:r>
      <w:r w:rsidR="0000241F">
        <w:rPr>
          <w:szCs w:val="28"/>
        </w:rPr>
        <w:t xml:space="preserve">– </w:t>
      </w:r>
      <w:r w:rsidR="007B2C28" w:rsidRPr="006D767F">
        <w:rPr>
          <w:szCs w:val="28"/>
        </w:rPr>
        <w:t xml:space="preserve">предоставить пользователю информацию о </w:t>
      </w:r>
      <w:r w:rsidR="00CE5927">
        <w:rPr>
          <w:szCs w:val="28"/>
        </w:rPr>
        <w:t>потребленной</w:t>
      </w:r>
      <w:r w:rsidR="007B2C28" w:rsidRPr="006D767F">
        <w:rPr>
          <w:szCs w:val="28"/>
        </w:rPr>
        <w:t xml:space="preserve"> им </w:t>
      </w:r>
      <w:r w:rsidR="007B2C28" w:rsidRPr="006D767F">
        <w:rPr>
          <w:szCs w:val="28"/>
        </w:rPr>
        <w:lastRenderedPageBreak/>
        <w:t>энергии</w:t>
      </w:r>
      <w:r w:rsidR="007B2C28">
        <w:rPr>
          <w:szCs w:val="28"/>
        </w:rPr>
        <w:t xml:space="preserve"> за определенный промежуток времени;</w:t>
      </w:r>
    </w:p>
    <w:p w14:paraId="6DA78E5D" w14:textId="3D61D2D7" w:rsidR="00BA74D4" w:rsidRPr="00CE5927" w:rsidRDefault="007B2C28" w:rsidP="00CE5927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="00BA74D4" w:rsidRPr="000C2CA8">
        <w:rPr>
          <w:szCs w:val="28"/>
        </w:rPr>
        <w:t xml:space="preserve"> – </w:t>
      </w:r>
      <w:r>
        <w:rPr>
          <w:szCs w:val="28"/>
        </w:rPr>
        <w:t>отправить уведомление пользователю по электронной почте при выполнении</w:t>
      </w:r>
      <w:r w:rsidR="00CE5927">
        <w:rPr>
          <w:szCs w:val="28"/>
        </w:rPr>
        <w:t xml:space="preserve">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14A771E6" w14:textId="273F427D" w:rsidR="007B2C28" w:rsidRPr="000C2CA8" w:rsidRDefault="007B2C28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del w:id="415" w:author="Rostislav Bobin" w:date="2019-05-26T23:36:00Z">
        <w:r w:rsidRPr="003E3D5E" w:rsidDel="003E3D5E">
          <w:rPr>
            <w:i/>
            <w:szCs w:val="28"/>
            <w:rPrChange w:id="416" w:author="Rostislav Bobin" w:date="2019-05-26T23:36:00Z">
              <w:rPr>
                <w:szCs w:val="28"/>
              </w:rPr>
            </w:rPrChange>
          </w:rPr>
          <w:delText>«</w:delText>
        </w:r>
      </w:del>
      <w:r w:rsidRPr="003E3D5E">
        <w:rPr>
          <w:i/>
          <w:szCs w:val="28"/>
          <w:rPrChange w:id="417" w:author="Rostislav Bobin" w:date="2019-05-26T23:36:00Z">
            <w:rPr>
              <w:szCs w:val="28"/>
            </w:rPr>
          </w:rPrChange>
        </w:rPr>
        <w:t>Посмотреть текущее энергопотребление</w:t>
      </w:r>
      <w:del w:id="418" w:author="Rostislav Bobin" w:date="2019-05-26T23:36:00Z">
        <w:r w:rsidRPr="003E3D5E" w:rsidDel="003E3D5E">
          <w:rPr>
            <w:i/>
            <w:szCs w:val="28"/>
            <w:rPrChange w:id="419" w:author="Rostislav Bobin" w:date="2019-05-26T23:36:00Z">
              <w:rPr>
                <w:szCs w:val="28"/>
              </w:rPr>
            </w:rPrChange>
          </w:rPr>
          <w:delText>»</w:delText>
        </w:r>
      </w:del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432586C" w14:textId="40E67B65" w:rsidR="00757870" w:rsidRPr="00757870" w:rsidRDefault="00BA74D4">
      <w:pPr>
        <w:rPr>
          <w:ins w:id="420" w:author="Gleb Radchenko" w:date="2019-03-29T13:36:00Z"/>
        </w:rPr>
      </w:pPr>
      <w:r w:rsidRPr="004523F2">
        <w:t>Спецификация вариантов использования приведена в приложении 1.</w:t>
      </w:r>
    </w:p>
    <w:p w14:paraId="0236FE30" w14:textId="77777777" w:rsidR="00A07AFB" w:rsidRDefault="00A07AFB">
      <w:bookmarkStart w:id="421" w:name="_Toc9242704"/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r>
        <w:lastRenderedPageBreak/>
        <w:t xml:space="preserve">АРХИТЕКТУРА </w:t>
      </w:r>
      <w:r w:rsidRPr="00A07AFB">
        <w:t>СИСТЕМЫ</w:t>
      </w:r>
      <w:bookmarkEnd w:id="421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422" w:name="_Toc9242705"/>
      <w:r>
        <w:t>Общее описание архитектуры системы</w:t>
      </w:r>
      <w:bookmarkEnd w:id="422"/>
    </w:p>
    <w:p w14:paraId="0D03F9E1" w14:textId="57E9D39F" w:rsidR="0058297E" w:rsidRDefault="0058297E" w:rsidP="008D7204">
      <w:r>
        <w:t xml:space="preserve">Проектируемая система в самом общем виде состоит из </w:t>
      </w:r>
      <w:ins w:id="423" w:author="Rostislav Bobin" w:date="2019-05-27T01:07:00Z">
        <w:r w:rsidR="008D7204">
          <w:t>базы</w:t>
        </w:r>
        <w:r w:rsidR="008D7204" w:rsidRPr="008D7204">
          <w:t xml:space="preserve"> данных, хранящ</w:t>
        </w:r>
        <w:r w:rsidR="008D7204">
          <w:t>ей</w:t>
        </w:r>
        <w:r w:rsidR="008D7204" w:rsidRPr="008D7204">
          <w:t xml:space="preserve"> общу</w:t>
        </w:r>
        <w:r w:rsidR="008D7204">
          <w:t>ю статистику энергопотребления</w:t>
        </w:r>
        <w:r w:rsidR="008D7204" w:rsidRPr="008D7204">
          <w:t xml:space="preserve">, </w:t>
        </w:r>
      </w:ins>
      <w:r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>
        <w:t xml:space="preserve"> облачной платформы </w:t>
      </w:r>
      <w:r>
        <w:rPr>
          <w:lang w:val="en-US"/>
        </w:rPr>
        <w:t>Microsoft</w:t>
      </w:r>
      <w:r w:rsidRPr="0058297E">
        <w:t xml:space="preserve"> </w:t>
      </w:r>
      <w:r>
        <w:rPr>
          <w:lang w:val="en-US"/>
        </w:rPr>
        <w:t>Azure</w:t>
      </w:r>
      <w:r>
        <w:t xml:space="preserve">, работающей по принципу </w:t>
      </w:r>
      <w:r>
        <w:rPr>
          <w:lang w:val="en-US"/>
        </w:rPr>
        <w:t>Platform</w:t>
      </w:r>
      <w:r w:rsidRPr="0058297E">
        <w:t xml:space="preserve"> </w:t>
      </w:r>
      <w:r>
        <w:rPr>
          <w:lang w:val="en-US"/>
        </w:rPr>
        <w:t>as</w:t>
      </w:r>
      <w:r w:rsidRPr="0058297E">
        <w:t xml:space="preserve"> </w:t>
      </w:r>
      <w:r>
        <w:rPr>
          <w:lang w:val="en-US"/>
        </w:rPr>
        <w:t>a</w:t>
      </w:r>
      <w:r w:rsidRPr="0058297E">
        <w:t xml:space="preserve"> </w:t>
      </w:r>
      <w:r>
        <w:rPr>
          <w:lang w:val="en-US"/>
        </w:rPr>
        <w:t>Service</w:t>
      </w:r>
      <w:r w:rsidRPr="0058297E">
        <w:t xml:space="preserve"> (</w:t>
      </w:r>
      <w:r>
        <w:rPr>
          <w:lang w:val="en-US"/>
        </w:rPr>
        <w:t>PaaS</w:t>
      </w:r>
      <w:r w:rsidRPr="0058297E">
        <w:t>)</w:t>
      </w:r>
      <w:r w:rsidR="001907E9" w:rsidRPr="001907E9">
        <w:t xml:space="preserve">, </w:t>
      </w:r>
      <w:ins w:id="424" w:author="Rostislav Bobin" w:date="2019-05-27T01:05:00Z">
        <w:r w:rsidR="008D7204">
          <w:t xml:space="preserve">обработчика телеметрии устройств </w:t>
        </w:r>
      </w:ins>
      <w:ins w:id="425" w:author="Rostislav Bobin" w:date="2019-05-27T01:06:00Z">
        <w:r w:rsidR="008D7204">
          <w:t>–</w:t>
        </w:r>
      </w:ins>
      <w:ins w:id="426" w:author="Rostislav Bobin" w:date="2019-05-27T01:05:00Z">
        <w:r w:rsidR="008D7204">
          <w:t xml:space="preserve"> </w:t>
        </w:r>
      </w:ins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del w:id="427" w:author="Rostislav Bobin" w:date="2019-05-27T01:08:00Z">
        <w:r w:rsidR="001907E9" w:rsidDel="008D7204">
          <w:delText>Общая схема</w:delText>
        </w:r>
      </w:del>
      <w:ins w:id="428" w:author="Rostislav Bobin" w:date="2019-05-27T01:08:00Z">
        <w:r w:rsidR="008D7204">
          <w:t xml:space="preserve">Диаграмма потоков данных </w:t>
        </w:r>
      </w:ins>
      <w:ins w:id="429" w:author="Rostislav Bobin" w:date="2019-05-27T01:09:00Z">
        <w:r w:rsidR="008D7204">
          <w:t>проектируемой системы</w:t>
        </w:r>
      </w:ins>
      <w:r w:rsidR="001907E9">
        <w:t xml:space="preserve"> представлена на рисунке 3.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5EB70488" w:rsidR="001907E9" w:rsidRDefault="00730EF2" w:rsidP="0058297E">
            <w:pPr>
              <w:ind w:firstLine="0"/>
            </w:pPr>
            <w:del w:id="430" w:author="Rostislav Bobin" w:date="2019-05-27T01:04:00Z">
              <w:r w:rsidDel="008D7204">
                <w:rPr>
                  <w:noProof/>
                </w:rPr>
                <w:drawing>
                  <wp:inline distT="0" distB="0" distL="0" distR="0" wp14:anchorId="1329CEF7" wp14:editId="7013CB83">
                    <wp:extent cx="5543550" cy="2781300"/>
                    <wp:effectExtent l="0" t="0" r="0" b="0"/>
                    <wp:docPr id="3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общая схема.png"/>
                            <pic:cNvPicPr/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43550" cy="27813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431" w:author="Rostislav Bobin" w:date="2019-05-27T01:04:00Z">
              <w:r w:rsidR="008D7204">
                <w:rPr>
                  <w:noProof/>
                </w:rPr>
                <w:drawing>
                  <wp:inline distT="0" distB="0" distL="0" distR="0" wp14:anchorId="2E35AB47" wp14:editId="64D69929">
                    <wp:extent cx="5656580" cy="2124075"/>
                    <wp:effectExtent l="0" t="0" r="1270" b="9525"/>
                    <wp:docPr id="19" name="Рисунок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Model 1 Data Flow Diagram2.jpg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4657" cy="21308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4068671C" w:rsidR="001907E9" w:rsidRDefault="001907E9" w:rsidP="00730EF2">
            <w:pPr>
              <w:spacing w:line="360" w:lineRule="auto"/>
              <w:ind w:firstLine="0"/>
              <w:jc w:val="center"/>
            </w:pPr>
            <w:r w:rsidRPr="001907E9">
              <w:rPr>
                <w:b/>
              </w:rPr>
              <w:t>Рис. 3.</w:t>
            </w:r>
            <w:r>
              <w:t xml:space="preserve"> </w:t>
            </w:r>
            <w:ins w:id="432" w:author="Rostislav Bobin" w:date="2019-05-27T01:08:00Z">
              <w:r w:rsidR="008D7204">
                <w:t xml:space="preserve">Диаграмма потоков данных </w:t>
              </w:r>
            </w:ins>
            <w:ins w:id="433" w:author="Rostislav Bobin" w:date="2019-05-27T01:09:00Z">
              <w:r w:rsidR="008D7204">
                <w:t xml:space="preserve">проектируемого </w:t>
              </w:r>
            </w:ins>
            <w:ins w:id="434" w:author="Rostislav Bobin" w:date="2019-05-27T01:08:00Z">
              <w:r w:rsidR="008D7204">
                <w:t>цифрового двойни</w:t>
              </w:r>
            </w:ins>
            <w:commentRangeStart w:id="435"/>
            <w:del w:id="436" w:author="Rostislav Bobin" w:date="2019-05-27T01:08:00Z">
              <w:r w:rsidDel="008D7204">
                <w:delText>Общая схема цифрового двойника</w:delText>
              </w:r>
              <w:commentRangeEnd w:id="435"/>
              <w:r w:rsidR="00A07AFB" w:rsidDel="008D7204">
                <w:rPr>
                  <w:rStyle w:val="afc"/>
                  <w:rFonts w:eastAsia="Times New Roman"/>
                </w:rPr>
                <w:commentReference w:id="435"/>
              </w:r>
            </w:del>
            <w:ins w:id="437" w:author="Rostislav Bobin" w:date="2019-05-27T01:08:00Z">
              <w:r w:rsidR="008D7204">
                <w:t>ка</w:t>
              </w:r>
            </w:ins>
          </w:p>
        </w:tc>
      </w:tr>
    </w:tbl>
    <w:p w14:paraId="2D112132" w14:textId="77777777" w:rsidR="00730EF2" w:rsidRDefault="00730EF2" w:rsidP="0058297E"/>
    <w:p w14:paraId="1B2CC512" w14:textId="399CA385" w:rsidR="001907E9" w:rsidRDefault="001907E9" w:rsidP="0058297E">
      <w:r>
        <w:t xml:space="preserve">Приложение, реализующее сбор, отправку и обработку телеметрии, состоит из нескольких </w:t>
      </w:r>
      <w:r w:rsidR="000F7602">
        <w:t>компонентов:</w:t>
      </w:r>
      <w:r>
        <w:t xml:space="preserve"> </w:t>
      </w:r>
      <w:r w:rsidR="0034666E">
        <w:t xml:space="preserve">модуль создания пространственного интеллектуального графа, </w:t>
      </w:r>
      <w:r w:rsidR="000F7602">
        <w:t>база данных, хранящая общую статистику эн</w:t>
      </w:r>
      <w:r w:rsidR="009B3DEE">
        <w:t>ергопотребления, обработчик телеметрии</w:t>
      </w:r>
      <w:r w:rsidR="000F7602">
        <w:t xml:space="preserve">, выполняющий извлечение определенных данных и их передачу на сервер, пользовательские функции, </w:t>
      </w:r>
      <w:r w:rsidR="0034666E">
        <w:t>выполняющие пользовательскую логику для данных, поступающих из устройств</w:t>
      </w:r>
      <w:r w:rsidR="000F7602">
        <w:t xml:space="preserve">, а также обработчик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</w:t>
      </w:r>
      <w:r w:rsidR="008100FC">
        <w:lastRenderedPageBreak/>
        <w:t xml:space="preserve">а также </w:t>
      </w:r>
      <w:del w:id="438" w:author="Rostislav Bobin" w:date="2019-05-27T00:17:00Z">
        <w:r w:rsidR="008100FC" w:rsidDel="00DA18DF">
          <w:delText xml:space="preserve">отправителя </w:delText>
        </w:r>
      </w:del>
      <w:ins w:id="439" w:author="Rostislav Bobin" w:date="2019-05-27T00:17:00Z">
        <w:r w:rsidR="00DA18DF">
          <w:t xml:space="preserve">генератора </w:t>
        </w:r>
      </w:ins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del w:id="440" w:author="Rostislav Bobin" w:date="2019-05-27T14:48:00Z">
        <w:r w:rsidR="008100FC" w:rsidDel="00170FD1">
          <w:delText xml:space="preserve">Более детальную схему </w:delText>
        </w:r>
      </w:del>
      <w:ins w:id="441" w:author="Rostislav Bobin" w:date="2019-05-27T14:48:00Z">
        <w:r w:rsidR="00170FD1">
          <w:t xml:space="preserve">Диаграмму компонентов </w:t>
        </w:r>
      </w:ins>
      <w:r w:rsidR="008100FC">
        <w:t xml:space="preserve">всей системы можно видеть на рисунке 4.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0AF91EDC" w:rsidR="008100FC" w:rsidRPr="009B3DEE" w:rsidRDefault="002B5578" w:rsidP="0058297E">
            <w:pPr>
              <w:ind w:firstLine="0"/>
            </w:pPr>
            <w:ins w:id="442" w:author="Rostislav Bobin" w:date="2019-05-27T14:56:00Z">
              <w:r>
                <w:rPr>
                  <w:noProof/>
                </w:rPr>
                <w:drawing>
                  <wp:inline distT="0" distB="0" distL="0" distR="0" wp14:anchorId="12218DF4" wp14:editId="2E155A00">
                    <wp:extent cx="5759450" cy="3482975"/>
                    <wp:effectExtent l="0" t="0" r="0" b="3175"/>
                    <wp:docPr id="22" name="Рисунок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2" name="Component Diagram122.jpg"/>
                            <pic:cNvPicPr/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34829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443" w:author="Rostislav Bobin" w:date="2019-05-27T14:47:00Z">
              <w:r w:rsidR="00D21775" w:rsidDel="00170FD1">
                <w:rPr>
                  <w:noProof/>
                </w:rPr>
                <w:drawing>
                  <wp:inline distT="0" distB="0" distL="0" distR="0" wp14:anchorId="754A1A73" wp14:editId="27BD9EFB">
                    <wp:extent cx="5669886" cy="2371725"/>
                    <wp:effectExtent l="0" t="0" r="7620" b="0"/>
                    <wp:docPr id="6" name="Рисунок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Untitled Diagram.png"/>
                            <pic:cNvPicPr/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8024" cy="237512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77E2841C" w:rsidR="008100FC" w:rsidRPr="008100FC" w:rsidRDefault="008100FC" w:rsidP="00170FD1">
            <w:pPr>
              <w:ind w:firstLine="0"/>
              <w:jc w:val="center"/>
              <w:pPrChange w:id="444" w:author="Rostislav Bobin" w:date="2019-05-27T14:48:00Z">
                <w:pPr>
                  <w:ind w:firstLine="0"/>
                  <w:jc w:val="center"/>
                </w:pPr>
              </w:pPrChange>
            </w:pPr>
            <w:commentRangeStart w:id="445"/>
            <w:r w:rsidRPr="008100FC">
              <w:rPr>
                <w:b/>
              </w:rPr>
              <w:t>Рис. 4.</w:t>
            </w:r>
            <w:r>
              <w:rPr>
                <w:b/>
              </w:rPr>
              <w:t xml:space="preserve"> </w:t>
            </w:r>
            <w:del w:id="446" w:author="Rostislav Bobin" w:date="2019-05-27T14:48:00Z">
              <w:r w:rsidDel="00170FD1">
                <w:delText>Детальная схема</w:delText>
              </w:r>
            </w:del>
            <w:ins w:id="447" w:author="Rostislav Bobin" w:date="2019-05-27T14:48:00Z">
              <w:r w:rsidR="00170FD1">
                <w:t>Диаграмма компонентов</w:t>
              </w:r>
            </w:ins>
            <w:r>
              <w:t xml:space="preserve"> цифрового двойника</w:t>
            </w:r>
            <w:commentRangeEnd w:id="445"/>
            <w:r w:rsidR="00A07AFB">
              <w:rPr>
                <w:rStyle w:val="afc"/>
                <w:rFonts w:eastAsia="Times New Roman"/>
              </w:rPr>
              <w:commentReference w:id="445"/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  <w:bookmarkStart w:id="448" w:name="_Toc9242706"/>
    </w:p>
    <w:p w14:paraId="18D42D57" w14:textId="77777777" w:rsidR="0058297E" w:rsidRDefault="0058297E">
      <w:pPr>
        <w:pStyle w:val="2"/>
        <w:pPrChange w:id="449" w:author="Rostislav Bobin" w:date="2019-04-19T08:57:00Z">
          <w:pPr>
            <w:pStyle w:val="1"/>
            <w:widowControl w:val="0"/>
            <w:numPr>
              <w:numId w:val="2"/>
            </w:numPr>
          </w:pPr>
        </w:pPrChange>
      </w:pPr>
      <w:r>
        <w:t>Описание компонентов, составляющих систему</w:t>
      </w:r>
      <w:bookmarkEnd w:id="448"/>
    </w:p>
    <w:p w14:paraId="6AC25450" w14:textId="56BC54CF" w:rsidR="008100FC" w:rsidRDefault="008100FC" w:rsidP="00695244">
      <w:pPr>
        <w:rPr>
          <w:ins w:id="450" w:author="Rostislav Bobin" w:date="2019-05-27T15:09:00Z"/>
        </w:rPr>
        <w:pPrChange w:id="451" w:author="Rostislav Bobin" w:date="2019-05-27T15:36:00Z">
          <w:pPr/>
        </w:pPrChange>
      </w:pPr>
      <w:commentRangeStart w:id="452"/>
      <w:r>
        <w:t>Разберем подробно отдельные компоненты, составляющие программную систему.</w:t>
      </w:r>
      <w:commentRangeEnd w:id="452"/>
      <w:r w:rsidR="00635824">
        <w:rPr>
          <w:rStyle w:val="afc"/>
        </w:rPr>
        <w:commentReference w:id="452"/>
      </w:r>
      <w:ins w:id="453" w:author="Rostislav Bobin" w:date="2019-05-27T14:52:00Z">
        <w:r w:rsidR="00170FD1">
          <w:t xml:space="preserve"> Цифровой </w:t>
        </w:r>
        <w:r w:rsidR="00AF7D62">
          <w:t>двойник состоит из следующих компонентов</w:t>
        </w:r>
        <w:r w:rsidR="00170FD1">
          <w:t xml:space="preserve">: </w:t>
        </w:r>
      </w:ins>
    </w:p>
    <w:p w14:paraId="0D5F04E1" w14:textId="19678CFC" w:rsidR="00AF7D62" w:rsidRPr="00AF7D62" w:rsidRDefault="00AF7D62" w:rsidP="00695244">
      <w:pPr>
        <w:pStyle w:val="ab"/>
        <w:numPr>
          <w:ilvl w:val="1"/>
          <w:numId w:val="33"/>
        </w:numPr>
        <w:spacing w:line="360" w:lineRule="auto"/>
        <w:jc w:val="both"/>
        <w:rPr>
          <w:i/>
          <w:rPrChange w:id="454" w:author="Rostislav Bobin" w:date="2019-05-27T15:09:00Z">
            <w:rPr/>
          </w:rPrChange>
        </w:rPr>
        <w:pPrChange w:id="455" w:author="Rostislav Bobin" w:date="2019-05-27T15:36:00Z">
          <w:pPr/>
        </w:pPrChange>
      </w:pPr>
      <w:ins w:id="456" w:author="Rostislav Bobin" w:date="2019-05-27T15:09:00Z">
        <w:r w:rsidRPr="00AF7D62">
          <w:rPr>
            <w:i/>
            <w:rPrChange w:id="457" w:author="Rostislav Bobin" w:date="2019-05-27T15:09:00Z">
              <w:rPr/>
            </w:rPrChange>
          </w:rPr>
          <w:t xml:space="preserve">Облачная платформа </w:t>
        </w:r>
        <w:r w:rsidRPr="00AF7D62">
          <w:rPr>
            <w:i/>
            <w:lang w:val="en-US"/>
            <w:rPrChange w:id="458" w:author="Rostislav Bobin" w:date="2019-05-27T15:09:00Z">
              <w:rPr>
                <w:lang w:val="en-US"/>
              </w:rPr>
            </w:rPrChange>
          </w:rPr>
          <w:t>Azure</w:t>
        </w:r>
        <w:r w:rsidRPr="00AF7D62">
          <w:rPr>
            <w:i/>
            <w:rPrChange w:id="459" w:author="Rostislav Bobin" w:date="2019-05-27T15:09:00Z">
              <w:rPr>
                <w:lang w:val="en-US"/>
              </w:rPr>
            </w:rPrChange>
          </w:rPr>
          <w:t xml:space="preserve"> </w:t>
        </w:r>
        <w:r w:rsidRPr="00AF7D62">
          <w:rPr>
            <w:i/>
            <w:lang w:val="en-US"/>
            <w:rPrChange w:id="460" w:author="Rostislav Bobin" w:date="2019-05-27T15:09:00Z">
              <w:rPr>
                <w:lang w:val="en-US"/>
              </w:rPr>
            </w:rPrChange>
          </w:rPr>
          <w:t>Digital</w:t>
        </w:r>
        <w:r w:rsidRPr="00AF7D62">
          <w:rPr>
            <w:i/>
            <w:rPrChange w:id="461" w:author="Rostislav Bobin" w:date="2019-05-27T15:09:00Z">
              <w:rPr>
                <w:lang w:val="en-US"/>
              </w:rPr>
            </w:rPrChange>
          </w:rPr>
          <w:t xml:space="preserve"> </w:t>
        </w:r>
        <w:r w:rsidRPr="00AF7D62">
          <w:rPr>
            <w:i/>
            <w:lang w:val="en-US"/>
            <w:rPrChange w:id="462" w:author="Rostislav Bobin" w:date="2019-05-27T15:09:00Z">
              <w:rPr>
                <w:lang w:val="en-US"/>
              </w:rPr>
            </w:rPrChange>
          </w:rPr>
          <w:t>Twins</w:t>
        </w:r>
        <w:r w:rsidRPr="00AF7D62">
          <w:rPr>
            <w:i/>
            <w:rPrChange w:id="463" w:author="Rostislav Bobin" w:date="2019-05-27T15:09:00Z">
              <w:rPr>
                <w:lang w:val="en-US"/>
              </w:rPr>
            </w:rPrChange>
          </w:rPr>
          <w:t xml:space="preserve"> (</w:t>
        </w:r>
        <w:r w:rsidRPr="00AF7D62">
          <w:rPr>
            <w:i/>
            <w:lang w:val="en-US"/>
            <w:rPrChange w:id="464" w:author="Rostislav Bobin" w:date="2019-05-27T15:09:00Z">
              <w:rPr>
                <w:lang w:val="en-US"/>
              </w:rPr>
            </w:rPrChange>
          </w:rPr>
          <w:t>PaaS</w:t>
        </w:r>
        <w:r w:rsidRPr="00AF7D62">
          <w:rPr>
            <w:i/>
            <w:rPrChange w:id="465" w:author="Rostislav Bobin" w:date="2019-05-27T15:09:00Z">
              <w:rPr>
                <w:lang w:val="en-US"/>
              </w:rPr>
            </w:rPrChange>
          </w:rPr>
          <w:t>)</w:t>
        </w:r>
      </w:ins>
      <w:ins w:id="466" w:author="Rostislav Bobin" w:date="2019-05-27T15:10:00Z">
        <w:r w:rsidRPr="00AF7D62">
          <w:rPr>
            <w:i/>
            <w:rPrChange w:id="467" w:author="Rostislav Bobin" w:date="2019-05-27T15:10:00Z">
              <w:rPr>
                <w:i/>
                <w:lang w:val="en-US"/>
              </w:rPr>
            </w:rPrChange>
          </w:rPr>
          <w:t xml:space="preserve"> </w:t>
        </w:r>
      </w:ins>
      <w:ins w:id="468" w:author="Rostislav Bobin" w:date="2019-05-27T15:20:00Z">
        <w:r w:rsidR="003D7269">
          <w:rPr>
            <w:i/>
          </w:rPr>
          <w:t>–</w:t>
        </w:r>
      </w:ins>
      <w:ins w:id="469" w:author="Rostislav Bobin" w:date="2019-05-27T15:10:00Z">
        <w:r w:rsidRPr="00AF7D62">
          <w:rPr>
            <w:i/>
            <w:rPrChange w:id="470" w:author="Rostislav Bobin" w:date="2019-05-27T15:10:00Z">
              <w:rPr>
                <w:i/>
                <w:lang w:val="en-US"/>
              </w:rPr>
            </w:rPrChange>
          </w:rPr>
          <w:t xml:space="preserve"> </w:t>
        </w:r>
      </w:ins>
      <w:ins w:id="471" w:author="Rostislav Bobin" w:date="2019-05-27T15:20:00Z">
        <w:r w:rsidR="003D7269" w:rsidRPr="003D7269">
          <w:rPr>
            <w:rPrChange w:id="472" w:author="Rostislav Bobin" w:date="2019-05-27T15:23:00Z">
              <w:rPr>
                <w:i/>
              </w:rPr>
            </w:rPrChange>
          </w:rPr>
          <w:t xml:space="preserve">это компонент системы, представляющий собой </w:t>
        </w:r>
      </w:ins>
      <w:ins w:id="473" w:author="Rostislav Bobin" w:date="2019-05-27T15:24:00Z">
        <w:r w:rsidR="0096271E">
          <w:t xml:space="preserve">развернутый и </w:t>
        </w:r>
      </w:ins>
      <w:ins w:id="474" w:author="Rostislav Bobin" w:date="2019-05-27T15:20:00Z">
        <w:r w:rsidR="003D7269" w:rsidRPr="003D7269">
          <w:rPr>
            <w:rPrChange w:id="475" w:author="Rostislav Bobin" w:date="2019-05-27T15:23:00Z">
              <w:rPr>
                <w:i/>
              </w:rPr>
            </w:rPrChange>
          </w:rPr>
          <w:t xml:space="preserve">настроенный экземпляр </w:t>
        </w:r>
      </w:ins>
      <w:ins w:id="476" w:author="Rostislav Bobin" w:date="2019-05-27T15:21:00Z">
        <w:r w:rsidR="003D7269" w:rsidRPr="003D7269">
          <w:rPr>
            <w:lang w:val="en-US"/>
            <w:rPrChange w:id="477" w:author="Rostislav Bobin" w:date="2019-05-27T15:23:00Z">
              <w:rPr>
                <w:i/>
                <w:lang w:val="en-US"/>
              </w:rPr>
            </w:rPrChange>
          </w:rPr>
          <w:t>Azure</w:t>
        </w:r>
        <w:r w:rsidR="003D7269" w:rsidRPr="003D7269">
          <w:rPr>
            <w:rPrChange w:id="478" w:author="Rostislav Bobin" w:date="2019-05-27T15:23:00Z">
              <w:rPr>
                <w:i/>
                <w:lang w:val="en-US"/>
              </w:rPr>
            </w:rPrChange>
          </w:rPr>
          <w:t xml:space="preserve"> </w:t>
        </w:r>
        <w:r w:rsidR="003D7269" w:rsidRPr="003D7269">
          <w:rPr>
            <w:lang w:val="en-US"/>
            <w:rPrChange w:id="479" w:author="Rostislav Bobin" w:date="2019-05-27T15:23:00Z">
              <w:rPr>
                <w:i/>
                <w:lang w:val="en-US"/>
              </w:rPr>
            </w:rPrChange>
          </w:rPr>
          <w:t>Digital</w:t>
        </w:r>
        <w:r w:rsidR="003D7269" w:rsidRPr="003D7269">
          <w:rPr>
            <w:rPrChange w:id="480" w:author="Rostislav Bobin" w:date="2019-05-27T15:23:00Z">
              <w:rPr>
                <w:i/>
                <w:lang w:val="en-US"/>
              </w:rPr>
            </w:rPrChange>
          </w:rPr>
          <w:t xml:space="preserve"> </w:t>
        </w:r>
        <w:r w:rsidR="003D7269" w:rsidRPr="003D7269">
          <w:rPr>
            <w:lang w:val="en-US"/>
            <w:rPrChange w:id="481" w:author="Rostislav Bobin" w:date="2019-05-27T15:23:00Z">
              <w:rPr>
                <w:i/>
                <w:lang w:val="en-US"/>
              </w:rPr>
            </w:rPrChange>
          </w:rPr>
          <w:t>Twins</w:t>
        </w:r>
      </w:ins>
      <w:ins w:id="482" w:author="Rostislav Bobin" w:date="2019-05-27T15:23:00Z">
        <w:r w:rsidR="003D7269" w:rsidRPr="003D7269">
          <w:rPr>
            <w:rPrChange w:id="483" w:author="Rostislav Bobin" w:date="2019-05-27T15:23:00Z">
              <w:rPr>
                <w:i/>
                <w:lang w:val="en-US"/>
              </w:rPr>
            </w:rPrChange>
          </w:rPr>
          <w:t>.</w:t>
        </w:r>
      </w:ins>
    </w:p>
    <w:p w14:paraId="3875D9E8" w14:textId="50D616D3" w:rsidR="008100FC" w:rsidRDefault="008100FC" w:rsidP="00695244">
      <w:pPr>
        <w:pStyle w:val="ab"/>
        <w:numPr>
          <w:ilvl w:val="1"/>
          <w:numId w:val="33"/>
        </w:numPr>
        <w:spacing w:line="360" w:lineRule="auto"/>
        <w:jc w:val="both"/>
        <w:rPr>
          <w:ins w:id="484" w:author="Rostislav Bobin" w:date="2019-05-27T15:06:00Z"/>
        </w:rPr>
        <w:pPrChange w:id="485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r w:rsidRPr="00FA1304">
        <w:rPr>
          <w:i/>
        </w:rPr>
        <w:t xml:space="preserve">База данных </w:t>
      </w:r>
      <w:ins w:id="486" w:author="Rostislav Bobin" w:date="2019-05-27T14:51:00Z">
        <w:r w:rsidR="00170FD1">
          <w:rPr>
            <w:i/>
          </w:rPr>
          <w:t>«О</w:t>
        </w:r>
      </w:ins>
      <w:del w:id="487" w:author="Rostislav Bobin" w:date="2019-05-27T14:51:00Z">
        <w:r w:rsidRPr="00FA1304" w:rsidDel="00170FD1">
          <w:rPr>
            <w:i/>
          </w:rPr>
          <w:delText>о</w:delText>
        </w:r>
      </w:del>
      <w:r w:rsidRPr="00FA1304">
        <w:rPr>
          <w:i/>
        </w:rPr>
        <w:t>бще</w:t>
      </w:r>
      <w:ins w:id="488" w:author="Rostislav Bobin" w:date="2019-05-27T14:51:00Z">
        <w:r w:rsidR="00170FD1">
          <w:rPr>
            <w:i/>
          </w:rPr>
          <w:t>е</w:t>
        </w:r>
      </w:ins>
      <w:del w:id="489" w:author="Rostislav Bobin" w:date="2019-05-27T14:51:00Z">
        <w:r w:rsidRPr="00FA1304" w:rsidDel="00170FD1">
          <w:rPr>
            <w:i/>
          </w:rPr>
          <w:delText>го</w:delText>
        </w:r>
      </w:del>
      <w:r w:rsidRPr="00FA1304">
        <w:rPr>
          <w:i/>
        </w:rPr>
        <w:t xml:space="preserve"> потреблени</w:t>
      </w:r>
      <w:ins w:id="490" w:author="Rostislav Bobin" w:date="2019-05-27T14:51:00Z">
        <w:r w:rsidR="00170FD1">
          <w:rPr>
            <w:i/>
          </w:rPr>
          <w:t>е</w:t>
        </w:r>
      </w:ins>
      <w:del w:id="491" w:author="Rostislav Bobin" w:date="2019-05-27T14:51:00Z">
        <w:r w:rsidRPr="00FA1304" w:rsidDel="00170FD1">
          <w:rPr>
            <w:i/>
          </w:rPr>
          <w:delText>я</w:delText>
        </w:r>
      </w:del>
      <w:r w:rsidRPr="00FA1304">
        <w:rPr>
          <w:i/>
        </w:rPr>
        <w:t xml:space="preserve"> электроэнергии</w:t>
      </w:r>
      <w:ins w:id="492" w:author="Rostislav Bobin" w:date="2019-05-27T14:51:00Z">
        <w:r w:rsidR="00170FD1">
          <w:rPr>
            <w:i/>
          </w:rPr>
          <w:t>»</w:t>
        </w:r>
      </w:ins>
      <w:r>
        <w:t xml:space="preserve"> – </w:t>
      </w:r>
      <w:ins w:id="493" w:author="Rostislav Bobin" w:date="2019-05-27T15:25:00Z">
        <w:r w:rsidR="0096271E">
          <w:t xml:space="preserve">это база данных, </w:t>
        </w:r>
      </w:ins>
      <w:ins w:id="494" w:author="Rostislav Bobin" w:date="2019-05-27T15:24:00Z">
        <w:r w:rsidR="0096271E">
          <w:t xml:space="preserve">которая </w:t>
        </w:r>
      </w:ins>
      <w:r>
        <w:t>хранит статистику о потребляемой электроэнергии, используемые тарифные планы, личные данные пользователей</w:t>
      </w:r>
      <w:r w:rsidR="0034666E">
        <w:t xml:space="preserve"> для входа в систему, уникальные идентификаторы устройств, сенсоров и помещений. </w:t>
      </w:r>
    </w:p>
    <w:p w14:paraId="5A1FDE3A" w14:textId="26B75940" w:rsidR="00AF7D62" w:rsidRDefault="00AF7D62" w:rsidP="00695244">
      <w:pPr>
        <w:pStyle w:val="ab"/>
        <w:numPr>
          <w:ilvl w:val="1"/>
          <w:numId w:val="33"/>
        </w:numPr>
        <w:spacing w:line="360" w:lineRule="auto"/>
        <w:jc w:val="both"/>
        <w:rPr>
          <w:ins w:id="495" w:author="Rostislav Bobin" w:date="2019-05-27T15:06:00Z"/>
        </w:rPr>
        <w:pPrChange w:id="496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497" w:author="Rostislav Bobin" w:date="2019-05-27T15:06:00Z">
        <w:r>
          <w:rPr>
            <w:i/>
          </w:rPr>
          <w:t>Обработчик телеметрии</w:t>
        </w:r>
      </w:ins>
      <w:ins w:id="498" w:author="Rostislav Bobin" w:date="2019-05-27T15:19:00Z">
        <w:r w:rsidR="003D7269">
          <w:rPr>
            <w:i/>
          </w:rPr>
          <w:t xml:space="preserve"> – </w:t>
        </w:r>
        <w:r w:rsidR="003D7269" w:rsidRPr="0096271E">
          <w:rPr>
            <w:rPrChange w:id="499" w:author="Rostislav Bobin" w:date="2019-05-27T15:34:00Z">
              <w:rPr>
                <w:i/>
              </w:rPr>
            </w:rPrChange>
          </w:rPr>
          <w:t xml:space="preserve">это компонент, отвечающий за обработку </w:t>
        </w:r>
      </w:ins>
      <w:ins w:id="500" w:author="Rostislav Bobin" w:date="2019-05-27T15:33:00Z">
        <w:r w:rsidR="0096271E" w:rsidRPr="0096271E">
          <w:rPr>
            <w:rPrChange w:id="501" w:author="Rostislav Bobin" w:date="2019-05-27T15:34:00Z">
              <w:rPr>
                <w:i/>
              </w:rPr>
            </w:rPrChange>
          </w:rPr>
          <w:t>данных телеметрии и их отправку в облачную платформу</w:t>
        </w:r>
      </w:ins>
      <w:ins w:id="502" w:author="Rostislav Bobin" w:date="2019-05-27T15:34:00Z">
        <w:r w:rsidR="0096271E" w:rsidRPr="0096271E">
          <w:rPr>
            <w:rPrChange w:id="503" w:author="Rostislav Bobin" w:date="2019-05-27T15:34:00Z">
              <w:rPr>
                <w:i/>
              </w:rPr>
            </w:rPrChange>
          </w:rPr>
          <w:t xml:space="preserve"> </w:t>
        </w:r>
        <w:r w:rsidR="0096271E" w:rsidRPr="0096271E">
          <w:rPr>
            <w:lang w:val="en-US"/>
            <w:rPrChange w:id="504" w:author="Rostislav Bobin" w:date="2019-05-27T15:34:00Z">
              <w:rPr>
                <w:i/>
                <w:lang w:val="en-US"/>
              </w:rPr>
            </w:rPrChange>
          </w:rPr>
          <w:t>Azure</w:t>
        </w:r>
        <w:r w:rsidR="0096271E" w:rsidRPr="0096271E">
          <w:rPr>
            <w:rPrChange w:id="505" w:author="Rostislav Bobin" w:date="2019-05-27T15:34:00Z">
              <w:rPr>
                <w:i/>
                <w:lang w:val="en-US"/>
              </w:rPr>
            </w:rPrChange>
          </w:rPr>
          <w:t xml:space="preserve"> </w:t>
        </w:r>
        <w:r w:rsidR="0096271E" w:rsidRPr="0096271E">
          <w:rPr>
            <w:lang w:val="en-US"/>
            <w:rPrChange w:id="506" w:author="Rostislav Bobin" w:date="2019-05-27T15:34:00Z">
              <w:rPr>
                <w:i/>
                <w:lang w:val="en-US"/>
              </w:rPr>
            </w:rPrChange>
          </w:rPr>
          <w:t>Digital</w:t>
        </w:r>
        <w:r w:rsidR="0096271E" w:rsidRPr="0096271E">
          <w:rPr>
            <w:rPrChange w:id="507" w:author="Rostislav Bobin" w:date="2019-05-27T15:34:00Z">
              <w:rPr>
                <w:i/>
                <w:lang w:val="en-US"/>
              </w:rPr>
            </w:rPrChange>
          </w:rPr>
          <w:t xml:space="preserve"> </w:t>
        </w:r>
        <w:r w:rsidR="0096271E" w:rsidRPr="0096271E">
          <w:rPr>
            <w:lang w:val="en-US"/>
            <w:rPrChange w:id="508" w:author="Rostislav Bobin" w:date="2019-05-27T15:34:00Z">
              <w:rPr>
                <w:i/>
                <w:lang w:val="en-US"/>
              </w:rPr>
            </w:rPrChange>
          </w:rPr>
          <w:t>Twins</w:t>
        </w:r>
        <w:r w:rsidR="0096271E" w:rsidRPr="0096271E">
          <w:rPr>
            <w:rPrChange w:id="509" w:author="Rostislav Bobin" w:date="2019-05-27T15:34:00Z">
              <w:rPr>
                <w:lang w:val="en-US"/>
              </w:rPr>
            </w:rPrChange>
          </w:rPr>
          <w:t xml:space="preserve">. </w:t>
        </w:r>
        <w:r w:rsidR="0096271E">
          <w:t>Состоит из следующих элементов</w:t>
        </w:r>
      </w:ins>
      <w:ins w:id="510" w:author="Rostislav Bobin" w:date="2019-05-27T15:06:00Z">
        <w:r w:rsidRPr="0096271E">
          <w:rPr>
            <w:rPrChange w:id="511" w:author="Rostislav Bobin" w:date="2019-05-27T15:34:00Z">
              <w:rPr>
                <w:i/>
              </w:rPr>
            </w:rPrChange>
          </w:rPr>
          <w:t>:</w:t>
        </w:r>
      </w:ins>
    </w:p>
    <w:p w14:paraId="354EF757" w14:textId="4AFF5052" w:rsidR="00AF7D62" w:rsidDel="00AF7D62" w:rsidRDefault="00AF7D62" w:rsidP="00695244">
      <w:pPr>
        <w:pStyle w:val="ab"/>
        <w:numPr>
          <w:ilvl w:val="3"/>
          <w:numId w:val="33"/>
        </w:numPr>
        <w:spacing w:line="360" w:lineRule="auto"/>
        <w:jc w:val="both"/>
        <w:rPr>
          <w:del w:id="512" w:author="Rostislav Bobin" w:date="2019-05-27T15:07:00Z"/>
        </w:rPr>
        <w:pPrChange w:id="513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514" w:author="Rostislav Bobin" w:date="2019-05-27T15:07:00Z">
        <w:r>
          <w:lastRenderedPageBreak/>
          <w:t xml:space="preserve"> </w:t>
        </w:r>
      </w:ins>
    </w:p>
    <w:p w14:paraId="2F4F08A7" w14:textId="0D6FB379" w:rsidR="0034666E" w:rsidDel="00AF7D62" w:rsidRDefault="0034666E" w:rsidP="00695244">
      <w:pPr>
        <w:pStyle w:val="ab"/>
        <w:numPr>
          <w:ilvl w:val="2"/>
          <w:numId w:val="33"/>
        </w:numPr>
        <w:spacing w:line="360" w:lineRule="auto"/>
        <w:jc w:val="both"/>
        <w:rPr>
          <w:del w:id="515" w:author="Rostislav Bobin" w:date="2019-05-27T15:07:00Z"/>
        </w:rPr>
        <w:pPrChange w:id="516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del w:id="517" w:author="Rostislav Bobin" w:date="2019-05-27T14:50:00Z">
        <w:r w:rsidRPr="00AF7D62" w:rsidDel="00170FD1">
          <w:rPr>
            <w:i/>
            <w:rPrChange w:id="518" w:author="Rostislav Bobin" w:date="2019-05-27T15:07:00Z">
              <w:rPr>
                <w:i/>
              </w:rPr>
            </w:rPrChange>
          </w:rPr>
          <w:delText xml:space="preserve">Обработчик </w:delText>
        </w:r>
      </w:del>
      <w:ins w:id="519" w:author="Rostislav Bobin" w:date="2019-05-27T14:50:00Z">
        <w:r w:rsidR="00170FD1" w:rsidRPr="00AF7D62">
          <w:rPr>
            <w:i/>
            <w:rPrChange w:id="520" w:author="Rostislav Bobin" w:date="2019-05-27T15:07:00Z">
              <w:rPr>
                <w:i/>
              </w:rPr>
            </w:rPrChange>
          </w:rPr>
          <w:t xml:space="preserve">Генератор </w:t>
        </w:r>
      </w:ins>
      <w:r w:rsidR="009B3DEE" w:rsidRPr="00AF7D62">
        <w:rPr>
          <w:i/>
          <w:rPrChange w:id="521" w:author="Rostislav Bobin" w:date="2019-05-27T15:07:00Z">
            <w:rPr>
              <w:i/>
            </w:rPr>
          </w:rPrChange>
        </w:rPr>
        <w:t>телеметрии</w:t>
      </w:r>
      <w:r>
        <w:t xml:space="preserve"> – производит поиск показаний электропотребления в базе для каждого устройства</w:t>
      </w:r>
      <w:r w:rsidR="00601C79">
        <w:t>, отправляет полученные данные в центр Интернета вещей </w:t>
      </w:r>
      <w:r w:rsidR="00601C79" w:rsidRPr="00601C79">
        <w:t>[</w:t>
      </w:r>
      <w:r w:rsidR="00601C79">
        <w:fldChar w:fldCharType="begin"/>
      </w:r>
      <w:r w:rsidR="00601C79">
        <w:instrText xml:space="preserve"> REF _Ref9254486 \r \h </w:instrText>
      </w:r>
      <w:r w:rsidR="00A07AFB">
        <w:instrText xml:space="preserve"> \* MERGEFORMAT </w:instrText>
      </w:r>
      <w:r w:rsidR="00601C79">
        <w:fldChar w:fldCharType="separate"/>
      </w:r>
      <w:r w:rsidR="00601C79">
        <w:t>35</w:t>
      </w:r>
      <w:r w:rsidR="00601C79">
        <w:fldChar w:fldCharType="end"/>
      </w:r>
      <w:r w:rsidR="00601C79" w:rsidRPr="00601C79">
        <w:t>]</w:t>
      </w:r>
      <w:r w:rsidR="00601C79">
        <w:t xml:space="preserve">, автоматический генерируемый облачной платформой </w:t>
      </w:r>
      <w:r w:rsidR="00601C79" w:rsidRPr="00AF7D62">
        <w:rPr>
          <w:lang w:val="en-US"/>
          <w:rPrChange w:id="522" w:author="Rostislav Bobin" w:date="2019-05-27T15:07:00Z">
            <w:rPr>
              <w:lang w:val="en-US"/>
            </w:rPr>
          </w:rPrChange>
        </w:rPr>
        <w:t>Microsoft</w:t>
      </w:r>
      <w:r w:rsidR="00601C79" w:rsidRPr="00601C79">
        <w:t xml:space="preserve"> </w:t>
      </w:r>
      <w:r w:rsidR="00601C79" w:rsidRPr="00AF7D62">
        <w:rPr>
          <w:lang w:val="en-US"/>
          <w:rPrChange w:id="523" w:author="Rostislav Bobin" w:date="2019-05-27T15:07:00Z">
            <w:rPr>
              <w:lang w:val="en-US"/>
            </w:rPr>
          </w:rPrChange>
        </w:rPr>
        <w:t>Azure</w:t>
      </w:r>
      <w:r w:rsidR="00601C79">
        <w:t xml:space="preserve"> при создании </w:t>
      </w:r>
      <w:r w:rsidR="00601C79" w:rsidRPr="00AF7D62">
        <w:rPr>
          <w:lang w:val="en-US"/>
          <w:rPrChange w:id="524" w:author="Rostislav Bobin" w:date="2019-05-27T15:07:00Z">
            <w:rPr>
              <w:lang w:val="en-US"/>
            </w:rPr>
          </w:rPrChange>
        </w:rPr>
        <w:t>Azure</w:t>
      </w:r>
      <w:r w:rsidR="00601C79" w:rsidRPr="00601C79">
        <w:t xml:space="preserve"> </w:t>
      </w:r>
      <w:r w:rsidR="00601C79" w:rsidRPr="00AF7D62">
        <w:rPr>
          <w:lang w:val="en-US"/>
          <w:rPrChange w:id="525" w:author="Rostislav Bobin" w:date="2019-05-27T15:07:00Z">
            <w:rPr>
              <w:lang w:val="en-US"/>
            </w:rPr>
          </w:rPrChange>
        </w:rPr>
        <w:t>Digital</w:t>
      </w:r>
      <w:r w:rsidR="00601C79" w:rsidRPr="00601C79">
        <w:t xml:space="preserve"> </w:t>
      </w:r>
      <w:r w:rsidR="00601C79" w:rsidRPr="00AF7D62">
        <w:rPr>
          <w:lang w:val="en-US"/>
          <w:rPrChange w:id="526" w:author="Rostislav Bobin" w:date="2019-05-27T15:07:00Z">
            <w:rPr>
              <w:lang w:val="en-US"/>
            </w:rPr>
          </w:rPrChange>
        </w:rPr>
        <w:t>Twins</w:t>
      </w:r>
      <w:r>
        <w:t xml:space="preserve">. </w:t>
      </w:r>
    </w:p>
    <w:p w14:paraId="44B6112C" w14:textId="77777777" w:rsidR="00AF7D62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rPr>
          <w:ins w:id="527" w:author="Rostislav Bobin" w:date="2019-05-27T15:07:00Z"/>
        </w:rPr>
        <w:pPrChange w:id="528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</w:p>
    <w:p w14:paraId="54743B3C" w14:textId="1C4085C0" w:rsidR="0034666E" w:rsidDel="00AF7D62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rPr>
          <w:del w:id="529" w:author="Rostislav Bobin" w:date="2019-05-27T15:07:00Z"/>
        </w:rPr>
        <w:pPrChange w:id="530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531" w:author="Rostislav Bobin" w:date="2019-05-27T15:07:00Z">
        <w:r>
          <w:rPr>
            <w:i/>
          </w:rPr>
          <w:t xml:space="preserve"> </w:t>
        </w:r>
      </w:ins>
      <w:commentRangeStart w:id="532"/>
      <w:del w:id="533" w:author="Rostislav Bobin" w:date="2019-05-27T14:44:00Z">
        <w:r w:rsidR="0034666E" w:rsidRPr="00AF7D62" w:rsidDel="00170FD1">
          <w:rPr>
            <w:i/>
            <w:rPrChange w:id="534" w:author="Rostislav Bobin" w:date="2019-05-27T15:07:00Z">
              <w:rPr>
                <w:i/>
              </w:rPr>
            </w:rPrChange>
          </w:rPr>
          <w:delText>Пользовательские функции</w:delText>
        </w:r>
      </w:del>
      <w:ins w:id="535" w:author="Rostislav Bobin" w:date="2019-05-27T14:44:00Z">
        <w:r w:rsidR="00170FD1" w:rsidRPr="00AF7D62">
          <w:rPr>
            <w:i/>
            <w:rPrChange w:id="536" w:author="Rostislav Bobin" w:date="2019-05-27T15:07:00Z">
              <w:rPr>
                <w:i/>
              </w:rPr>
            </w:rPrChange>
          </w:rPr>
          <w:t>Функция обработки телеметрии</w:t>
        </w:r>
      </w:ins>
      <w:r w:rsidR="0034666E">
        <w:t xml:space="preserve"> – осуществля</w:t>
      </w:r>
      <w:ins w:id="537" w:author="Rostislav Bobin" w:date="2019-05-27T14:44:00Z">
        <w:r w:rsidR="00170FD1">
          <w:t>е</w:t>
        </w:r>
      </w:ins>
      <w:del w:id="538" w:author="Rostislav Bobin" w:date="2019-05-27T14:44:00Z">
        <w:r w:rsidR="0034666E" w:rsidDel="00170FD1">
          <w:delText>ю</w:delText>
        </w:r>
      </w:del>
      <w:r w:rsidR="0034666E">
        <w:t>т первичную обработку данн</w:t>
      </w:r>
      <w:r w:rsidR="00601C79">
        <w:t>ых с устройств до их отправки в центр</w:t>
      </w:r>
      <w:ins w:id="539" w:author="Rostislav Bobin" w:date="2019-05-27T15:26:00Z">
        <w:r w:rsidR="0096271E">
          <w:t xml:space="preserve"> Интернета вещей</w:t>
        </w:r>
      </w:ins>
      <w:r w:rsidR="0034666E">
        <w:t>, когда выполня</w:t>
      </w:r>
      <w:ins w:id="540" w:author="Rostislav Bobin" w:date="2019-05-27T15:27:00Z">
        <w:r w:rsidR="0096271E">
          <w:t>ются</w:t>
        </w:r>
      </w:ins>
      <w:del w:id="541" w:author="Rostislav Bobin" w:date="2019-05-27T15:27:00Z">
        <w:r w:rsidR="0034666E" w:rsidDel="0096271E">
          <w:delText>ются</w:delText>
        </w:r>
      </w:del>
      <w:r w:rsidR="0034666E">
        <w:t xml:space="preserve"> условия, указанные сопоставителями</w:t>
      </w:r>
      <w:ins w:id="542" w:author="Rostislav Bobin" w:date="2019-05-27T15:27:00Z">
        <w:r w:rsidR="0096271E">
          <w:t xml:space="preserve">, в частности, </w:t>
        </w:r>
      </w:ins>
      <w:ins w:id="543" w:author="Rostislav Bobin" w:date="2019-05-27T15:31:00Z">
        <w:r w:rsidR="0096271E">
          <w:t>выявление</w:t>
        </w:r>
      </w:ins>
      <w:ins w:id="544" w:author="Rostislav Bobin" w:date="2019-05-27T15:27:00Z">
        <w:r w:rsidR="0096271E">
          <w:t xml:space="preserve"> </w:t>
        </w:r>
      </w:ins>
      <w:ins w:id="545" w:author="Rostislav Bobin" w:date="2019-05-27T15:32:00Z">
        <w:r w:rsidR="0096271E">
          <w:t xml:space="preserve">помещений, </w:t>
        </w:r>
      </w:ins>
      <w:ins w:id="546" w:author="Rostislav Bobin" w:date="2019-05-27T15:27:00Z">
        <w:r w:rsidR="0096271E">
          <w:t>текущие показатели энергопотребления</w:t>
        </w:r>
      </w:ins>
      <w:ins w:id="547" w:author="Rostislav Bobin" w:date="2019-05-27T15:32:00Z">
        <w:r w:rsidR="0096271E">
          <w:t xml:space="preserve"> которых</w:t>
        </w:r>
      </w:ins>
      <w:ins w:id="548" w:author="Rostislav Bobin" w:date="2019-05-27T15:27:00Z">
        <w:r w:rsidR="0096271E">
          <w:t xml:space="preserve"> превышают</w:t>
        </w:r>
      </w:ins>
      <w:ins w:id="549" w:author="Rostislav Bobin" w:date="2019-05-27T15:31:00Z">
        <w:r w:rsidR="0096271E">
          <w:t xml:space="preserve"> </w:t>
        </w:r>
      </w:ins>
      <w:ins w:id="550" w:author="Rostislav Bobin" w:date="2019-05-27T15:29:00Z">
        <w:r w:rsidR="0096271E">
          <w:t xml:space="preserve">заранее определенные </w:t>
        </w:r>
      </w:ins>
      <w:ins w:id="551" w:author="Rostislav Bobin" w:date="2019-05-27T15:27:00Z">
        <w:r w:rsidR="0096271E">
          <w:t>рекомендуемые нормы</w:t>
        </w:r>
      </w:ins>
      <w:ins w:id="552" w:author="Rostislav Bobin" w:date="2019-05-27T15:32:00Z">
        <w:r w:rsidR="0096271E">
          <w:t xml:space="preserve"> энергопотребления</w:t>
        </w:r>
      </w:ins>
      <w:ins w:id="553" w:author="Rostislav Bobin" w:date="2019-05-27T15:30:00Z">
        <w:r w:rsidR="0096271E">
          <w:t xml:space="preserve">. </w:t>
        </w:r>
      </w:ins>
      <w:del w:id="554" w:author="Rostislav Bobin" w:date="2019-05-27T15:32:00Z">
        <w:r w:rsidR="0034666E" w:rsidDel="0096271E">
          <w:delText xml:space="preserve">. </w:delText>
        </w:r>
        <w:commentRangeEnd w:id="532"/>
        <w:r w:rsidR="00635824" w:rsidDel="0096271E">
          <w:rPr>
            <w:rStyle w:val="afc"/>
          </w:rPr>
          <w:commentReference w:id="532"/>
        </w:r>
      </w:del>
    </w:p>
    <w:p w14:paraId="34011D1C" w14:textId="77777777" w:rsidR="00AF7D62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rPr>
          <w:ins w:id="555" w:author="Rostislav Bobin" w:date="2019-05-27T15:07:00Z"/>
        </w:rPr>
        <w:pPrChange w:id="556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</w:p>
    <w:p w14:paraId="537BA6EC" w14:textId="775B20A5" w:rsidR="0034666E" w:rsidDel="00AF7D62" w:rsidRDefault="00AF7D62" w:rsidP="007B10E1">
      <w:pPr>
        <w:pStyle w:val="ab"/>
        <w:numPr>
          <w:ilvl w:val="2"/>
          <w:numId w:val="33"/>
        </w:numPr>
        <w:spacing w:line="360" w:lineRule="auto"/>
        <w:jc w:val="both"/>
        <w:rPr>
          <w:del w:id="557" w:author="Rostislav Bobin" w:date="2019-05-27T15:08:00Z"/>
        </w:rPr>
        <w:pPrChange w:id="558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559" w:author="Rostislav Bobin" w:date="2019-05-27T15:07:00Z">
        <w:r>
          <w:rPr>
            <w:i/>
          </w:rPr>
          <w:t xml:space="preserve"> </w:t>
        </w:r>
      </w:ins>
      <w:r w:rsidR="0034666E" w:rsidRPr="00AF7D62">
        <w:rPr>
          <w:i/>
          <w:rPrChange w:id="560" w:author="Rostislav Bobin" w:date="2019-05-27T15:07:00Z">
            <w:rPr>
              <w:i/>
            </w:rPr>
          </w:rPrChange>
        </w:rPr>
        <w:t xml:space="preserve">Модуль создания </w:t>
      </w:r>
      <w:del w:id="561" w:author="Rostislav Bobin" w:date="2019-05-27T14:50:00Z">
        <w:r w:rsidR="0034666E" w:rsidRPr="00AF7D62" w:rsidDel="00170FD1">
          <w:rPr>
            <w:i/>
            <w:rPrChange w:id="562" w:author="Rostislav Bobin" w:date="2019-05-27T15:07:00Z">
              <w:rPr>
                <w:i/>
              </w:rPr>
            </w:rPrChange>
          </w:rPr>
          <w:delText xml:space="preserve">пространственного интеллектуального </w:delText>
        </w:r>
      </w:del>
      <w:r w:rsidR="0034666E" w:rsidRPr="00AF7D62">
        <w:rPr>
          <w:i/>
          <w:rPrChange w:id="563" w:author="Rostislav Bobin" w:date="2019-05-27T15:07:00Z">
            <w:rPr>
              <w:i/>
            </w:rPr>
          </w:rPrChange>
        </w:rPr>
        <w:t>графа</w:t>
      </w:r>
      <w:r w:rsidR="0034666E">
        <w:t xml:space="preserve"> – получает на вход файл сериализации данных формата </w:t>
      </w:r>
      <w:r w:rsidR="0034666E" w:rsidRPr="00AF7D62">
        <w:rPr>
          <w:lang w:val="en-US"/>
          <w:rPrChange w:id="564" w:author="Rostislav Bobin" w:date="2019-05-27T15:07:00Z">
            <w:rPr>
              <w:lang w:val="en-US"/>
            </w:rPr>
          </w:rPrChange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AF7D62">
        <w:rPr>
          <w:lang w:val="en-US"/>
          <w:rPrChange w:id="565" w:author="Rostislav Bobin" w:date="2019-05-27T15:07:00Z">
            <w:rPr>
              <w:lang w:val="en-US"/>
            </w:rPr>
          </w:rPrChange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AF7D62">
        <w:rPr>
          <w:lang w:val="en-US"/>
          <w:rPrChange w:id="566" w:author="Rostislav Bobin" w:date="2019-05-27T15:07:00Z">
            <w:rPr>
              <w:lang w:val="en-US"/>
            </w:rPr>
          </w:rPrChange>
        </w:rPr>
        <w:t>API</w:t>
      </w:r>
      <w:r w:rsidR="00455A2A" w:rsidRPr="00455A2A">
        <w:t xml:space="preserve"> </w:t>
      </w:r>
      <w:r w:rsidR="00455A2A" w:rsidRPr="00AF7D62">
        <w:rPr>
          <w:lang w:val="en-US"/>
          <w:rPrChange w:id="567" w:author="Rostislav Bobin" w:date="2019-05-27T15:07:00Z">
            <w:rPr>
              <w:lang w:val="en-US"/>
            </w:rPr>
          </w:rPrChange>
        </w:rPr>
        <w:t>Digital</w:t>
      </w:r>
      <w:r w:rsidR="00455A2A" w:rsidRPr="00455A2A">
        <w:t xml:space="preserve"> </w:t>
      </w:r>
      <w:r w:rsidR="00455A2A" w:rsidRPr="00AF7D62">
        <w:rPr>
          <w:lang w:val="en-US"/>
          <w:rPrChange w:id="568" w:author="Rostislav Bobin" w:date="2019-05-27T15:07:00Z">
            <w:rPr>
              <w:lang w:val="en-US"/>
            </w:rPr>
          </w:rPrChange>
        </w:rPr>
        <w:t>Twins</w:t>
      </w:r>
      <w:r w:rsidR="00455A2A">
        <w:t xml:space="preserve"> для создания пространственного интеллектуального графа</w:t>
      </w:r>
      <w:ins w:id="569" w:author="Rostislav Bobin" w:date="2019-05-27T15:11:00Z">
        <w:r>
          <w:t xml:space="preserve"> </w:t>
        </w:r>
      </w:ins>
      <w:del w:id="570" w:author="Rostislav Bobin" w:date="2019-05-27T15:11:00Z">
        <w:r w:rsidR="00455A2A" w:rsidDel="00AF7D62">
          <w:delText xml:space="preserve">. </w:delText>
        </w:r>
      </w:del>
      <w:ins w:id="571" w:author="Rostislav Bobin" w:date="2019-05-27T15:11:00Z">
        <w:r w:rsidRPr="00AF7D62">
          <w:t xml:space="preserve">в соответствии с определенной схемой, а также </w:t>
        </w:r>
      </w:ins>
      <w:ins w:id="572" w:author="Rostislav Bobin" w:date="2019-05-27T15:12:00Z">
        <w:r>
          <w:t>возвращает</w:t>
        </w:r>
      </w:ins>
      <w:ins w:id="573" w:author="Rostislav Bobin" w:date="2019-05-27T15:11:00Z">
        <w:r>
          <w:t xml:space="preserve"> строку</w:t>
        </w:r>
        <w:r w:rsidRPr="00AF7D62">
          <w:t xml:space="preserve"> подключения для дальнейшей работы с экземпляром цифрового двойника.</w:t>
        </w:r>
      </w:ins>
      <w:ins w:id="574" w:author="Rostislav Bobin" w:date="2019-05-27T16:14:00Z">
        <w:r w:rsidR="007B10E1">
          <w:t xml:space="preserve"> Также </w:t>
        </w:r>
      </w:ins>
      <w:ins w:id="575" w:author="Rostislav Bobin" w:date="2019-05-27T16:16:00Z">
        <w:r w:rsidR="007B10E1">
          <w:t xml:space="preserve">возвращает </w:t>
        </w:r>
      </w:ins>
      <w:ins w:id="576" w:author="Rostislav Bobin" w:date="2019-05-27T16:19:00Z">
        <w:r w:rsidR="007B10E1">
          <w:t xml:space="preserve">пользователю </w:t>
        </w:r>
      </w:ins>
      <w:ins w:id="577" w:author="Rostislav Bobin" w:date="2019-05-27T16:16:00Z">
        <w:r w:rsidR="007B10E1">
          <w:t xml:space="preserve">код для </w:t>
        </w:r>
      </w:ins>
      <w:ins w:id="578" w:author="Rostislav Bobin" w:date="2019-05-27T16:14:00Z">
        <w:r w:rsidR="007B10E1">
          <w:t>регистрации устройств</w:t>
        </w:r>
      </w:ins>
      <w:ins w:id="579" w:author="Rostislav Bobin" w:date="2019-05-27T16:17:00Z">
        <w:r w:rsidR="007B10E1">
          <w:t>а в</w:t>
        </w:r>
      </w:ins>
      <w:ins w:id="580" w:author="Rostislav Bobin" w:date="2019-05-27T16:14:00Z">
        <w:r w:rsidR="007B10E1">
          <w:t xml:space="preserve"> </w:t>
        </w:r>
        <w:r w:rsidR="007B10E1" w:rsidRPr="007B10E1">
          <w:t>Azure Active Directory [34], т.е. устройство, с которого планируется получить файл с иерархией графа и осуществлять сбор телеметрии, должно иметь на это право.</w:t>
        </w:r>
      </w:ins>
    </w:p>
    <w:p w14:paraId="20A79F6F" w14:textId="77777777" w:rsidR="00AF7D62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rPr>
          <w:ins w:id="581" w:author="Rostislav Bobin" w:date="2019-05-27T15:08:00Z"/>
        </w:rPr>
        <w:pPrChange w:id="582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</w:p>
    <w:p w14:paraId="0ED1EEB9" w14:textId="599C1CB2" w:rsidR="00455A2A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rPr>
          <w:ins w:id="583" w:author="Rostislav Bobin" w:date="2019-05-27T15:08:00Z"/>
        </w:rPr>
        <w:pPrChange w:id="584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585" w:author="Rostislav Bobin" w:date="2019-05-27T15:08:00Z">
        <w:r>
          <w:rPr>
            <w:i/>
          </w:rPr>
          <w:t xml:space="preserve"> </w:t>
        </w:r>
      </w:ins>
      <w:commentRangeStart w:id="586"/>
      <w:del w:id="587" w:author="Rostislav Bobin" w:date="2019-05-27T14:45:00Z">
        <w:r w:rsidR="00455A2A" w:rsidRPr="00AF7D62" w:rsidDel="00170FD1">
          <w:rPr>
            <w:i/>
            <w:rPrChange w:id="588" w:author="Rostislav Bobin" w:date="2019-05-27T15:08:00Z">
              <w:rPr>
                <w:i/>
              </w:rPr>
            </w:rPrChange>
          </w:rPr>
          <w:delText>Обработчик данных с сервера для определения статуса помещения</w:delText>
        </w:r>
        <w:commentRangeEnd w:id="586"/>
        <w:r w:rsidR="00635824" w:rsidDel="00170FD1">
          <w:rPr>
            <w:rStyle w:val="afc"/>
          </w:rPr>
          <w:commentReference w:id="586"/>
        </w:r>
      </w:del>
      <w:ins w:id="589" w:author="Rostislav Bobin" w:date="2019-05-27T14:55:00Z">
        <w:r w:rsidR="002B5578" w:rsidRPr="00AF7D62">
          <w:rPr>
            <w:i/>
            <w:rPrChange w:id="590" w:author="Rostislav Bobin" w:date="2019-05-27T15:08:00Z">
              <w:rPr>
                <w:i/>
              </w:rPr>
            </w:rPrChange>
          </w:rPr>
          <w:t>Модуль постобработки данных</w:t>
        </w:r>
      </w:ins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AF7D62">
        <w:rPr>
          <w:lang w:val="en-US"/>
          <w:rPrChange w:id="591" w:author="Rostislav Bobin" w:date="2019-05-27T15:08:00Z">
            <w:rPr>
              <w:lang w:val="en-US"/>
            </w:rPr>
          </w:rPrChange>
        </w:rPr>
        <w:t> </w:t>
      </w:r>
      <w:r w:rsidR="00455A2A" w:rsidRPr="00455A2A">
        <w:t>[</w:t>
      </w:r>
      <w:r w:rsidR="00455A2A">
        <w:fldChar w:fldCharType="begin"/>
      </w:r>
      <w:r w:rsidR="00455A2A">
        <w:instrText xml:space="preserve"> REF _Ref9245952 \r \h </w:instrText>
      </w:r>
      <w:r w:rsidR="00581ACE">
        <w:instrText xml:space="preserve"> \* MERGEFORMAT </w:instrText>
      </w:r>
      <w:r w:rsidR="00455A2A">
        <w:fldChar w:fldCharType="separate"/>
      </w:r>
      <w:r w:rsidR="00455A2A">
        <w:t>32</w:t>
      </w:r>
      <w:r w:rsidR="00455A2A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AF7D62">
        <w:rPr>
          <w:lang w:val="en-US"/>
          <w:rPrChange w:id="592" w:author="Rostislav Bobin" w:date="2019-05-27T15:08:00Z">
            <w:rPr>
              <w:lang w:val="en-US"/>
            </w:rPr>
          </w:rPrChange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AF7D62" w:rsidRDefault="00AF7D62" w:rsidP="00695244">
      <w:pPr>
        <w:pStyle w:val="ab"/>
        <w:numPr>
          <w:ilvl w:val="1"/>
          <w:numId w:val="33"/>
        </w:numPr>
        <w:spacing w:line="360" w:lineRule="auto"/>
        <w:jc w:val="both"/>
        <w:rPr>
          <w:i/>
          <w:rPrChange w:id="593" w:author="Rostislav Bobin" w:date="2019-05-27T15:08:00Z">
            <w:rPr/>
          </w:rPrChange>
        </w:rPr>
        <w:pPrChange w:id="594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595" w:author="Rostislav Bobin" w:date="2019-05-27T15:08:00Z">
        <w:r w:rsidRPr="00AF7D62">
          <w:rPr>
            <w:i/>
            <w:rPrChange w:id="596" w:author="Rostislav Bobin" w:date="2019-05-27T15:08:00Z">
              <w:rPr/>
            </w:rPrChange>
          </w:rPr>
          <w:lastRenderedPageBreak/>
          <w:t>Клиентское приложение</w:t>
        </w:r>
      </w:ins>
      <w:ins w:id="597" w:author="Rostislav Bobin" w:date="2019-05-27T15:34:00Z">
        <w:r w:rsidR="0096271E">
          <w:rPr>
            <w:i/>
          </w:rPr>
          <w:t xml:space="preserve"> – </w:t>
        </w:r>
        <w:r w:rsidR="0096271E" w:rsidRPr="00695244">
          <w:rPr>
            <w:rPrChange w:id="598" w:author="Rostislav Bobin" w:date="2019-05-27T15:36:00Z">
              <w:rPr>
                <w:i/>
              </w:rPr>
            </w:rPrChange>
          </w:rPr>
          <w:t xml:space="preserve">реализует </w:t>
        </w:r>
        <w:r w:rsidR="00695244" w:rsidRPr="00695244">
          <w:rPr>
            <w:rPrChange w:id="599" w:author="Rostislav Bobin" w:date="2019-05-27T15:36:00Z">
              <w:rPr>
                <w:i/>
              </w:rPr>
            </w:rPrChange>
          </w:rPr>
          <w:t xml:space="preserve"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</w:t>
        </w:r>
      </w:ins>
      <w:ins w:id="600" w:author="Rostislav Bobin" w:date="2019-05-27T15:35:00Z">
        <w:r w:rsidR="00695244" w:rsidRPr="00695244">
          <w:rPr>
            <w:rPrChange w:id="601" w:author="Rostislav Bobin" w:date="2019-05-27T15:36:00Z">
              <w:rPr>
                <w:i/>
              </w:rPr>
            </w:rPrChange>
          </w:rPr>
          <w:t>Клиентское приложение включает в себя следующие элементы</w:t>
        </w:r>
      </w:ins>
      <w:ins w:id="602" w:author="Rostislav Bobin" w:date="2019-05-27T15:08:00Z">
        <w:r w:rsidRPr="00695244">
          <w:rPr>
            <w:rPrChange w:id="603" w:author="Rostislav Bobin" w:date="2019-05-27T15:36:00Z">
              <w:rPr>
                <w:i/>
              </w:rPr>
            </w:rPrChange>
          </w:rPr>
          <w:t>:</w:t>
        </w:r>
      </w:ins>
    </w:p>
    <w:p w14:paraId="2B22FCD7" w14:textId="05B6FCF5" w:rsidR="00455A2A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pPrChange w:id="604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605" w:author="Rostislav Bobin" w:date="2019-05-27T15:09:00Z">
        <w:r>
          <w:rPr>
            <w:i/>
          </w:rPr>
          <w:t xml:space="preserve"> </w:t>
        </w:r>
      </w:ins>
      <w:r w:rsidR="00455A2A" w:rsidRPr="00FA1304">
        <w:rPr>
          <w:i/>
        </w:rPr>
        <w:t>Модуль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del w:id="606" w:author="Rostislav Bobin" w:date="2019-05-27T15:15:00Z">
        <w:r w:rsidR="00581ACE" w:rsidRPr="00581ACE" w:rsidDel="003D7269">
          <w:delText>[</w:delText>
        </w:r>
        <w:r w:rsidR="00581ACE" w:rsidDel="003D7269">
          <w:fldChar w:fldCharType="begin"/>
        </w:r>
        <w:r w:rsidR="00581ACE" w:rsidDel="003D7269">
          <w:delInstrText xml:space="preserve"> REF _Ref9246260 \r \h  \* MERGEFORMAT </w:delInstrText>
        </w:r>
        <w:r w:rsidR="00581ACE" w:rsidDel="003D7269">
          <w:fldChar w:fldCharType="separate"/>
        </w:r>
        <w:r w:rsidR="00581ACE" w:rsidDel="003D7269">
          <w:delText>33</w:delText>
        </w:r>
        <w:r w:rsidR="00581ACE" w:rsidDel="003D7269">
          <w:fldChar w:fldCharType="end"/>
        </w:r>
        <w:r w:rsidR="00581ACE" w:rsidRPr="00581ACE" w:rsidDel="003D7269">
          <w:delText>].</w:delText>
        </w:r>
        <w:r w:rsidR="00455A2A" w:rsidDel="003D7269">
          <w:delText xml:space="preserve"> </w:delText>
        </w:r>
      </w:del>
      <w:r w:rsidR="00455A2A">
        <w:t>авторизации</w:t>
      </w:r>
      <w:ins w:id="607" w:author="Rostislav Bobin" w:date="2019-05-27T15:15:00Z">
        <w:r w:rsidR="003D7269">
          <w:t xml:space="preserve"> </w:t>
        </w:r>
      </w:ins>
      <w:del w:id="608" w:author="Rostislav Bobin" w:date="2019-05-27T15:15:00Z">
        <w:r w:rsidR="00455A2A" w:rsidDel="003D7269">
          <w:delText xml:space="preserve"> </w:delText>
        </w:r>
      </w:del>
      <w:r w:rsidR="00455A2A">
        <w:t>по</w:t>
      </w:r>
      <w:r w:rsidR="00581ACE">
        <w:t>льзователя, от имени которого</w:t>
      </w:r>
      <w:del w:id="609" w:author="Rostislav Bobin" w:date="2019-05-27T15:09:00Z">
        <w:r w:rsidR="00581ACE" w:rsidDel="00AF7D62">
          <w:delText xml:space="preserve"> </w:delText>
        </w:r>
      </w:del>
      <w:ins w:id="610" w:author="Rostislav Bobin" w:date="2019-05-27T15:09:00Z">
        <w:r>
          <w:t xml:space="preserve"> </w:t>
        </w:r>
      </w:ins>
      <w:r w:rsidR="00581ACE">
        <w:t>выполняется запрос</w:t>
      </w:r>
      <w:ins w:id="611" w:author="Rostislav Bobin" w:date="2019-05-27T15:15:00Z">
        <w:r w:rsidR="003D7269">
          <w:t> </w:t>
        </w:r>
        <w:r w:rsidR="003D7269" w:rsidRPr="00581ACE">
          <w:t>[</w:t>
        </w:r>
        <w:r w:rsidR="003D7269">
          <w:fldChar w:fldCharType="begin"/>
        </w:r>
        <w:r w:rsidR="003D7269">
          <w:instrText xml:space="preserve"> REF _Ref9246260 \r \h  \* MERGEFORMAT </w:instrText>
        </w:r>
        <w:r w:rsidR="003D7269">
          <w:fldChar w:fldCharType="separate"/>
        </w:r>
        <w:r w:rsidR="003D7269">
          <w:t>33</w:t>
        </w:r>
        <w:r w:rsidR="003D7269">
          <w:fldChar w:fldCharType="end"/>
        </w:r>
        <w:r w:rsidR="003D7269" w:rsidRPr="00581ACE">
          <w:t>]</w:t>
        </w:r>
      </w:ins>
      <w:r w:rsidR="00581ACE">
        <w:t>.</w:t>
      </w:r>
      <w:ins w:id="612" w:author="Rostislav Bobin" w:date="2019-05-27T15:14:00Z">
        <w:r w:rsidR="003D7269">
          <w:t xml:space="preserve"> М</w:t>
        </w:r>
      </w:ins>
      <w:ins w:id="613" w:author="Rostislav Bobin" w:date="2019-05-27T15:16:00Z">
        <w:r w:rsidR="003D7269">
          <w:t>одуль п</w:t>
        </w:r>
      </w:ins>
      <w:ins w:id="614" w:author="Rostislav Bobin" w:date="2019-05-27T15:14:00Z">
        <w:r w:rsidR="003D7269" w:rsidRPr="003D7269">
          <w:t>ринимает на вход токен авторизации (полученный с помощью сто</w:t>
        </w:r>
        <w:r w:rsidR="003D7269">
          <w:t xml:space="preserve">роннего ПО – Postman API [36]) и </w:t>
        </w:r>
        <w:r w:rsidR="003D7269" w:rsidRPr="003D7269">
          <w:t xml:space="preserve">снабжает каждый запрос требуемыми заголовками авторизации. </w:t>
        </w:r>
      </w:ins>
    </w:p>
    <w:p w14:paraId="236219EF" w14:textId="54EE6DA7" w:rsidR="00455A2A" w:rsidRDefault="00AF7D62" w:rsidP="00695244">
      <w:pPr>
        <w:pStyle w:val="ab"/>
        <w:numPr>
          <w:ilvl w:val="2"/>
          <w:numId w:val="33"/>
        </w:numPr>
        <w:spacing w:line="360" w:lineRule="auto"/>
        <w:jc w:val="both"/>
        <w:pPrChange w:id="615" w:author="Rostislav Bobin" w:date="2019-05-27T15:36:00Z">
          <w:pPr>
            <w:pStyle w:val="ab"/>
            <w:numPr>
              <w:ilvl w:val="1"/>
              <w:numId w:val="33"/>
            </w:numPr>
            <w:spacing w:line="360" w:lineRule="auto"/>
            <w:ind w:left="731" w:hanging="360"/>
            <w:jc w:val="both"/>
          </w:pPr>
        </w:pPrChange>
      </w:pPr>
      <w:ins w:id="616" w:author="Rostislav Bobin" w:date="2019-05-27T15:09:00Z">
        <w:r>
          <w:rPr>
            <w:i/>
          </w:rPr>
          <w:t xml:space="preserve"> </w:t>
        </w:r>
      </w:ins>
      <w:commentRangeStart w:id="617"/>
      <w:del w:id="618" w:author="Rostislav Bobin" w:date="2019-05-27T00:16:00Z">
        <w:r w:rsidR="00455A2A" w:rsidRPr="00FA1304" w:rsidDel="00DA18DF">
          <w:rPr>
            <w:i/>
          </w:rPr>
          <w:delText xml:space="preserve">Отправитель </w:delText>
        </w:r>
      </w:del>
      <w:commentRangeEnd w:id="617"/>
      <w:ins w:id="619" w:author="Rostislav Bobin" w:date="2019-05-27T00:16:00Z">
        <w:r w:rsidR="00DA18DF">
          <w:rPr>
            <w:i/>
          </w:rPr>
          <w:t>Генератор</w:t>
        </w:r>
      </w:ins>
      <w:ins w:id="620" w:author="Rostislav Bobin" w:date="2019-05-27T14:51:00Z">
        <w:r w:rsidR="00170FD1">
          <w:rPr>
            <w:rStyle w:val="afc"/>
          </w:rPr>
          <w:t xml:space="preserve"> </w:t>
        </w:r>
      </w:ins>
      <w:del w:id="621" w:author="Rostislav Bobin" w:date="2019-05-27T14:51:00Z">
        <w:r w:rsidR="00635824" w:rsidDel="00170FD1">
          <w:rPr>
            <w:rStyle w:val="afc"/>
          </w:rPr>
          <w:commentReference w:id="617"/>
        </w:r>
        <w:r w:rsidR="00455A2A" w:rsidRPr="00FA1304" w:rsidDel="00170FD1">
          <w:rPr>
            <w:i/>
            <w:lang w:val="en-US"/>
          </w:rPr>
          <w:delText>HTTP</w:delText>
        </w:r>
        <w:r w:rsidR="00455A2A" w:rsidRPr="00FA1304" w:rsidDel="00170FD1">
          <w:rPr>
            <w:i/>
          </w:rPr>
          <w:delText xml:space="preserve"> </w:delText>
        </w:r>
      </w:del>
      <w:r w:rsidR="00455A2A" w:rsidRPr="00FA1304">
        <w:rPr>
          <w:i/>
          <w:lang w:val="en-US"/>
        </w:rPr>
        <w:t>REST</w:t>
      </w:r>
      <w:ins w:id="622" w:author="Rostislav Bobin" w:date="2019-05-27T14:52:00Z">
        <w:r w:rsidR="00170FD1">
          <w:rPr>
            <w:i/>
          </w:rPr>
          <w:t>-</w:t>
        </w:r>
      </w:ins>
      <w:del w:id="623" w:author="Rostislav Bobin" w:date="2019-05-27T14:52:00Z">
        <w:r w:rsidR="00455A2A" w:rsidRPr="00FA1304" w:rsidDel="00170FD1">
          <w:rPr>
            <w:i/>
          </w:rPr>
          <w:delText xml:space="preserve"> </w:delText>
        </w:r>
      </w:del>
      <w:r w:rsidR="00455A2A" w:rsidRPr="00FA1304">
        <w:rPr>
          <w:i/>
        </w:rPr>
        <w:t>запросов</w:t>
      </w:r>
      <w:del w:id="624" w:author="Rostislav Bobin" w:date="2019-05-27T14:51:00Z">
        <w:r w:rsidR="00455A2A" w:rsidRPr="00FA1304" w:rsidDel="00170FD1">
          <w:rPr>
            <w:i/>
          </w:rPr>
          <w:delText xml:space="preserve"> </w:delText>
        </w:r>
      </w:del>
      <w:ins w:id="625" w:author="Rostislav Bobin" w:date="2019-05-27T14:51:00Z">
        <w:r w:rsidR="00170FD1">
          <w:rPr>
            <w:i/>
          </w:rPr>
          <w:t xml:space="preserve"> </w:t>
        </w:r>
      </w:ins>
      <w:del w:id="626" w:author="Rostislav Bobin" w:date="2019-05-27T14:51:00Z">
        <w:r w:rsidR="00455A2A" w:rsidRPr="00FA1304" w:rsidDel="00170FD1">
          <w:rPr>
            <w:i/>
          </w:rPr>
          <w:delText xml:space="preserve">к </w:delText>
        </w:r>
        <w:r w:rsidR="00455A2A" w:rsidRPr="00FA1304" w:rsidDel="00170FD1">
          <w:rPr>
            <w:i/>
            <w:lang w:val="en-US"/>
          </w:rPr>
          <w:delText>API</w:delText>
        </w:r>
        <w:r w:rsidR="00455A2A" w:rsidRPr="00FA1304" w:rsidDel="00170FD1">
          <w:rPr>
            <w:i/>
          </w:rPr>
          <w:delText xml:space="preserve"> </w:delText>
        </w:r>
        <w:r w:rsidR="00455A2A" w:rsidRPr="00FA1304" w:rsidDel="00170FD1">
          <w:rPr>
            <w:i/>
            <w:lang w:val="en-US"/>
          </w:rPr>
          <w:delText>Digital</w:delText>
        </w:r>
        <w:r w:rsidR="00455A2A" w:rsidRPr="00FA1304" w:rsidDel="00170FD1">
          <w:rPr>
            <w:i/>
          </w:rPr>
          <w:delText xml:space="preserve"> </w:delText>
        </w:r>
        <w:r w:rsidR="00455A2A" w:rsidRPr="00FA1304" w:rsidDel="00170FD1">
          <w:rPr>
            <w:i/>
            <w:lang w:val="en-US"/>
          </w:rPr>
          <w:delText>Twins</w:delText>
        </w:r>
        <w:r w:rsidR="00455A2A" w:rsidRPr="00455A2A" w:rsidDel="00170FD1">
          <w:delText xml:space="preserve"> </w:delText>
        </w:r>
      </w:del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del w:id="627" w:author="Rostislav Bobin" w:date="2019-05-27T15:18:00Z">
        <w:r w:rsidR="00581ACE" w:rsidDel="003D7269">
          <w:delText xml:space="preserve">или </w:delText>
        </w:r>
      </w:del>
      <w:ins w:id="628" w:author="Rostislav Bobin" w:date="2019-05-27T15:18:00Z">
        <w:r w:rsidR="003D7269">
          <w:t xml:space="preserve">и помещений от </w:t>
        </w:r>
      </w:ins>
      <w:r w:rsidR="00581ACE">
        <w:t xml:space="preserve">пользователей. Путем отправки </w:t>
      </w:r>
      <w:ins w:id="629" w:author="Rostislav Bobin" w:date="2019-05-27T14:52:00Z">
        <w:r w:rsidR="00170FD1">
          <w:rPr>
            <w:lang w:val="en-US"/>
          </w:rPr>
          <w:t>HTTP</w:t>
        </w:r>
        <w:r w:rsidR="00170FD1" w:rsidRPr="00170FD1">
          <w:rPr>
            <w:rPrChange w:id="630" w:author="Rostislav Bobin" w:date="2019-05-27T14:52:00Z">
              <w:rPr>
                <w:lang w:val="en-US"/>
              </w:rPr>
            </w:rPrChange>
          </w:rPr>
          <w:t xml:space="preserve"> </w:t>
        </w:r>
        <w:r w:rsidR="00170FD1">
          <w:rPr>
            <w:lang w:val="en-US"/>
          </w:rPr>
          <w:t>REST</w:t>
        </w:r>
        <w:r w:rsidR="00170FD1">
          <w:rPr>
            <w:rPrChange w:id="631" w:author="Rostislav Bobin" w:date="2019-05-27T14:52:00Z">
              <w:rPr/>
            </w:rPrChange>
          </w:rPr>
          <w:t>-</w:t>
        </w:r>
      </w:ins>
      <w:r w:rsidR="00581ACE">
        <w:t xml:space="preserve">запросов к </w:t>
      </w:r>
      <w:ins w:id="632" w:author="Rostislav Bobin" w:date="2019-05-27T14:51:00Z">
        <w:r w:rsidR="00170FD1">
          <w:rPr>
            <w:lang w:val="en-US"/>
          </w:rPr>
          <w:t>API</w:t>
        </w:r>
        <w:r w:rsidR="00170FD1" w:rsidRPr="00170FD1">
          <w:rPr>
            <w:rPrChange w:id="633" w:author="Rostislav Bobin" w:date="2019-05-27T14:51:00Z">
              <w:rPr>
                <w:lang w:val="en-US"/>
              </w:rPr>
            </w:rPrChange>
          </w:rPr>
          <w:t xml:space="preserve"> </w:t>
        </w:r>
      </w:ins>
      <w:r w:rsidR="00581ACE">
        <w:t>облачной платформ</w:t>
      </w:r>
      <w:ins w:id="634" w:author="Rostislav Bobin" w:date="2019-05-27T14:51:00Z">
        <w:r w:rsidR="00170FD1">
          <w:t>ы</w:t>
        </w:r>
      </w:ins>
      <w:del w:id="635" w:author="Rostislav Bobin" w:date="2019-05-27T14:51:00Z">
        <w:r w:rsidR="00581ACE" w:rsidDel="00170FD1">
          <w:delText>е</w:delText>
        </w:r>
      </w:del>
      <w:r w:rsidR="00581ACE">
        <w:t xml:space="preserve"> получает</w:t>
      </w:r>
      <w:ins w:id="636" w:author="Rostislav Bobin" w:date="2019-05-27T15:18:00Z">
        <w:r w:rsidR="003D7269">
          <w:t xml:space="preserve"> и возвращает пользователю</w:t>
        </w:r>
      </w:ins>
      <w:r w:rsidR="00581ACE">
        <w:t xml:space="preserve"> информацию о выбранных устройствах и </w:t>
      </w:r>
      <w:del w:id="637" w:author="Rostislav Bobin" w:date="2019-05-27T15:19:00Z">
        <w:r w:rsidR="00581ACE" w:rsidDel="003D7269">
          <w:delText>пользователях</w:delText>
        </w:r>
      </w:del>
      <w:ins w:id="638" w:author="Rostislav Bobin" w:date="2019-05-27T15:19:00Z">
        <w:r w:rsidR="003D7269">
          <w:t>помещениях</w:t>
        </w:r>
      </w:ins>
      <w:r w:rsidR="00581ACE">
        <w:t>, а также создает новые компоненты графа</w:t>
      </w:r>
      <w:ins w:id="639" w:author="Rostislav Bobin" w:date="2019-05-27T15:17:00Z">
        <w:r w:rsidR="003D7269">
          <w:t>, то есть осуществляет управление пространственным интеллектуальным графом</w:t>
        </w:r>
      </w:ins>
      <w:r w:rsidR="00581ACE">
        <w:t>.</w:t>
      </w:r>
      <w:ins w:id="640" w:author="Rostislav Bobin" w:date="2019-05-27T15:16:00Z">
        <w:r w:rsidR="003D7269">
          <w:t xml:space="preserve"> </w:t>
        </w:r>
      </w:ins>
    </w:p>
    <w:p w14:paraId="298230BF" w14:textId="77777777" w:rsidR="0033163E" w:rsidRPr="008100FC" w:rsidRDefault="0033163E" w:rsidP="0033163E">
      <w:pPr>
        <w:rPr>
          <w:ins w:id="641" w:author="Rostislav Bobin" w:date="2019-04-19T08:57:00Z"/>
        </w:rPr>
      </w:pPr>
    </w:p>
    <w:p w14:paraId="1EDC15B5" w14:textId="5C584E10" w:rsidR="0058297E" w:rsidRDefault="00343DA3" w:rsidP="0058297E">
      <w:pPr>
        <w:pStyle w:val="2"/>
      </w:pPr>
      <w:bookmarkStart w:id="642" w:name="_Toc9242707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642"/>
    </w:p>
    <w:p w14:paraId="61F51010" w14:textId="71E9F12F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</w:t>
      </w:r>
      <w:del w:id="643" w:author="Rostislav Bobin" w:date="2019-05-27T15:37:00Z">
        <w:r w:rsidDel="00695244">
          <w:rPr>
            <w:lang w:val="en-US"/>
          </w:rPr>
          <w:delText>V</w:delText>
        </w:r>
      </w:del>
      <w:r>
        <w:rPr>
          <w:lang w:val="en-US"/>
        </w:rPr>
        <w:t>S</w:t>
      </w:r>
      <w:ins w:id="644" w:author="Rostislav Bobin" w:date="2019-05-27T15:37:00Z">
        <w:r w:rsidR="00695244">
          <w:rPr>
            <w:lang w:val="en-US"/>
          </w:rPr>
          <w:t>V</w:t>
        </w:r>
      </w:ins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70FBEEAD" w:rsidR="00581ACE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</w:p>
    <w:p w14:paraId="42B79E32" w14:textId="14F15D3C" w:rsidR="005305E1" w:rsidRDefault="005305E1" w:rsidP="00343DA3">
      <w:r>
        <w:lastRenderedPageBreak/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63B8C8B8" w:rsidR="005305E1" w:rsidRDefault="005305E1" w:rsidP="005305E1">
      <w:pPr>
        <w:pStyle w:val="ab"/>
        <w:numPr>
          <w:ilvl w:val="0"/>
          <w:numId w:val="34"/>
        </w:numPr>
        <w:spacing w:line="360" w:lineRule="auto"/>
      </w:pPr>
      <w:r>
        <w:rPr>
          <w:lang w:val="en-US"/>
        </w:rPr>
        <w:t>registration</w:t>
      </w:r>
      <w:r>
        <w:t xml:space="preserve"> – содержащая логины и пароли пользователей.</w:t>
      </w:r>
    </w:p>
    <w:p w14:paraId="42F91AE7" w14:textId="6C95D90F" w:rsidR="005305E1" w:rsidRDefault="005305E1" w:rsidP="005305E1">
      <w:pPr>
        <w:pStyle w:val="ab"/>
        <w:numPr>
          <w:ilvl w:val="0"/>
          <w:numId w:val="34"/>
        </w:numPr>
        <w:spacing w:line="360" w:lineRule="auto"/>
      </w:pPr>
      <w:r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D9BFC6C" w:rsidR="005305E1" w:rsidRDefault="005305E1" w:rsidP="00E91D47">
      <w:pPr>
        <w:pPrChange w:id="645" w:author="Rostislav Bobin" w:date="2019-05-27T12:53:00Z">
          <w:pPr/>
        </w:pPrChange>
      </w:pPr>
      <w:r>
        <w:t xml:space="preserve">В итоге получаем базу данных, </w:t>
      </w:r>
      <w:del w:id="646" w:author="Rostislav Bobin" w:date="2019-05-27T12:52:00Z">
        <w:r w:rsidDel="00E91D47">
          <w:delText xml:space="preserve">схема </w:delText>
        </w:r>
      </w:del>
      <w:ins w:id="647" w:author="Rostislav Bobin" w:date="2019-05-27T12:52:00Z">
        <w:r w:rsidR="00E91D47">
          <w:t>диаграмма «сущность</w:t>
        </w:r>
      </w:ins>
      <w:ins w:id="648" w:author="Rostislav Bobin" w:date="2019-05-27T12:53:00Z">
        <w:r w:rsidR="00E91D47" w:rsidRPr="00E91D47">
          <w:rPr>
            <w:rPrChange w:id="649" w:author="Rostislav Bobin" w:date="2019-05-27T12:53:00Z">
              <w:rPr>
                <w:lang w:val="en-US"/>
              </w:rPr>
            </w:rPrChange>
          </w:rPr>
          <w:t xml:space="preserve"> </w:t>
        </w:r>
        <w:r w:rsidR="00E91D47">
          <w:t>–</w:t>
        </w:r>
        <w:r w:rsidR="00E91D47" w:rsidRPr="00E91D47">
          <w:rPr>
            <w:rPrChange w:id="650" w:author="Rostislav Bobin" w:date="2019-05-27T12:53:00Z">
              <w:rPr>
                <w:lang w:val="en-US"/>
              </w:rPr>
            </w:rPrChange>
          </w:rPr>
          <w:t xml:space="preserve"> </w:t>
        </w:r>
      </w:ins>
      <w:ins w:id="651" w:author="Rostislav Bobin" w:date="2019-05-27T12:52:00Z">
        <w:r w:rsidR="00E91D47">
          <w:t xml:space="preserve">связь» </w:t>
        </w:r>
      </w:ins>
      <w:r>
        <w:t>которой изображена на рисунке</w:t>
      </w:r>
      <w:r w:rsidR="0033163E">
        <w:t> </w:t>
      </w:r>
      <w:r>
        <w:t xml:space="preserve">5.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5305E1" w14:paraId="1B61E5A9" w14:textId="77777777" w:rsidTr="00352BE6">
        <w:tc>
          <w:tcPr>
            <w:tcW w:w="9060" w:type="dxa"/>
          </w:tcPr>
          <w:p w14:paraId="29B18C58" w14:textId="28A3AF20" w:rsidR="005305E1" w:rsidRDefault="00352BE6" w:rsidP="005305E1">
            <w:pPr>
              <w:ind w:firstLine="0"/>
            </w:pPr>
            <w:del w:id="652" w:author="Rostislav Bobin" w:date="2019-05-27T12:55:00Z">
              <w:r w:rsidDel="00E91D47">
                <w:rPr>
                  <w:noProof/>
                </w:rPr>
                <w:drawing>
                  <wp:inline distT="0" distB="0" distL="0" distR="0" wp14:anchorId="633BE49F" wp14:editId="73C29104">
                    <wp:extent cx="5758594" cy="2934031"/>
                    <wp:effectExtent l="0" t="0" r="0" b="0"/>
                    <wp:docPr id="7" name="Рисунок 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" name="db.png"/>
                            <pic:cNvPicPr/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753" b="10787"/>
                            <a:stretch/>
                          </pic:blipFill>
                          <pic:spPr bwMode="auto">
                            <a:xfrm>
                              <a:off x="0" y="0"/>
                              <a:ext cx="5759450" cy="293446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  <w:ins w:id="653" w:author="Rostislav Bobin" w:date="2019-05-27T12:55:00Z">
              <w:r w:rsidR="00E91D47">
                <w:rPr>
                  <w:noProof/>
                </w:rPr>
                <w:drawing>
                  <wp:inline distT="0" distB="0" distL="0" distR="0" wp14:anchorId="2A82317F" wp14:editId="434E0B89">
                    <wp:extent cx="5759450" cy="2070100"/>
                    <wp:effectExtent l="0" t="0" r="0" b="6350"/>
                    <wp:docPr id="20" name="Рисунок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0" name="Model 1 Entity Relationship Diagram.jpg"/>
                            <pic:cNvPicPr/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0701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172A7BCD" w:rsidR="005305E1" w:rsidRDefault="005305E1" w:rsidP="00E91D47">
            <w:pPr>
              <w:ind w:firstLine="0"/>
              <w:jc w:val="center"/>
              <w:pPrChange w:id="654" w:author="Rostislav Bobin" w:date="2019-05-27T12:54:00Z">
                <w:pPr>
                  <w:ind w:firstLine="0"/>
                  <w:jc w:val="center"/>
                </w:pPr>
              </w:pPrChange>
            </w:pPr>
            <w:commentRangeStart w:id="655"/>
            <w:r w:rsidRPr="005305E1">
              <w:rPr>
                <w:b/>
              </w:rPr>
              <w:t>Рис. 6.</w:t>
            </w:r>
            <w:r>
              <w:t xml:space="preserve"> </w:t>
            </w:r>
            <w:ins w:id="656" w:author="Rostislav Bobin" w:date="2019-05-27T12:54:00Z">
              <w:r w:rsidR="00E91D47">
                <w:t xml:space="preserve">Диаграмма «сущность – связь» </w:t>
              </w:r>
            </w:ins>
            <w:del w:id="657" w:author="Rostislav Bobin" w:date="2019-05-27T12:54:00Z">
              <w:r w:rsidDel="00E91D47">
                <w:delText xml:space="preserve">Схема </w:delText>
              </w:r>
            </w:del>
            <w:r>
              <w:t>базы данных цифрового двойника</w:t>
            </w:r>
            <w:commentRangeEnd w:id="655"/>
            <w:r w:rsidR="0033163E">
              <w:rPr>
                <w:rStyle w:val="afc"/>
                <w:rFonts w:eastAsia="Times New Roman"/>
              </w:rPr>
              <w:commentReference w:id="655"/>
            </w:r>
          </w:p>
        </w:tc>
      </w:tr>
    </w:tbl>
    <w:p w14:paraId="334F3851" w14:textId="77777777" w:rsidR="005305E1" w:rsidRPr="00343DA3" w:rsidRDefault="005305E1" w:rsidP="005305E1"/>
    <w:p w14:paraId="7847933D" w14:textId="34FD174F" w:rsidR="005305E1" w:rsidRPr="00724564" w:rsidRDefault="00724564" w:rsidP="005305E1">
      <w:pPr>
        <w:pStyle w:val="2"/>
      </w:pPr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</w:p>
    <w:p w14:paraId="021247A3" w14:textId="5B398B42" w:rsidR="00724564" w:rsidRDefault="00724564" w:rsidP="00724564">
      <w:r>
        <w:t xml:space="preserve">На рисунке 7 представлена диаграмма деятельности, пошагово отражающая выполнение взаимодействия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r>
        <w:t xml:space="preserve"> для </w:t>
      </w:r>
      <w:del w:id="658" w:author="Rostislav Bobin" w:date="2019-05-27T15:42:00Z">
        <w:r w:rsidDel="00695244">
          <w:delText xml:space="preserve">создания </w:delText>
        </w:r>
      </w:del>
      <w:ins w:id="659" w:author="Rostislav Bobin" w:date="2019-05-27T15:42:00Z">
        <w:r w:rsidR="00695244">
          <w:t xml:space="preserve">получения информации о текущем энергопотреблении. </w:t>
        </w:r>
      </w:ins>
      <w:del w:id="660" w:author="Rostislav Bobin" w:date="2019-05-27T15:42:00Z">
        <w:r w:rsidDel="00695244">
          <w:delText>пространственного интеллектуального графа</w:delText>
        </w:r>
        <w:r w:rsidR="00CF3347" w:rsidDel="00695244">
          <w:delText xml:space="preserve"> и отправки телеметрии устройств</w:delText>
        </w:r>
        <w:r w:rsidDel="00695244">
          <w:delText xml:space="preserve">. </w:delText>
        </w:r>
      </w:del>
      <w:del w:id="661" w:author="Rostislav Bobin" w:date="2019-05-27T16:37:00Z">
        <w:r w:rsidDel="00711988">
          <w:delText xml:space="preserve">На первом шаге пользователь </w:delText>
        </w:r>
      </w:del>
      <w:del w:id="662" w:author="Rostislav Bobin" w:date="2019-05-27T15:43:00Z">
        <w:r w:rsidDel="00695244">
          <w:delText xml:space="preserve">создает </w:delText>
        </w:r>
      </w:del>
      <w:del w:id="663" w:author="Rostislav Bobin" w:date="2019-05-27T15:42:00Z">
        <w:r w:rsidDel="00695244">
          <w:rPr>
            <w:lang w:val="en-US"/>
          </w:rPr>
          <w:delText>YAML</w:delText>
        </w:r>
        <w:r w:rsidRPr="00724564" w:rsidDel="00695244">
          <w:delText>-</w:delText>
        </w:r>
        <w:r w:rsidDel="00695244">
          <w:delText>файл</w:delText>
        </w:r>
      </w:del>
      <w:del w:id="664" w:author="Rostislav Bobin" w:date="2019-05-27T15:43:00Z">
        <w:r w:rsidDel="00695244">
          <w:delText>, описывающий иерархию физической системы и все ее компоненты (помещения, устройства, датчики, пользовательские функции обработки телеметрии, онтологию, роли).</w:delText>
        </w:r>
      </w:del>
      <w:del w:id="665" w:author="Rostislav Bobin" w:date="2019-05-27T15:46:00Z">
        <w:r w:rsidDel="00B5502D">
          <w:delText xml:space="preserve"> </w:delText>
        </w:r>
      </w:del>
      <w:del w:id="666" w:author="Rostislav Bobin" w:date="2019-05-27T16:20:00Z">
        <w:r w:rsidR="00CF3347" w:rsidDel="007B10E1">
          <w:delText xml:space="preserve">После этого требуется пройти подтвердить подлинность пользователя в </w:delText>
        </w:r>
        <w:r w:rsidR="00CF3347" w:rsidDel="007B10E1">
          <w:rPr>
            <w:lang w:val="en-US"/>
          </w:rPr>
          <w:delText>Azure</w:delText>
        </w:r>
        <w:r w:rsidR="00CF3347" w:rsidRPr="00CF3347" w:rsidDel="007B10E1">
          <w:delText xml:space="preserve"> </w:delText>
        </w:r>
        <w:r w:rsidR="00CF3347" w:rsidDel="007B10E1">
          <w:rPr>
            <w:lang w:val="en-US"/>
          </w:rPr>
          <w:delText>Active</w:delText>
        </w:r>
        <w:r w:rsidR="00CF3347" w:rsidRPr="00CF3347" w:rsidDel="007B10E1">
          <w:delText xml:space="preserve"> </w:delText>
        </w:r>
        <w:r w:rsidR="00CF3347" w:rsidDel="007B10E1">
          <w:rPr>
            <w:lang w:val="en-US"/>
          </w:rPr>
          <w:delText>Directory</w:delText>
        </w:r>
        <w:r w:rsidR="00CF3347" w:rsidDel="007B10E1">
          <w:delText> </w:delText>
        </w:r>
        <w:r w:rsidR="00CF3347" w:rsidRPr="00CF3347" w:rsidDel="007B10E1">
          <w:delText>[</w:delText>
        </w:r>
        <w:r w:rsidR="00CF3347" w:rsidDel="007B10E1">
          <w:fldChar w:fldCharType="begin"/>
        </w:r>
        <w:r w:rsidR="00CF3347" w:rsidRPr="00711988" w:rsidDel="007B10E1">
          <w:rPr>
            <w:rPrChange w:id="667" w:author="Rostislav Bobin" w:date="2019-05-27T16:37:00Z">
              <w:rPr/>
            </w:rPrChange>
          </w:rPr>
          <w:delInstrText xml:space="preserve"> REF _Ref9249155 \r \h </w:delInstrText>
        </w:r>
        <w:r w:rsidR="00CF3347" w:rsidRPr="00711988" w:rsidDel="007B10E1">
          <w:rPr>
            <w:rPrChange w:id="668" w:author="Rostislav Bobin" w:date="2019-05-27T16:37:00Z">
              <w:rPr/>
            </w:rPrChange>
          </w:rPr>
        </w:r>
        <w:r w:rsidR="00CF3347" w:rsidDel="007B10E1">
          <w:fldChar w:fldCharType="separate"/>
        </w:r>
        <w:r w:rsidR="00CF3347" w:rsidDel="007B10E1">
          <w:delText>34</w:delText>
        </w:r>
        <w:r w:rsidR="00CF3347" w:rsidDel="007B10E1">
          <w:fldChar w:fldCharType="end"/>
        </w:r>
        <w:r w:rsidR="00CF3347" w:rsidRPr="00CF3347" w:rsidDel="007B10E1">
          <w:delText>]</w:delText>
        </w:r>
        <w:r w:rsidR="00CF3347" w:rsidDel="007B10E1">
          <w:delText>, т.е. устройство, с которого планируется</w:delText>
        </w:r>
        <w:r w:rsidDel="007B10E1">
          <w:delText xml:space="preserve"> </w:delText>
        </w:r>
        <w:r w:rsidR="00CF3347" w:rsidDel="007B10E1">
          <w:delText>получить файл с иерархией графа и осуществлять сбор телеметрии, должно иметь на это право.</w:delText>
        </w:r>
      </w:del>
      <w:del w:id="669" w:author="Rostislav Bobin" w:date="2019-05-27T16:37:00Z">
        <w:r w:rsidR="00CF3347" w:rsidDel="00711988">
          <w:delText xml:space="preserve"> При успешной аутентификации пользователь получит строку соединения с экземпляром </w:delText>
        </w:r>
        <w:r w:rsidR="00CF3347" w:rsidDel="00711988">
          <w:rPr>
            <w:lang w:val="en-US"/>
          </w:rPr>
          <w:delText>Digital</w:delText>
        </w:r>
        <w:r w:rsidR="00CF3347" w:rsidRPr="00CF3347" w:rsidDel="00711988">
          <w:delText xml:space="preserve"> </w:delText>
        </w:r>
        <w:r w:rsidR="00CF3347" w:rsidDel="00711988">
          <w:rPr>
            <w:lang w:val="en-US"/>
          </w:rPr>
          <w:delText>Twins</w:delText>
        </w:r>
        <w:r w:rsidR="00CF3347" w:rsidRPr="00CF3347" w:rsidDel="00711988">
          <w:delText xml:space="preserve">, </w:delText>
        </w:r>
        <w:r w:rsidR="00CF3347" w:rsidDel="00711988">
          <w:delText xml:space="preserve">которую необходимо внести в поставщик конфигурации </w:delText>
        </w:r>
        <w:r w:rsidR="00CD34E8" w:rsidDel="00711988">
          <w:rPr>
            <w:lang w:val="en-US"/>
          </w:rPr>
          <w:delText>JSON</w:delText>
        </w:r>
        <w:r w:rsidR="00CD34E8" w:rsidRPr="00CD34E8" w:rsidDel="00711988">
          <w:delText>-</w:delText>
        </w:r>
        <w:r w:rsidR="00CD34E8" w:rsidDel="00711988">
          <w:delText xml:space="preserve">файл </w:delText>
        </w:r>
        <w:r w:rsidR="00CF3347" w:rsidDel="00711988">
          <w:rPr>
            <w:lang w:val="en-US"/>
          </w:rPr>
          <w:delText>AppSettings</w:delText>
        </w:r>
        <w:r w:rsidR="00CD34E8" w:rsidDel="00711988">
          <w:delText xml:space="preserve">. Далее, пользователь может запускать процесс отправки телеметрии облачной платформе.  </w:delText>
        </w:r>
      </w:del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CD34E8" w14:paraId="224333BE" w14:textId="77777777" w:rsidTr="00B10EA7">
        <w:tc>
          <w:tcPr>
            <w:tcW w:w="9060" w:type="dxa"/>
          </w:tcPr>
          <w:p w14:paraId="72E3A523" w14:textId="70075EBC" w:rsidR="00CD34E8" w:rsidRDefault="00B10EA7" w:rsidP="00CD34E8">
            <w:pPr>
              <w:ind w:firstLine="0"/>
            </w:pPr>
            <w:del w:id="670" w:author="Rostislav Bobin" w:date="2019-05-27T22:53:00Z">
              <w:r w:rsidDel="00224397">
                <w:rPr>
                  <w:noProof/>
                </w:rPr>
                <w:lastRenderedPageBreak/>
                <w:drawing>
                  <wp:inline distT="0" distB="0" distL="0" distR="0" wp14:anchorId="4E2F641E" wp14:editId="1427B72A">
                    <wp:extent cx="5759450" cy="2115820"/>
                    <wp:effectExtent l="0" t="0" r="0" b="0"/>
                    <wp:docPr id="8" name="Рисунок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" name="Activitydiagram1.png"/>
                            <pic:cNvPicPr/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1158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671" w:author="Rostislav Bobin" w:date="2019-05-27T22:54:00Z">
              <w:r w:rsidR="00224397">
                <w:rPr>
                  <w:noProof/>
                </w:rPr>
                <w:drawing>
                  <wp:inline distT="0" distB="0" distL="0" distR="0" wp14:anchorId="65CA496E" wp14:editId="4234CBB4">
                    <wp:extent cx="5629275" cy="3176905"/>
                    <wp:effectExtent l="0" t="0" r="9525" b="4445"/>
                    <wp:docPr id="23" name="Рисунок 2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3" name="Swinlane Proposal Process.jpg"/>
                            <pic:cNvPicPr/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29275" cy="317690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D34E8" w14:paraId="2657838D" w14:textId="77777777" w:rsidTr="00B10EA7">
        <w:tc>
          <w:tcPr>
            <w:tcW w:w="9060" w:type="dxa"/>
          </w:tcPr>
          <w:p w14:paraId="4D934333" w14:textId="77777777" w:rsidR="00CD34E8" w:rsidRDefault="00CD34E8" w:rsidP="00125296">
            <w:pPr>
              <w:ind w:firstLine="0"/>
              <w:jc w:val="center"/>
              <w:rPr>
                <w:ins w:id="672" w:author="Rostislav Bobin" w:date="2019-05-27T22:54:00Z"/>
              </w:rPr>
            </w:pPr>
            <w:commentRangeStart w:id="673"/>
            <w:r w:rsidRPr="00CD34E8">
              <w:rPr>
                <w:b/>
              </w:rPr>
              <w:t>Рис. 7.</w:t>
            </w:r>
            <w:r>
              <w:rPr>
                <w:b/>
              </w:rPr>
              <w:t xml:space="preserve"> </w:t>
            </w:r>
            <w:r>
              <w:t>Диаграмма деятельности системы создания пространственного интеллектуального графа и отправки сообщений</w:t>
            </w:r>
            <w:commentRangeEnd w:id="673"/>
            <w:r w:rsidR="0033163E">
              <w:rPr>
                <w:rStyle w:val="afc"/>
                <w:rFonts w:eastAsia="Times New Roman"/>
              </w:rPr>
              <w:commentReference w:id="673"/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49A043A2" w14:textId="7E779B71" w:rsidR="00711988" w:rsidRPr="00224397" w:rsidRDefault="00125296" w:rsidP="00224397">
      <w:pPr>
        <w:ind w:firstLine="720"/>
        <w:rPr>
          <w:ins w:id="674" w:author="Rostislav Bobin" w:date="2019-05-27T16:37:00Z"/>
          <w:b/>
          <w:bCs/>
          <w:rPrChange w:id="675" w:author="Rostislav Bobin" w:date="2019-05-27T22:54:00Z">
            <w:rPr>
              <w:ins w:id="676" w:author="Rostislav Bobin" w:date="2019-05-27T16:37:00Z"/>
            </w:rPr>
          </w:rPrChange>
        </w:rPr>
        <w:pPrChange w:id="677" w:author="Rostislav Bobin" w:date="2019-05-27T22:54:00Z">
          <w:pPr/>
        </w:pPrChange>
      </w:pPr>
      <w:bookmarkStart w:id="678" w:name="_Toc9242710"/>
      <w:del w:id="679" w:author="Rostislav Bobin" w:date="2019-05-27T22:54:00Z">
        <w:r w:rsidDel="00224397">
          <w:rPr>
            <w:b/>
            <w:bCs/>
          </w:rPr>
          <w:br w:type="page"/>
        </w:r>
      </w:del>
      <w:ins w:id="680" w:author="Rostislav Bobin" w:date="2019-05-27T16:37:00Z">
        <w:r w:rsidR="00711988">
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</w:r>
        <w:r w:rsidR="00711988">
          <w:rPr>
            <w:lang w:val="en-US"/>
          </w:rPr>
          <w:t>Digital</w:t>
        </w:r>
        <w:r w:rsidR="00711988" w:rsidRPr="00BB43F0">
          <w:t xml:space="preserve"> </w:t>
        </w:r>
        <w:r w:rsidR="00711988">
          <w:rPr>
            <w:lang w:val="en-US"/>
          </w:rPr>
          <w:t>Twins</w:t>
        </w:r>
        <w:r w:rsidR="00711988" w:rsidRPr="00BB43F0">
          <w:t xml:space="preserve"> </w:t>
        </w:r>
        <w:r w:rsidR="00711988">
          <w:t xml:space="preserve">клиента </w:t>
        </w:r>
        <w:r w:rsidR="00711988">
          <w:rPr>
            <w:lang w:val="en-US"/>
          </w:rPr>
          <w:t>Postman</w:t>
        </w:r>
        <w:r w:rsidR="00711988" w:rsidRPr="00BB43F0">
          <w:t xml:space="preserve"> </w:t>
        </w:r>
        <w:r w:rsidR="00711988">
          <w:rPr>
            <w:lang w:val="en-US"/>
          </w:rPr>
          <w:t>API</w:t>
        </w:r>
        <w:r w:rsidR="00711988">
          <w:t xml:space="preserve">. </w:t>
        </w:r>
      </w:ins>
      <w:ins w:id="681" w:author="Rostislav Bobin" w:date="2019-05-27T16:38:00Z">
        <w:r w:rsidR="00711988">
          <w:t xml:space="preserve">На этом шаге модуль регистрации и аутентификации обращается к таблице </w:t>
        </w:r>
      </w:ins>
      <w:ins w:id="682" w:author="Rostislav Bobin" w:date="2019-05-27T16:39:00Z">
        <w:r w:rsidR="00711988">
          <w:rPr>
            <w:lang w:val="en-US"/>
          </w:rPr>
          <w:t>Registration</w:t>
        </w:r>
        <w:r w:rsidR="00711988" w:rsidRPr="00711988">
          <w:rPr>
            <w:rPrChange w:id="683" w:author="Rostislav Bobin" w:date="2019-05-27T16:39:00Z">
              <w:rPr>
                <w:lang w:val="en-US"/>
              </w:rPr>
            </w:rPrChange>
          </w:rPr>
          <w:t xml:space="preserve"> </w:t>
        </w:r>
        <w:r w:rsidR="00711988">
          <w:t>для проверки правильности данных, введенных пользователем.</w:t>
        </w:r>
      </w:ins>
      <w:ins w:id="684" w:author="Rostislav Bobin" w:date="2019-05-27T16:40:00Z">
        <w:r w:rsidR="00711988">
          <w:t xml:space="preserve"> </w:t>
        </w:r>
      </w:ins>
      <w:ins w:id="685" w:author="Rostislav Bobin" w:date="2019-05-27T16:37:00Z">
        <w:r w:rsidR="00711988">
          <w:t xml:space="preserve">После этого пользователь с помощью графического интерфейса клиентского приложения инициирует генерацию </w:t>
        </w:r>
        <w:r w:rsidR="00711988">
          <w:rPr>
            <w:lang w:val="en-US"/>
          </w:rPr>
          <w:t>REST</w:t>
        </w:r>
        <w:r w:rsidR="00711988" w:rsidRPr="00BB43F0">
          <w:t xml:space="preserve">-запроса к </w:t>
        </w:r>
        <w:r w:rsidR="00711988">
          <w:rPr>
            <w:lang w:val="en-US"/>
          </w:rPr>
          <w:t>API</w:t>
        </w:r>
        <w:r w:rsidR="00711988" w:rsidRPr="00BB43F0">
          <w:t xml:space="preserve"> </w:t>
        </w:r>
        <w:r w:rsidR="00711988">
          <w:rPr>
            <w:lang w:val="en-US"/>
          </w:rPr>
          <w:t>Azure</w:t>
        </w:r>
        <w:r w:rsidR="00711988" w:rsidRPr="00BB43F0">
          <w:t xml:space="preserve"> </w:t>
        </w:r>
        <w:r w:rsidR="00711988">
          <w:rPr>
            <w:lang w:val="en-US"/>
          </w:rPr>
          <w:t>Digital</w:t>
        </w:r>
        <w:r w:rsidR="00711988" w:rsidRPr="00BB43F0">
          <w:t xml:space="preserve"> </w:t>
        </w:r>
        <w:r w:rsidR="00711988">
          <w:rPr>
            <w:lang w:val="en-US"/>
          </w:rPr>
          <w:t>Twins</w:t>
        </w:r>
        <w:r w:rsidR="00711988">
          <w:t xml:space="preserve"> путем использования соответствующего элемента управления. </w:t>
        </w:r>
      </w:ins>
      <w:ins w:id="686" w:author="Rostislav Bobin" w:date="2019-05-27T16:38:00Z">
        <w:r w:rsidR="00711988">
          <w:t xml:space="preserve">Генератор </w:t>
        </w:r>
        <w:r w:rsidR="00711988">
          <w:rPr>
            <w:lang w:val="en-US"/>
          </w:rPr>
          <w:t>REST</w:t>
        </w:r>
        <w:r w:rsidR="00711988" w:rsidRPr="00711988">
          <w:rPr>
            <w:rPrChange w:id="687" w:author="Rostislav Bobin" w:date="2019-05-27T16:38:00Z">
              <w:rPr>
                <w:lang w:val="en-US"/>
              </w:rPr>
            </w:rPrChange>
          </w:rPr>
          <w:t>-</w:t>
        </w:r>
        <w:r w:rsidR="00711988">
          <w:t xml:space="preserve">запросов обращается к таблице </w:t>
        </w:r>
      </w:ins>
      <w:ins w:id="688" w:author="Rostislav Bobin" w:date="2019-05-27T16:40:00Z">
        <w:r w:rsidR="00711988">
          <w:rPr>
            <w:lang w:val="en-US"/>
          </w:rPr>
          <w:t>Spaces</w:t>
        </w:r>
        <w:r w:rsidR="00711988" w:rsidRPr="00711988">
          <w:rPr>
            <w:rPrChange w:id="689" w:author="Rostislav Bobin" w:date="2019-05-27T16:40:00Z">
              <w:rPr>
                <w:lang w:val="en-US"/>
              </w:rPr>
            </w:rPrChange>
          </w:rPr>
          <w:t xml:space="preserve"> </w:t>
        </w:r>
        <w:r w:rsidR="00711988">
          <w:t xml:space="preserve">для получения идентификатора помещения, в котором требуется определить текущее значение энергопотребления. </w:t>
        </w:r>
      </w:ins>
      <w:ins w:id="690" w:author="Rostislav Bobin" w:date="2019-05-27T16:42:00Z">
        <w:r w:rsidR="00711988">
          <w:t>Далее</w:t>
        </w:r>
      </w:ins>
      <w:ins w:id="691" w:author="Rostislav Bobin" w:date="2019-05-27T16:41:00Z">
        <w:r w:rsidR="00711988">
          <w:t xml:space="preserve"> происходит выполнение сгенерированного запроса. </w:t>
        </w:r>
      </w:ins>
      <w:ins w:id="692" w:author="Rostislav Bobin" w:date="2019-05-27T16:43:00Z">
        <w:r w:rsidR="00711988">
          <w:t xml:space="preserve">После этого </w:t>
        </w:r>
        <w:r w:rsidR="00711988">
          <w:rPr>
            <w:lang w:val="en-US"/>
          </w:rPr>
          <w:t>API</w:t>
        </w:r>
        <w:r w:rsidR="00711988" w:rsidRPr="00711988">
          <w:rPr>
            <w:rPrChange w:id="693" w:author="Rostislav Bobin" w:date="2019-05-27T16:43:00Z">
              <w:rPr>
                <w:lang w:val="en-US"/>
              </w:rPr>
            </w:rPrChange>
          </w:rPr>
          <w:t xml:space="preserve"> </w:t>
        </w:r>
        <w:r w:rsidR="00711988">
          <w:rPr>
            <w:lang w:val="en-US"/>
          </w:rPr>
          <w:t>Digital</w:t>
        </w:r>
        <w:r w:rsidR="00711988" w:rsidRPr="00711988">
          <w:rPr>
            <w:rPrChange w:id="694" w:author="Rostislav Bobin" w:date="2019-05-27T16:43:00Z">
              <w:rPr>
                <w:lang w:val="en-US"/>
              </w:rPr>
            </w:rPrChange>
          </w:rPr>
          <w:t xml:space="preserve"> </w:t>
        </w:r>
        <w:r w:rsidR="00711988">
          <w:rPr>
            <w:lang w:val="en-US"/>
          </w:rPr>
          <w:t>Twins</w:t>
        </w:r>
        <w:r w:rsidR="00711988" w:rsidRPr="00711988">
          <w:rPr>
            <w:rPrChange w:id="695" w:author="Rostislav Bobin" w:date="2019-05-27T16:43:00Z">
              <w:rPr>
                <w:lang w:val="en-US"/>
              </w:rPr>
            </w:rPrChange>
          </w:rPr>
          <w:t xml:space="preserve"> </w:t>
        </w:r>
        <w:r w:rsidR="00711988">
          <w:t xml:space="preserve">возвращает клиентскому приложению </w:t>
        </w:r>
      </w:ins>
      <w:ins w:id="696" w:author="Rostislav Bobin" w:date="2019-05-27T16:44:00Z">
        <w:r w:rsidR="004151B3">
          <w:t xml:space="preserve">результат выполнения запроса в виде </w:t>
        </w:r>
      </w:ins>
      <w:ins w:id="697" w:author="Rostislav Bobin" w:date="2019-05-27T16:43:00Z">
        <w:r w:rsidR="00711988">
          <w:rPr>
            <w:lang w:val="en-US"/>
          </w:rPr>
          <w:t>JSON</w:t>
        </w:r>
        <w:r w:rsidR="00711988" w:rsidRPr="00711988">
          <w:rPr>
            <w:rPrChange w:id="698" w:author="Rostislav Bobin" w:date="2019-05-27T16:43:00Z">
              <w:rPr>
                <w:lang w:val="en-US"/>
              </w:rPr>
            </w:rPrChange>
          </w:rPr>
          <w:t>-</w:t>
        </w:r>
        <w:r w:rsidR="00711988">
          <w:t>ответ</w:t>
        </w:r>
      </w:ins>
      <w:ins w:id="699" w:author="Rostislav Bobin" w:date="2019-05-27T16:44:00Z">
        <w:r w:rsidR="004151B3">
          <w:t>а</w:t>
        </w:r>
      </w:ins>
      <w:ins w:id="700" w:author="Rostislav Bobin" w:date="2019-05-27T16:43:00Z">
        <w:r w:rsidR="00711988" w:rsidRPr="00711988">
          <w:rPr>
            <w:rPrChange w:id="701" w:author="Rostislav Bobin" w:date="2019-05-27T16:43:00Z">
              <w:rPr>
                <w:lang w:val="en-US"/>
              </w:rPr>
            </w:rPrChange>
          </w:rPr>
          <w:t>,</w:t>
        </w:r>
      </w:ins>
      <w:ins w:id="702" w:author="Rostislav Bobin" w:date="2019-05-27T16:44:00Z">
        <w:r w:rsidR="004151B3">
          <w:t xml:space="preserve"> из которого извлекается нужная информация путем </w:t>
        </w:r>
      </w:ins>
      <w:ins w:id="703" w:author="Rostislav Bobin" w:date="2019-05-27T16:45:00Z">
        <w:r w:rsidR="004151B3">
          <w:t>де</w:t>
        </w:r>
      </w:ins>
      <w:ins w:id="704" w:author="Rostislav Bobin" w:date="2019-05-27T16:44:00Z">
        <w:r w:rsidR="004151B3">
          <w:t>сериализации</w:t>
        </w:r>
      </w:ins>
      <w:ins w:id="705" w:author="Rostislav Bobin" w:date="2019-05-27T16:53:00Z">
        <w:r w:rsidR="004151B3">
          <w:t xml:space="preserve"> и выводится пользователю</w:t>
        </w:r>
      </w:ins>
      <w:ins w:id="706" w:author="Rostislav Bobin" w:date="2019-05-27T16:44:00Z">
        <w:r w:rsidR="004151B3">
          <w:t xml:space="preserve">. </w:t>
        </w:r>
      </w:ins>
      <w:ins w:id="707" w:author="Rostislav Bobin" w:date="2019-05-27T16:43:00Z">
        <w:r w:rsidR="00711988" w:rsidRPr="00711988">
          <w:rPr>
            <w:rPrChange w:id="708" w:author="Rostislav Bobin" w:date="2019-05-27T16:43:00Z">
              <w:rPr>
                <w:lang w:val="en-US"/>
              </w:rPr>
            </w:rPrChange>
          </w:rPr>
          <w:t xml:space="preserve"> </w:t>
        </w:r>
      </w:ins>
    </w:p>
    <w:p w14:paraId="0E353623" w14:textId="72D816B5" w:rsidR="00711988" w:rsidRDefault="00711988" w:rsidP="00224397">
      <w:ins w:id="709" w:author="Rostislav Bobin" w:date="2019-05-27T16:37:00Z">
        <w:r>
          <w:br w:type="page"/>
        </w:r>
      </w:ins>
    </w:p>
    <w:p w14:paraId="1D8E845F" w14:textId="58F62D64" w:rsidR="00785A9B" w:rsidRDefault="00BF3B59">
      <w:pPr>
        <w:pStyle w:val="1"/>
        <w:pPrChange w:id="710" w:author="Rostislav Bobin" w:date="2019-04-05T12:44:00Z">
          <w:pPr>
            <w:pStyle w:val="1"/>
            <w:widowControl w:val="0"/>
            <w:numPr>
              <w:numId w:val="2"/>
            </w:numPr>
          </w:pPr>
        </w:pPrChange>
      </w:pPr>
      <w:r>
        <w:lastRenderedPageBreak/>
        <w:t>РЕАЛИЗАЦИЯ СИСТЕМЫ</w:t>
      </w:r>
      <w:bookmarkEnd w:id="678"/>
      <w:r>
        <w:t xml:space="preserve"> </w:t>
      </w:r>
    </w:p>
    <w:p w14:paraId="308A9CB5" w14:textId="177C2E8C" w:rsidR="005305E1" w:rsidRDefault="005305E1" w:rsidP="005305E1">
      <w:pPr>
        <w:pStyle w:val="2"/>
      </w:pPr>
      <w:r>
        <w:t>Средства реализации</w:t>
      </w:r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77777777" w:rsidR="001B39CB" w:rsidRDefault="002C496B" w:rsidP="002C496B">
      <w:pPr>
        <w:pStyle w:val="2"/>
        <w:rPr>
          <w:ins w:id="711" w:author="Rostislav Bobin" w:date="2019-05-27T23:06:00Z"/>
        </w:rPr>
      </w:pPr>
      <w:del w:id="712" w:author="Rostislav Bobin" w:date="2019-05-27T15:36:00Z">
        <w:r w:rsidDel="00695244">
          <w:delText xml:space="preserve">Архитектура </w:delText>
        </w:r>
      </w:del>
      <w:ins w:id="713" w:author="Rostislav Bobin" w:date="2019-05-27T15:36:00Z">
        <w:r w:rsidR="00695244">
          <w:t>Иерархия пространственного интеллектуального графа</w:t>
        </w:r>
      </w:ins>
    </w:p>
    <w:p w14:paraId="2770AF34" w14:textId="79A82D63" w:rsidR="002C496B" w:rsidRDefault="001B39CB" w:rsidP="001B39CB">
      <w:pPr>
        <w:pPrChange w:id="714" w:author="Rostislav Bobin" w:date="2019-05-27T23:09:00Z">
          <w:pPr>
            <w:pStyle w:val="2"/>
          </w:pPr>
        </w:pPrChange>
      </w:pPr>
      <w:ins w:id="715" w:author="Rostislav Bobin" w:date="2019-05-27T23:07:00Z">
        <w:r>
          <w:t>Подготовка пространственного</w:t>
        </w:r>
      </w:ins>
      <w:ins w:id="716" w:author="Rostislav Bobin" w:date="2019-05-27T23:11:00Z">
        <w:r>
          <w:t xml:space="preserve"> интеллектуального</w:t>
        </w:r>
      </w:ins>
      <w:ins w:id="717" w:author="Rostislav Bobin" w:date="2019-05-27T23:07:00Z">
        <w:r>
          <w:t xml:space="preserve"> граф</w:t>
        </w:r>
      </w:ins>
      <w:ins w:id="718" w:author="Rostislav Bobin" w:date="2019-05-27T23:11:00Z">
        <w:r>
          <w:t>а</w:t>
        </w:r>
      </w:ins>
      <w:ins w:id="719" w:author="Rostislav Bobin" w:date="2019-05-27T23:07:00Z">
        <w:r>
          <w:t xml:space="preserve"> осуществляется</w:t>
        </w:r>
      </w:ins>
      <w:ins w:id="720" w:author="Rostislav Bobin" w:date="2019-05-27T23:08:00Z">
        <w:r>
          <w:t xml:space="preserve"> с помощью файла конфигурации формата </w:t>
        </w:r>
        <w:r>
          <w:rPr>
            <w:lang w:val="en-US"/>
          </w:rPr>
          <w:t>YAML</w:t>
        </w:r>
        <w:r w:rsidRPr="001B39CB">
          <w:rPr>
            <w:rPrChange w:id="721" w:author="Rostislav Bobin" w:date="2019-05-27T23:08:00Z">
              <w:rPr>
                <w:b w:val="0"/>
                <w:lang w:val="en-US"/>
              </w:rPr>
            </w:rPrChange>
          </w:rPr>
          <w:t xml:space="preserve">, </w:t>
        </w:r>
        <w:r>
          <w:t>содержащего элементную структуру</w:t>
        </w:r>
      </w:ins>
      <w:ins w:id="722" w:author="Rostislav Bobin" w:date="2019-05-27T23:09:00Z">
        <w:r>
          <w:t xml:space="preserve"> </w:t>
        </w:r>
      </w:ins>
      <w:ins w:id="723" w:author="Rostislav Bobin" w:date="2019-05-27T23:10:00Z">
        <w:r>
          <w:t>графа согласно выбранной онтологии</w:t>
        </w:r>
      </w:ins>
      <w:ins w:id="724" w:author="Rostislav Bobin" w:date="2019-05-27T23:09:00Z">
        <w:r>
          <w:t>.</w:t>
        </w:r>
      </w:ins>
      <w:ins w:id="725" w:author="Rostislav Bobin" w:date="2019-05-27T23:10:00Z">
        <w:r>
          <w:t xml:space="preserve"> </w:t>
        </w:r>
      </w:ins>
      <w:ins w:id="726" w:author="Rostislav Bobin" w:date="2019-05-27T23:12:00Z">
        <w:r>
          <w:t xml:space="preserve">Для разрабатываемой системы была выбрана стандартная онтология </w:t>
        </w:r>
        <w:r>
          <w:rPr>
            <w:lang w:val="en-US"/>
          </w:rPr>
          <w:t>BACnet</w:t>
        </w:r>
      </w:ins>
      <w:ins w:id="727" w:author="Rostislav Bobin" w:date="2019-05-27T23:13:00Z">
        <w:r w:rsidRPr="001B39CB">
          <w:rPr>
            <w:rPrChange w:id="728" w:author="Rostislav Bobin" w:date="2019-05-27T23:13:00Z">
              <w:rPr>
                <w:lang w:val="en-US"/>
              </w:rPr>
            </w:rPrChange>
          </w:rPr>
          <w:t xml:space="preserve">, </w:t>
        </w:r>
        <w:r>
          <w:t>содержащая все</w:t>
        </w:r>
        <w:r w:rsidR="004A51EB">
          <w:t xml:space="preserve"> основные типы данных, требующие</w:t>
        </w:r>
        <w:r>
          <w:t>ся в системе.</w:t>
        </w:r>
      </w:ins>
      <w:ins w:id="729" w:author="Rostislav Bobin" w:date="2019-05-27T23:08:00Z">
        <w:r>
          <w:t xml:space="preserve"> </w:t>
        </w:r>
      </w:ins>
      <w:ins w:id="730" w:author="Rostislav Bobin" w:date="2019-05-27T23:06:00Z">
        <w:r>
          <w:t xml:space="preserve">Фрагмент </w:t>
        </w:r>
        <w:r>
          <w:rPr>
            <w:lang w:val="en-US"/>
          </w:rPr>
          <w:t>YAML</w:t>
        </w:r>
        <w:r w:rsidRPr="001B39CB">
          <w:rPr>
            <w:rPrChange w:id="731" w:author="Rostislav Bobin" w:date="2019-05-27T23:07:00Z">
              <w:rPr>
                <w:b w:val="0"/>
                <w:lang w:val="en-US"/>
              </w:rPr>
            </w:rPrChange>
          </w:rPr>
          <w:t>-</w:t>
        </w:r>
        <w:r>
          <w:t xml:space="preserve">файла конфигурации иерархии графа представлен в листинге 2. </w:t>
        </w:r>
      </w:ins>
      <w:del w:id="732" w:author="Rostislav Bobin" w:date="2019-05-27T15:36:00Z">
        <w:r w:rsidR="002C496B" w:rsidDel="00695244">
          <w:delText>системы</w:delText>
        </w:r>
      </w:del>
    </w:p>
    <w:p w14:paraId="6D751C0A" w14:textId="022F9DC3" w:rsidR="00FA1304" w:rsidDel="00695244" w:rsidRDefault="00FA1304" w:rsidP="00FA1304">
      <w:pPr>
        <w:rPr>
          <w:del w:id="733" w:author="Rostislav Bobin" w:date="2019-05-27T15:37:00Z"/>
        </w:rPr>
      </w:pPr>
      <w:del w:id="734" w:author="Rostislav Bobin" w:date="2019-05-27T15:37:00Z">
        <w:r w:rsidDel="00695244">
          <w:delText>Система Цифровой двойник состоит из следующих</w:delText>
        </w:r>
        <w:r w:rsidRPr="00FA1304" w:rsidDel="00695244">
          <w:delText xml:space="preserve"> </w:delText>
        </w:r>
        <w:r w:rsidDel="00695244">
          <w:delText>компонентов, представленных на рисунке 7.</w:delText>
        </w:r>
      </w:del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FA1304" w:rsidDel="00695244" w14:paraId="403017BF" w14:textId="5BD34C39" w:rsidTr="00D932D7">
        <w:trPr>
          <w:del w:id="735" w:author="Rostislav Bobin" w:date="2019-05-27T15:37:00Z"/>
        </w:trPr>
        <w:tc>
          <w:tcPr>
            <w:tcW w:w="9060" w:type="dxa"/>
          </w:tcPr>
          <w:p w14:paraId="7A559488" w14:textId="316DCFB5" w:rsidR="00FA1304" w:rsidDel="00695244" w:rsidRDefault="00D932D7" w:rsidP="00FA1304">
            <w:pPr>
              <w:ind w:firstLine="0"/>
              <w:rPr>
                <w:del w:id="736" w:author="Rostislav Bobin" w:date="2019-05-27T15:37:00Z"/>
              </w:rPr>
            </w:pPr>
            <w:del w:id="737" w:author="Rostislav Bobin" w:date="2019-05-27T15:37:00Z">
              <w:r w:rsidDel="00695244">
                <w:rPr>
                  <w:noProof/>
                </w:rPr>
                <w:drawing>
                  <wp:inline distT="0" distB="0" distL="0" distR="0" wp14:anchorId="0A1FD50B" wp14:editId="26E18E6F">
                    <wp:extent cx="5759450" cy="2644140"/>
                    <wp:effectExtent l="0" t="0" r="0" b="3810"/>
                    <wp:docPr id="9" name="Рисунок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" name="Componentdiagram1.png"/>
                            <pic:cNvPicPr/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6441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FA1304" w:rsidDel="00695244" w14:paraId="31ED7A54" w14:textId="4AB68FE8" w:rsidTr="00D932D7">
        <w:trPr>
          <w:del w:id="738" w:author="Rostislav Bobin" w:date="2019-05-27T15:37:00Z"/>
        </w:trPr>
        <w:tc>
          <w:tcPr>
            <w:tcW w:w="9060" w:type="dxa"/>
          </w:tcPr>
          <w:p w14:paraId="100BDB6C" w14:textId="0E50BEDB" w:rsidR="00FA1304" w:rsidRPr="00FA1304" w:rsidDel="00695244" w:rsidRDefault="00FA1304" w:rsidP="00125296">
            <w:pPr>
              <w:ind w:firstLine="0"/>
              <w:jc w:val="center"/>
              <w:rPr>
                <w:del w:id="739" w:author="Rostislav Bobin" w:date="2019-05-27T15:37:00Z"/>
              </w:rPr>
            </w:pPr>
            <w:del w:id="740" w:author="Rostislav Bobin" w:date="2019-05-27T15:37:00Z">
              <w:r w:rsidRPr="00FA1304" w:rsidDel="00695244">
                <w:rPr>
                  <w:b/>
                </w:rPr>
                <w:delText xml:space="preserve">Рис. 7. </w:delText>
              </w:r>
              <w:r w:rsidDel="00695244">
                <w:delText>Схема Цифрового двойника</w:delText>
              </w:r>
            </w:del>
          </w:p>
        </w:tc>
      </w:tr>
    </w:tbl>
    <w:p w14:paraId="2B516C87" w14:textId="58BB8189" w:rsidR="00FA1304" w:rsidDel="00224397" w:rsidRDefault="00FA1304" w:rsidP="0087046B">
      <w:pPr>
        <w:rPr>
          <w:del w:id="741" w:author="Rostislav Bobin" w:date="2019-05-27T15:37:00Z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742" w:author="Rostislav Bobin" w:date="2019-05-27T23:04:00Z">
          <w:tblPr>
            <w:tblStyle w:val="af2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0"/>
        <w:tblGridChange w:id="743">
          <w:tblGrid>
            <w:gridCol w:w="9060"/>
          </w:tblGrid>
        </w:tblGridChange>
      </w:tblGrid>
      <w:tr w:rsidR="00224397" w14:paraId="71D24313" w14:textId="77777777" w:rsidTr="00224397">
        <w:trPr>
          <w:ins w:id="744" w:author="Rostislav Bobin" w:date="2019-05-27T22:58:00Z"/>
        </w:trPr>
        <w:tc>
          <w:tcPr>
            <w:tcW w:w="9060" w:type="dxa"/>
            <w:tcPrChange w:id="745" w:author="Rostislav Bobin" w:date="2019-05-27T23:04:00Z">
              <w:tcPr>
                <w:tcW w:w="9060" w:type="dxa"/>
              </w:tcPr>
            </w:tcPrChange>
          </w:tcPr>
          <w:p w14:paraId="656F1700" w14:textId="49109986" w:rsidR="00224397" w:rsidRPr="00224397" w:rsidRDefault="00224397" w:rsidP="00224397">
            <w:pPr>
              <w:ind w:firstLine="0"/>
              <w:rPr>
                <w:ins w:id="746" w:author="Rostislav Bobin" w:date="2019-05-27T22:58:00Z"/>
                <w:rPrChange w:id="747" w:author="Rostislav Bobin" w:date="2019-05-27T23:03:00Z">
                  <w:rPr>
                    <w:ins w:id="748" w:author="Rostislav Bobin" w:date="2019-05-27T22:58:00Z"/>
                  </w:rPr>
                </w:rPrChange>
              </w:rPr>
              <w:pPrChange w:id="749" w:author="Rostislav Bobin" w:date="2019-05-27T23:03:00Z">
                <w:pPr>
                  <w:ind w:firstLine="0"/>
                </w:pPr>
              </w:pPrChange>
            </w:pPr>
            <w:ins w:id="750" w:author="Rostislav Bobin" w:date="2019-05-27T22:58:00Z">
              <w:r w:rsidRPr="00224397">
                <w:rPr>
                  <w:b/>
                  <w:rPrChange w:id="751" w:author="Rostislav Bobin" w:date="2019-05-27T22:58:00Z">
                    <w:rPr/>
                  </w:rPrChange>
                </w:rPr>
                <w:t xml:space="preserve">Листинг 2. </w:t>
              </w:r>
            </w:ins>
            <w:ins w:id="752" w:author="Rostislav Bobin" w:date="2019-05-27T23:02:00Z">
              <w:r>
                <w:t xml:space="preserve">Фрагмент </w:t>
              </w:r>
            </w:ins>
            <w:ins w:id="753" w:author="Rostislav Bobin" w:date="2019-05-27T23:03:00Z">
              <w:r>
                <w:rPr>
                  <w:lang w:val="en-US"/>
                </w:rPr>
                <w:t>YAML</w:t>
              </w:r>
              <w:r w:rsidRPr="00224397">
                <w:rPr>
                  <w:rPrChange w:id="754" w:author="Rostislav Bobin" w:date="2019-05-27T23:03:00Z">
                    <w:rPr>
                      <w:lang w:val="en-US"/>
                    </w:rPr>
                  </w:rPrChange>
                </w:rPr>
                <w:t>-</w:t>
              </w:r>
            </w:ins>
            <w:ins w:id="755" w:author="Rostislav Bobin" w:date="2019-05-27T23:02:00Z">
              <w:r>
                <w:t>файла</w:t>
              </w:r>
            </w:ins>
            <w:ins w:id="756" w:author="Rostislav Bobin" w:date="2019-05-27T23:03:00Z">
              <w:r>
                <w:rPr>
                  <w:rPrChange w:id="757" w:author="Rostislav Bobin" w:date="2019-05-27T23:03:00Z">
                    <w:rPr/>
                  </w:rPrChange>
                </w:rPr>
                <w:t xml:space="preserve"> </w:t>
              </w:r>
              <w:r>
                <w:t>конфигурации иерархии графа</w:t>
              </w:r>
            </w:ins>
          </w:p>
        </w:tc>
      </w:tr>
      <w:tr w:rsidR="00224397" w14:paraId="5C8E5BE8" w14:textId="77777777" w:rsidTr="00224397">
        <w:trPr>
          <w:ins w:id="758" w:author="Rostislav Bobin" w:date="2019-05-27T22:58:00Z"/>
        </w:trPr>
        <w:tc>
          <w:tcPr>
            <w:tcW w:w="9060" w:type="dxa"/>
            <w:tcPrChange w:id="759" w:author="Rostislav Bobin" w:date="2019-05-27T23:04:00Z">
              <w:tcPr>
                <w:tcW w:w="9060" w:type="dxa"/>
              </w:tcPr>
            </w:tcPrChange>
          </w:tcPr>
          <w:p w14:paraId="01833B19" w14:textId="77777777" w:rsidR="00224397" w:rsidRPr="00224397" w:rsidRDefault="00224397" w:rsidP="00224397">
            <w:pPr>
              <w:ind w:firstLine="0"/>
              <w:rPr>
                <w:ins w:id="760" w:author="Rostislav Bobin" w:date="2019-05-27T23:03:00Z"/>
                <w:rFonts w:ascii="Courier New" w:hAnsi="Courier New" w:cs="Courier New"/>
                <w:sz w:val="20"/>
                <w:lang w:val="en-US"/>
                <w:rPrChange w:id="761" w:author="Rostislav Bobin" w:date="2019-05-27T23:03:00Z">
                  <w:rPr>
                    <w:ins w:id="762" w:author="Rostislav Bobin" w:date="2019-05-27T23:03:00Z"/>
                  </w:rPr>
                </w:rPrChange>
              </w:rPr>
            </w:pPr>
            <w:ins w:id="76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64" w:author="Rostislav Bobin" w:date="2019-05-27T23:03:00Z">
                    <w:rPr/>
                  </w:rPrChange>
                </w:rPr>
                <w:t>- name: Quickstart Building</w:t>
              </w:r>
            </w:ins>
          </w:p>
          <w:p w14:paraId="227ECF47" w14:textId="77777777" w:rsidR="00224397" w:rsidRPr="00224397" w:rsidRDefault="00224397" w:rsidP="00224397">
            <w:pPr>
              <w:ind w:firstLine="0"/>
              <w:rPr>
                <w:ins w:id="765" w:author="Rostislav Bobin" w:date="2019-05-27T23:03:00Z"/>
                <w:rFonts w:ascii="Courier New" w:hAnsi="Courier New" w:cs="Courier New"/>
                <w:sz w:val="20"/>
                <w:lang w:val="en-US"/>
                <w:rPrChange w:id="766" w:author="Rostislav Bobin" w:date="2019-05-27T23:03:00Z">
                  <w:rPr>
                    <w:ins w:id="767" w:author="Rostislav Bobin" w:date="2019-05-27T23:03:00Z"/>
                  </w:rPr>
                </w:rPrChange>
              </w:rPr>
            </w:pPr>
            <w:ins w:id="76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69" w:author="Rostislav Bobin" w:date="2019-05-27T23:03:00Z">
                    <w:rPr/>
                  </w:rPrChange>
                </w:rPr>
                <w:t xml:space="preserve">  type: Venue</w:t>
              </w:r>
            </w:ins>
          </w:p>
          <w:p w14:paraId="75E29C2D" w14:textId="77777777" w:rsidR="00224397" w:rsidRPr="00224397" w:rsidRDefault="00224397" w:rsidP="00224397">
            <w:pPr>
              <w:ind w:firstLine="0"/>
              <w:rPr>
                <w:ins w:id="770" w:author="Rostislav Bobin" w:date="2019-05-27T23:03:00Z"/>
                <w:rFonts w:ascii="Courier New" w:hAnsi="Courier New" w:cs="Courier New"/>
                <w:sz w:val="20"/>
                <w:lang w:val="en-US"/>
                <w:rPrChange w:id="771" w:author="Rostislav Bobin" w:date="2019-05-27T23:03:00Z">
                  <w:rPr>
                    <w:ins w:id="772" w:author="Rostislav Bobin" w:date="2019-05-27T23:03:00Z"/>
                  </w:rPr>
                </w:rPrChange>
              </w:rPr>
            </w:pPr>
            <w:ins w:id="77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74" w:author="Rostislav Bobin" w:date="2019-05-27T23:03:00Z">
                    <w:rPr/>
                  </w:rPrChange>
                </w:rPr>
                <w:t xml:space="preserve">  resources:</w:t>
              </w:r>
            </w:ins>
          </w:p>
          <w:p w14:paraId="118E5756" w14:textId="77777777" w:rsidR="00224397" w:rsidRPr="00224397" w:rsidRDefault="00224397" w:rsidP="00224397">
            <w:pPr>
              <w:ind w:firstLine="0"/>
              <w:rPr>
                <w:ins w:id="775" w:author="Rostislav Bobin" w:date="2019-05-27T23:03:00Z"/>
                <w:rFonts w:ascii="Courier New" w:hAnsi="Courier New" w:cs="Courier New"/>
                <w:sz w:val="20"/>
                <w:lang w:val="en-US"/>
                <w:rPrChange w:id="776" w:author="Rostislav Bobin" w:date="2019-05-27T23:03:00Z">
                  <w:rPr>
                    <w:ins w:id="777" w:author="Rostislav Bobin" w:date="2019-05-27T23:03:00Z"/>
                  </w:rPr>
                </w:rPrChange>
              </w:rPr>
            </w:pPr>
            <w:ins w:id="77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79" w:author="Rostislav Bobin" w:date="2019-05-27T23:03:00Z">
                    <w:rPr/>
                  </w:rPrChange>
                </w:rPr>
                <w:t xml:space="preserve">  - type: IoTHub</w:t>
              </w:r>
            </w:ins>
          </w:p>
          <w:p w14:paraId="1CB9262E" w14:textId="77777777" w:rsidR="00224397" w:rsidRPr="00224397" w:rsidRDefault="00224397" w:rsidP="00224397">
            <w:pPr>
              <w:ind w:firstLine="0"/>
              <w:rPr>
                <w:ins w:id="780" w:author="Rostislav Bobin" w:date="2019-05-27T23:03:00Z"/>
                <w:rFonts w:ascii="Courier New" w:hAnsi="Courier New" w:cs="Courier New"/>
                <w:sz w:val="20"/>
                <w:lang w:val="en-US"/>
                <w:rPrChange w:id="781" w:author="Rostislav Bobin" w:date="2019-05-27T23:03:00Z">
                  <w:rPr>
                    <w:ins w:id="782" w:author="Rostislav Bobin" w:date="2019-05-27T23:03:00Z"/>
                  </w:rPr>
                </w:rPrChange>
              </w:rPr>
            </w:pPr>
            <w:ins w:id="78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84" w:author="Rostislav Bobin" w:date="2019-05-27T23:03:00Z">
                    <w:rPr/>
                  </w:rPrChange>
                </w:rPr>
                <w:t xml:space="preserve">  spaces:</w:t>
              </w:r>
            </w:ins>
          </w:p>
          <w:p w14:paraId="05FA8570" w14:textId="77777777" w:rsidR="00224397" w:rsidRPr="00224397" w:rsidRDefault="00224397" w:rsidP="00224397">
            <w:pPr>
              <w:ind w:firstLine="0"/>
              <w:rPr>
                <w:ins w:id="785" w:author="Rostislav Bobin" w:date="2019-05-27T23:03:00Z"/>
                <w:rFonts w:ascii="Courier New" w:hAnsi="Courier New" w:cs="Courier New"/>
                <w:sz w:val="20"/>
                <w:lang w:val="en-US"/>
                <w:rPrChange w:id="786" w:author="Rostislav Bobin" w:date="2019-05-27T23:03:00Z">
                  <w:rPr>
                    <w:ins w:id="787" w:author="Rostislav Bobin" w:date="2019-05-27T23:03:00Z"/>
                  </w:rPr>
                </w:rPrChange>
              </w:rPr>
            </w:pPr>
            <w:ins w:id="78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89" w:author="Rostislav Bobin" w:date="2019-05-27T23:03:00Z">
                    <w:rPr/>
                  </w:rPrChange>
                </w:rPr>
                <w:t xml:space="preserve">  - name: Floor 3</w:t>
              </w:r>
            </w:ins>
          </w:p>
          <w:p w14:paraId="76DDBB2D" w14:textId="77777777" w:rsidR="00224397" w:rsidRPr="00224397" w:rsidRDefault="00224397" w:rsidP="00224397">
            <w:pPr>
              <w:ind w:firstLine="0"/>
              <w:rPr>
                <w:ins w:id="790" w:author="Rostislav Bobin" w:date="2019-05-27T23:03:00Z"/>
                <w:rFonts w:ascii="Courier New" w:hAnsi="Courier New" w:cs="Courier New"/>
                <w:sz w:val="20"/>
                <w:lang w:val="en-US"/>
                <w:rPrChange w:id="791" w:author="Rostislav Bobin" w:date="2019-05-27T23:03:00Z">
                  <w:rPr>
                    <w:ins w:id="792" w:author="Rostislav Bobin" w:date="2019-05-27T23:03:00Z"/>
                  </w:rPr>
                </w:rPrChange>
              </w:rPr>
            </w:pPr>
            <w:ins w:id="79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94" w:author="Rostislav Bobin" w:date="2019-05-27T23:03:00Z">
                    <w:rPr/>
                  </w:rPrChange>
                </w:rPr>
                <w:t xml:space="preserve">    type: Floor</w:t>
              </w:r>
            </w:ins>
          </w:p>
          <w:p w14:paraId="3362B4F8" w14:textId="77777777" w:rsidR="00224397" w:rsidRPr="00224397" w:rsidRDefault="00224397" w:rsidP="00224397">
            <w:pPr>
              <w:ind w:firstLine="0"/>
              <w:rPr>
                <w:ins w:id="795" w:author="Rostislav Bobin" w:date="2019-05-27T23:03:00Z"/>
                <w:rFonts w:ascii="Courier New" w:hAnsi="Courier New" w:cs="Courier New"/>
                <w:sz w:val="20"/>
                <w:lang w:val="en-US"/>
                <w:rPrChange w:id="796" w:author="Rostislav Bobin" w:date="2019-05-27T23:03:00Z">
                  <w:rPr>
                    <w:ins w:id="797" w:author="Rostislav Bobin" w:date="2019-05-27T23:03:00Z"/>
                  </w:rPr>
                </w:rPrChange>
              </w:rPr>
            </w:pPr>
            <w:ins w:id="79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799" w:author="Rostislav Bobin" w:date="2019-05-27T23:03:00Z">
                    <w:rPr/>
                  </w:rPrChange>
                </w:rPr>
                <w:t xml:space="preserve">    spaces:</w:t>
              </w:r>
            </w:ins>
          </w:p>
          <w:p w14:paraId="6CC55F3D" w14:textId="77777777" w:rsidR="00224397" w:rsidRPr="00224397" w:rsidRDefault="00224397" w:rsidP="00224397">
            <w:pPr>
              <w:ind w:firstLine="0"/>
              <w:rPr>
                <w:ins w:id="800" w:author="Rostislav Bobin" w:date="2019-05-27T23:03:00Z"/>
                <w:rFonts w:ascii="Courier New" w:hAnsi="Courier New" w:cs="Courier New"/>
                <w:sz w:val="20"/>
                <w:lang w:val="en-US"/>
                <w:rPrChange w:id="801" w:author="Rostislav Bobin" w:date="2019-05-27T23:03:00Z">
                  <w:rPr>
                    <w:ins w:id="802" w:author="Rostislav Bobin" w:date="2019-05-27T23:03:00Z"/>
                  </w:rPr>
                </w:rPrChange>
              </w:rPr>
            </w:pPr>
            <w:ins w:id="80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04" w:author="Rostislav Bobin" w:date="2019-05-27T23:03:00Z">
                    <w:rPr/>
                  </w:rPrChange>
                </w:rPr>
                <w:lastRenderedPageBreak/>
                <w:t xml:space="preserve">    - name: Focus Room 30</w:t>
              </w:r>
            </w:ins>
          </w:p>
          <w:p w14:paraId="6AE39C7F" w14:textId="77777777" w:rsidR="00224397" w:rsidRPr="00224397" w:rsidRDefault="00224397" w:rsidP="00224397">
            <w:pPr>
              <w:ind w:firstLine="0"/>
              <w:rPr>
                <w:ins w:id="805" w:author="Rostislav Bobin" w:date="2019-05-27T23:03:00Z"/>
                <w:rFonts w:ascii="Courier New" w:hAnsi="Courier New" w:cs="Courier New"/>
                <w:sz w:val="20"/>
                <w:lang w:val="en-US"/>
                <w:rPrChange w:id="806" w:author="Rostislav Bobin" w:date="2019-05-27T23:03:00Z">
                  <w:rPr>
                    <w:ins w:id="807" w:author="Rostislav Bobin" w:date="2019-05-27T23:03:00Z"/>
                  </w:rPr>
                </w:rPrChange>
              </w:rPr>
            </w:pPr>
            <w:ins w:id="80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09" w:author="Rostislav Bobin" w:date="2019-05-27T23:03:00Z">
                    <w:rPr/>
                  </w:rPrChange>
                </w:rPr>
                <w:t xml:space="preserve">      type: Room</w:t>
              </w:r>
            </w:ins>
          </w:p>
          <w:p w14:paraId="38F79F5C" w14:textId="77777777" w:rsidR="00224397" w:rsidRPr="00224397" w:rsidRDefault="00224397" w:rsidP="00224397">
            <w:pPr>
              <w:ind w:firstLine="0"/>
              <w:rPr>
                <w:ins w:id="810" w:author="Rostislav Bobin" w:date="2019-05-27T23:03:00Z"/>
                <w:rFonts w:ascii="Courier New" w:hAnsi="Courier New" w:cs="Courier New"/>
                <w:sz w:val="20"/>
                <w:lang w:val="en-US"/>
                <w:rPrChange w:id="811" w:author="Rostislav Bobin" w:date="2019-05-27T23:03:00Z">
                  <w:rPr>
                    <w:ins w:id="812" w:author="Rostislav Bobin" w:date="2019-05-27T23:03:00Z"/>
                  </w:rPr>
                </w:rPrChange>
              </w:rPr>
            </w:pPr>
            <w:ins w:id="81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14" w:author="Rostislav Bobin" w:date="2019-05-27T23:03:00Z">
                    <w:rPr/>
                  </w:rPrChange>
                </w:rPr>
                <w:t xml:space="preserve">      subType: FocusRoom</w:t>
              </w:r>
            </w:ins>
          </w:p>
          <w:p w14:paraId="0EA96391" w14:textId="77777777" w:rsidR="00224397" w:rsidRPr="00224397" w:rsidRDefault="00224397" w:rsidP="00224397">
            <w:pPr>
              <w:ind w:firstLine="0"/>
              <w:rPr>
                <w:ins w:id="815" w:author="Rostislav Bobin" w:date="2019-05-27T23:03:00Z"/>
                <w:rFonts w:ascii="Courier New" w:hAnsi="Courier New" w:cs="Courier New"/>
                <w:sz w:val="20"/>
                <w:lang w:val="en-US"/>
                <w:rPrChange w:id="816" w:author="Rostislav Bobin" w:date="2019-05-27T23:03:00Z">
                  <w:rPr>
                    <w:ins w:id="817" w:author="Rostislav Bobin" w:date="2019-05-27T23:03:00Z"/>
                  </w:rPr>
                </w:rPrChange>
              </w:rPr>
            </w:pPr>
            <w:ins w:id="81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19" w:author="Rostislav Bobin" w:date="2019-05-27T23:03:00Z">
                    <w:rPr/>
                  </w:rPrChange>
                </w:rPr>
                <w:t xml:space="preserve">      devices:</w:t>
              </w:r>
            </w:ins>
          </w:p>
          <w:p w14:paraId="135D6EAC" w14:textId="77777777" w:rsidR="00224397" w:rsidRPr="00224397" w:rsidRDefault="00224397" w:rsidP="00224397">
            <w:pPr>
              <w:ind w:firstLine="0"/>
              <w:rPr>
                <w:ins w:id="820" w:author="Rostislav Bobin" w:date="2019-05-27T23:03:00Z"/>
                <w:rFonts w:ascii="Courier New" w:hAnsi="Courier New" w:cs="Courier New"/>
                <w:sz w:val="20"/>
                <w:lang w:val="en-US"/>
                <w:rPrChange w:id="821" w:author="Rostislav Bobin" w:date="2019-05-27T23:03:00Z">
                  <w:rPr>
                    <w:ins w:id="822" w:author="Rostislav Bobin" w:date="2019-05-27T23:03:00Z"/>
                  </w:rPr>
                </w:rPrChange>
              </w:rPr>
            </w:pPr>
            <w:ins w:id="82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24" w:author="Rostislav Bobin" w:date="2019-05-27T23:03:00Z">
                    <w:rPr/>
                  </w:rPrChange>
                </w:rPr>
                <w:t xml:space="preserve">      - name: Raspberry Pi 3 30</w:t>
              </w:r>
            </w:ins>
          </w:p>
          <w:p w14:paraId="026B6A6B" w14:textId="77777777" w:rsidR="00224397" w:rsidRPr="00224397" w:rsidRDefault="00224397" w:rsidP="00224397">
            <w:pPr>
              <w:ind w:firstLine="0"/>
              <w:rPr>
                <w:ins w:id="825" w:author="Rostislav Bobin" w:date="2019-05-27T23:03:00Z"/>
                <w:rFonts w:ascii="Courier New" w:hAnsi="Courier New" w:cs="Courier New"/>
                <w:sz w:val="20"/>
                <w:lang w:val="en-US"/>
                <w:rPrChange w:id="826" w:author="Rostislav Bobin" w:date="2019-05-27T23:03:00Z">
                  <w:rPr>
                    <w:ins w:id="827" w:author="Rostislav Bobin" w:date="2019-05-27T23:03:00Z"/>
                  </w:rPr>
                </w:rPrChange>
              </w:rPr>
            </w:pPr>
            <w:ins w:id="82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29" w:author="Rostislav Bobin" w:date="2019-05-27T23:03:00Z">
                    <w:rPr/>
                  </w:rPrChange>
                </w:rPr>
                <w:t xml:space="preserve">        hardwareId: 123456789030</w:t>
              </w:r>
            </w:ins>
          </w:p>
          <w:p w14:paraId="6DDE4B9B" w14:textId="77777777" w:rsidR="00224397" w:rsidRPr="00224397" w:rsidRDefault="00224397" w:rsidP="00224397">
            <w:pPr>
              <w:ind w:firstLine="0"/>
              <w:rPr>
                <w:ins w:id="830" w:author="Rostislav Bobin" w:date="2019-05-27T23:03:00Z"/>
                <w:rFonts w:ascii="Courier New" w:hAnsi="Courier New" w:cs="Courier New"/>
                <w:sz w:val="20"/>
                <w:lang w:val="en-US"/>
                <w:rPrChange w:id="831" w:author="Rostislav Bobin" w:date="2019-05-27T23:03:00Z">
                  <w:rPr>
                    <w:ins w:id="832" w:author="Rostislav Bobin" w:date="2019-05-27T23:03:00Z"/>
                  </w:rPr>
                </w:rPrChange>
              </w:rPr>
            </w:pPr>
            <w:ins w:id="833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34" w:author="Rostislav Bobin" w:date="2019-05-27T23:03:00Z">
                    <w:rPr/>
                  </w:rPrChange>
                </w:rPr>
                <w:t xml:space="preserve">        sensors:</w:t>
              </w:r>
            </w:ins>
          </w:p>
          <w:p w14:paraId="0407771F" w14:textId="77777777" w:rsidR="00224397" w:rsidRPr="00224397" w:rsidRDefault="00224397" w:rsidP="00224397">
            <w:pPr>
              <w:ind w:firstLine="0"/>
              <w:rPr>
                <w:ins w:id="835" w:author="Rostislav Bobin" w:date="2019-05-27T23:03:00Z"/>
                <w:rFonts w:ascii="Courier New" w:hAnsi="Courier New" w:cs="Courier New"/>
                <w:sz w:val="20"/>
                <w:rPrChange w:id="836" w:author="Rostislav Bobin" w:date="2019-05-27T23:03:00Z">
                  <w:rPr>
                    <w:ins w:id="837" w:author="Rostislav Bobin" w:date="2019-05-27T23:03:00Z"/>
                  </w:rPr>
                </w:rPrChange>
              </w:rPr>
            </w:pPr>
            <w:ins w:id="838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39" w:author="Rostislav Bobin" w:date="2019-05-27T23:03:00Z">
                    <w:rPr/>
                  </w:rPrChange>
                </w:rPr>
                <w:t xml:space="preserve">        </w:t>
              </w:r>
              <w:r w:rsidRPr="00224397">
                <w:rPr>
                  <w:rFonts w:ascii="Courier New" w:hAnsi="Courier New" w:cs="Courier New"/>
                  <w:sz w:val="20"/>
                  <w:rPrChange w:id="840" w:author="Rostislav Bobin" w:date="2019-05-27T23:03:00Z">
                    <w:rPr/>
                  </w:rPrChange>
                </w:rPr>
                <w:t>- dataType: Light</w:t>
              </w:r>
            </w:ins>
          </w:p>
          <w:p w14:paraId="2D718368" w14:textId="77777777" w:rsidR="00224397" w:rsidRPr="00224397" w:rsidRDefault="00224397" w:rsidP="00224397">
            <w:pPr>
              <w:ind w:firstLine="0"/>
              <w:rPr>
                <w:ins w:id="841" w:author="Rostislav Bobin" w:date="2019-05-27T23:03:00Z"/>
                <w:rFonts w:ascii="Courier New" w:hAnsi="Courier New" w:cs="Courier New"/>
                <w:sz w:val="20"/>
                <w:lang w:val="en-US"/>
                <w:rPrChange w:id="842" w:author="Rostislav Bobin" w:date="2019-05-27T23:03:00Z">
                  <w:rPr>
                    <w:ins w:id="843" w:author="Rostislav Bobin" w:date="2019-05-27T23:03:00Z"/>
                  </w:rPr>
                </w:rPrChange>
              </w:rPr>
            </w:pPr>
            <w:ins w:id="844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45" w:author="Rostislav Bobin" w:date="2019-05-27T23:03:00Z">
                    <w:rPr/>
                  </w:rPrChange>
                </w:rPr>
                <w:t xml:space="preserve">          hardwareId: MAC000030</w:t>
              </w:r>
            </w:ins>
          </w:p>
          <w:p w14:paraId="76CAE786" w14:textId="77777777" w:rsidR="00224397" w:rsidRPr="00224397" w:rsidRDefault="00224397" w:rsidP="00224397">
            <w:pPr>
              <w:ind w:firstLine="0"/>
              <w:rPr>
                <w:ins w:id="846" w:author="Rostislav Bobin" w:date="2019-05-27T23:03:00Z"/>
                <w:rFonts w:ascii="Courier New" w:hAnsi="Courier New" w:cs="Courier New"/>
                <w:sz w:val="20"/>
                <w:lang w:val="en-US"/>
                <w:rPrChange w:id="847" w:author="Rostislav Bobin" w:date="2019-05-27T23:03:00Z">
                  <w:rPr>
                    <w:ins w:id="848" w:author="Rostislav Bobin" w:date="2019-05-27T23:03:00Z"/>
                  </w:rPr>
                </w:rPrChange>
              </w:rPr>
            </w:pPr>
            <w:ins w:id="849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50" w:author="Rostislav Bobin" w:date="2019-05-27T23:03:00Z">
                    <w:rPr/>
                  </w:rPrChange>
                </w:rPr>
                <w:t xml:space="preserve">      matchers:</w:t>
              </w:r>
            </w:ins>
          </w:p>
          <w:p w14:paraId="6120E91A" w14:textId="77777777" w:rsidR="00224397" w:rsidRPr="00224397" w:rsidRDefault="00224397" w:rsidP="00224397">
            <w:pPr>
              <w:ind w:firstLine="0"/>
              <w:rPr>
                <w:ins w:id="851" w:author="Rostislav Bobin" w:date="2019-05-27T23:03:00Z"/>
                <w:rFonts w:ascii="Courier New" w:hAnsi="Courier New" w:cs="Courier New"/>
                <w:sz w:val="20"/>
                <w:lang w:val="en-US"/>
                <w:rPrChange w:id="852" w:author="Rostislav Bobin" w:date="2019-05-27T23:03:00Z">
                  <w:rPr>
                    <w:ins w:id="853" w:author="Rostislav Bobin" w:date="2019-05-27T23:03:00Z"/>
                  </w:rPr>
                </w:rPrChange>
              </w:rPr>
            </w:pPr>
            <w:ins w:id="854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55" w:author="Rostislav Bobin" w:date="2019-05-27T23:03:00Z">
                    <w:rPr/>
                  </w:rPrChange>
                </w:rPr>
                <w:t xml:space="preserve">      - name: Matcher Light</w:t>
              </w:r>
            </w:ins>
          </w:p>
          <w:p w14:paraId="469B7A2A" w14:textId="77777777" w:rsidR="00224397" w:rsidRPr="00224397" w:rsidRDefault="00224397" w:rsidP="00224397">
            <w:pPr>
              <w:ind w:firstLine="0"/>
              <w:rPr>
                <w:ins w:id="856" w:author="Rostislav Bobin" w:date="2019-05-27T23:03:00Z"/>
                <w:rFonts w:ascii="Courier New" w:hAnsi="Courier New" w:cs="Courier New"/>
                <w:sz w:val="20"/>
                <w:lang w:val="en-US"/>
                <w:rPrChange w:id="857" w:author="Rostislav Bobin" w:date="2019-05-27T23:03:00Z">
                  <w:rPr>
                    <w:ins w:id="858" w:author="Rostislav Bobin" w:date="2019-05-27T23:03:00Z"/>
                  </w:rPr>
                </w:rPrChange>
              </w:rPr>
            </w:pPr>
            <w:ins w:id="859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60" w:author="Rostislav Bobin" w:date="2019-05-27T23:03:00Z">
                    <w:rPr/>
                  </w:rPrChange>
                </w:rPr>
                <w:t xml:space="preserve">        dataTypeValue: Light</w:t>
              </w:r>
            </w:ins>
          </w:p>
          <w:p w14:paraId="55AA706D" w14:textId="77777777" w:rsidR="00224397" w:rsidRPr="00224397" w:rsidRDefault="00224397" w:rsidP="00224397">
            <w:pPr>
              <w:ind w:firstLine="0"/>
              <w:rPr>
                <w:ins w:id="861" w:author="Rostislav Bobin" w:date="2019-05-27T23:03:00Z"/>
                <w:rFonts w:ascii="Courier New" w:hAnsi="Courier New" w:cs="Courier New"/>
                <w:sz w:val="20"/>
                <w:lang w:val="en-US"/>
                <w:rPrChange w:id="862" w:author="Rostislav Bobin" w:date="2019-05-27T23:03:00Z">
                  <w:rPr>
                    <w:ins w:id="863" w:author="Rostislav Bobin" w:date="2019-05-27T23:03:00Z"/>
                  </w:rPr>
                </w:rPrChange>
              </w:rPr>
            </w:pPr>
            <w:ins w:id="864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65" w:author="Rostislav Bobin" w:date="2019-05-27T23:03:00Z">
                    <w:rPr/>
                  </w:rPrChange>
                </w:rPr>
                <w:t xml:space="preserve">      userdefinedfunctions:</w:t>
              </w:r>
            </w:ins>
          </w:p>
          <w:p w14:paraId="06A7F745" w14:textId="77777777" w:rsidR="00224397" w:rsidRPr="00224397" w:rsidRDefault="00224397" w:rsidP="00224397">
            <w:pPr>
              <w:ind w:firstLine="0"/>
              <w:rPr>
                <w:ins w:id="866" w:author="Rostislav Bobin" w:date="2019-05-27T23:03:00Z"/>
                <w:rFonts w:ascii="Courier New" w:hAnsi="Courier New" w:cs="Courier New"/>
                <w:sz w:val="20"/>
                <w:lang w:val="en-US"/>
                <w:rPrChange w:id="867" w:author="Rostislav Bobin" w:date="2019-05-27T23:03:00Z">
                  <w:rPr>
                    <w:ins w:id="868" w:author="Rostislav Bobin" w:date="2019-05-27T23:03:00Z"/>
                  </w:rPr>
                </w:rPrChange>
              </w:rPr>
            </w:pPr>
            <w:ins w:id="869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70" w:author="Rostislav Bobin" w:date="2019-05-27T23:03:00Z">
                    <w:rPr/>
                  </w:rPrChange>
                </w:rPr>
                <w:t xml:space="preserve">      - name: Motion Processor</w:t>
              </w:r>
            </w:ins>
          </w:p>
          <w:p w14:paraId="74C5B43B" w14:textId="77777777" w:rsidR="00224397" w:rsidRPr="00224397" w:rsidRDefault="00224397" w:rsidP="00224397">
            <w:pPr>
              <w:ind w:firstLine="0"/>
              <w:rPr>
                <w:ins w:id="871" w:author="Rostislav Bobin" w:date="2019-05-27T23:03:00Z"/>
                <w:rFonts w:ascii="Courier New" w:hAnsi="Courier New" w:cs="Courier New"/>
                <w:sz w:val="20"/>
                <w:lang w:val="en-US"/>
                <w:rPrChange w:id="872" w:author="Rostislav Bobin" w:date="2019-05-27T23:03:00Z">
                  <w:rPr>
                    <w:ins w:id="873" w:author="Rostislav Bobin" w:date="2019-05-27T23:03:00Z"/>
                  </w:rPr>
                </w:rPrChange>
              </w:rPr>
            </w:pPr>
            <w:ins w:id="874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75" w:author="Rostislav Bobin" w:date="2019-05-27T23:03:00Z">
                    <w:rPr/>
                  </w:rPrChange>
                </w:rPr>
                <w:t xml:space="preserve">        matcherNames:</w:t>
              </w:r>
            </w:ins>
          </w:p>
          <w:p w14:paraId="5FA0350A" w14:textId="77777777" w:rsidR="00224397" w:rsidRPr="00224397" w:rsidRDefault="00224397" w:rsidP="00224397">
            <w:pPr>
              <w:ind w:firstLine="0"/>
              <w:rPr>
                <w:ins w:id="876" w:author="Rostislav Bobin" w:date="2019-05-27T23:03:00Z"/>
                <w:rFonts w:ascii="Courier New" w:hAnsi="Courier New" w:cs="Courier New"/>
                <w:sz w:val="20"/>
                <w:lang w:val="en-US"/>
                <w:rPrChange w:id="877" w:author="Rostislav Bobin" w:date="2019-05-27T23:03:00Z">
                  <w:rPr>
                    <w:ins w:id="878" w:author="Rostislav Bobin" w:date="2019-05-27T23:03:00Z"/>
                  </w:rPr>
                </w:rPrChange>
              </w:rPr>
            </w:pPr>
            <w:ins w:id="879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80" w:author="Rostislav Bobin" w:date="2019-05-27T23:03:00Z">
                    <w:rPr/>
                  </w:rPrChange>
                </w:rPr>
                <w:t xml:space="preserve">        - Matcher Light</w:t>
              </w:r>
            </w:ins>
          </w:p>
          <w:p w14:paraId="201FB958" w14:textId="77777777" w:rsidR="00224397" w:rsidRPr="00224397" w:rsidRDefault="00224397" w:rsidP="00224397">
            <w:pPr>
              <w:ind w:firstLine="0"/>
              <w:rPr>
                <w:ins w:id="881" w:author="Rostislav Bobin" w:date="2019-05-27T23:03:00Z"/>
                <w:rFonts w:ascii="Courier New" w:hAnsi="Courier New" w:cs="Courier New"/>
                <w:sz w:val="20"/>
                <w:lang w:val="en-US"/>
                <w:rPrChange w:id="882" w:author="Rostislav Bobin" w:date="2019-05-27T23:03:00Z">
                  <w:rPr>
                    <w:ins w:id="883" w:author="Rostislav Bobin" w:date="2019-05-27T23:03:00Z"/>
                  </w:rPr>
                </w:rPrChange>
              </w:rPr>
            </w:pPr>
            <w:ins w:id="884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85" w:author="Rostislav Bobin" w:date="2019-05-27T23:03:00Z">
                    <w:rPr/>
                  </w:rPrChange>
                </w:rPr>
                <w:t xml:space="preserve">        script: actions/userDefinedFunctions/availability.js</w:t>
              </w:r>
            </w:ins>
          </w:p>
          <w:p w14:paraId="7C163058" w14:textId="77777777" w:rsidR="00224397" w:rsidRPr="00224397" w:rsidRDefault="00224397" w:rsidP="00224397">
            <w:pPr>
              <w:ind w:firstLine="0"/>
              <w:rPr>
                <w:ins w:id="886" w:author="Rostislav Bobin" w:date="2019-05-27T23:03:00Z"/>
                <w:rFonts w:ascii="Courier New" w:hAnsi="Courier New" w:cs="Courier New"/>
                <w:sz w:val="20"/>
                <w:lang w:val="en-US"/>
                <w:rPrChange w:id="887" w:author="Rostislav Bobin" w:date="2019-05-27T23:03:00Z">
                  <w:rPr>
                    <w:ins w:id="888" w:author="Rostislav Bobin" w:date="2019-05-27T23:03:00Z"/>
                  </w:rPr>
                </w:rPrChange>
              </w:rPr>
            </w:pPr>
            <w:ins w:id="889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90" w:author="Rostislav Bobin" w:date="2019-05-27T23:03:00Z">
                    <w:rPr/>
                  </w:rPrChange>
                </w:rPr>
                <w:t xml:space="preserve">      roleassignments:</w:t>
              </w:r>
            </w:ins>
          </w:p>
          <w:p w14:paraId="7A4995D4" w14:textId="77777777" w:rsidR="00224397" w:rsidRPr="00224397" w:rsidRDefault="00224397" w:rsidP="00224397">
            <w:pPr>
              <w:ind w:firstLine="0"/>
              <w:rPr>
                <w:ins w:id="891" w:author="Rostislav Bobin" w:date="2019-05-27T23:03:00Z"/>
                <w:rFonts w:ascii="Courier New" w:hAnsi="Courier New" w:cs="Courier New"/>
                <w:sz w:val="20"/>
                <w:lang w:val="en-US"/>
                <w:rPrChange w:id="892" w:author="Rostislav Bobin" w:date="2019-05-27T23:03:00Z">
                  <w:rPr>
                    <w:ins w:id="893" w:author="Rostislav Bobin" w:date="2019-05-27T23:03:00Z"/>
                  </w:rPr>
                </w:rPrChange>
              </w:rPr>
            </w:pPr>
            <w:ins w:id="894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895" w:author="Rostislav Bobin" w:date="2019-05-27T23:03:00Z">
                    <w:rPr/>
                  </w:rPrChange>
                </w:rPr>
                <w:t xml:space="preserve">      - roleId: 98e44ad7-28d4-4007-853b-b9968ad132d1 # System Role: SpaceAdministrator</w:t>
              </w:r>
            </w:ins>
          </w:p>
          <w:p w14:paraId="7405DB93" w14:textId="77777777" w:rsidR="00224397" w:rsidRPr="00224397" w:rsidRDefault="00224397" w:rsidP="00224397">
            <w:pPr>
              <w:ind w:firstLine="0"/>
              <w:rPr>
                <w:ins w:id="896" w:author="Rostislav Bobin" w:date="2019-05-27T23:03:00Z"/>
                <w:rFonts w:ascii="Courier New" w:hAnsi="Courier New" w:cs="Courier New"/>
                <w:sz w:val="20"/>
                <w:rPrChange w:id="897" w:author="Rostislav Bobin" w:date="2019-05-27T23:03:00Z">
                  <w:rPr>
                    <w:ins w:id="898" w:author="Rostislav Bobin" w:date="2019-05-27T23:03:00Z"/>
                  </w:rPr>
                </w:rPrChange>
              </w:rPr>
            </w:pPr>
            <w:ins w:id="899" w:author="Rostislav Bobin" w:date="2019-05-27T23:03:00Z">
              <w:r w:rsidRPr="00224397">
                <w:rPr>
                  <w:rFonts w:ascii="Courier New" w:hAnsi="Courier New" w:cs="Courier New"/>
                  <w:sz w:val="20"/>
                  <w:lang w:val="en-US"/>
                  <w:rPrChange w:id="900" w:author="Rostislav Bobin" w:date="2019-05-27T23:03:00Z">
                    <w:rPr/>
                  </w:rPrChange>
                </w:rPr>
                <w:t xml:space="preserve">        </w:t>
              </w:r>
              <w:r w:rsidRPr="00224397">
                <w:rPr>
                  <w:rFonts w:ascii="Courier New" w:hAnsi="Courier New" w:cs="Courier New"/>
                  <w:sz w:val="20"/>
                  <w:rPrChange w:id="901" w:author="Rostislav Bobin" w:date="2019-05-27T23:03:00Z">
                    <w:rPr/>
                  </w:rPrChange>
                </w:rPr>
                <w:t>objectName: Motion Processor</w:t>
              </w:r>
            </w:ins>
          </w:p>
          <w:p w14:paraId="2A641535" w14:textId="1FC59675" w:rsidR="00224397" w:rsidRDefault="00224397" w:rsidP="00224397">
            <w:pPr>
              <w:ind w:firstLine="0"/>
              <w:rPr>
                <w:ins w:id="902" w:author="Rostislav Bobin" w:date="2019-05-27T22:58:00Z"/>
              </w:rPr>
            </w:pPr>
            <w:ins w:id="903" w:author="Rostislav Bobin" w:date="2019-05-27T23:03:00Z">
              <w:r w:rsidRPr="00224397">
                <w:rPr>
                  <w:rFonts w:ascii="Courier New" w:hAnsi="Courier New" w:cs="Courier New"/>
                  <w:sz w:val="20"/>
                  <w:rPrChange w:id="904" w:author="Rostislav Bobin" w:date="2019-05-27T23:03:00Z">
                    <w:rPr/>
                  </w:rPrChange>
                </w:rPr>
                <w:t xml:space="preserve">        objectIdType: UserDefinedFunctionId</w:t>
              </w:r>
            </w:ins>
          </w:p>
        </w:tc>
      </w:tr>
    </w:tbl>
    <w:p w14:paraId="43E23948" w14:textId="77777777" w:rsidR="004A51EB" w:rsidRDefault="004A51EB" w:rsidP="0087046B">
      <w:pPr>
        <w:rPr>
          <w:ins w:id="905" w:author="Rostislav Bobin" w:date="2019-05-27T23:15:00Z"/>
          <w:lang w:val="en-US"/>
        </w:rPr>
      </w:pPr>
    </w:p>
    <w:p w14:paraId="05CE2AED" w14:textId="77777777" w:rsidR="004A51EB" w:rsidRDefault="004A51EB" w:rsidP="0087046B">
      <w:pPr>
        <w:rPr>
          <w:ins w:id="906" w:author="Rostislav Bobin" w:date="2019-05-27T23:16:00Z"/>
        </w:rPr>
      </w:pPr>
      <w:ins w:id="907" w:author="Rostislav Bobin" w:date="2019-05-27T23:15:00Z">
        <w:r>
          <w:t xml:space="preserve">Структура </w:t>
        </w:r>
        <w:r>
          <w:rPr>
            <w:lang w:val="en-US"/>
          </w:rPr>
          <w:t>YAML</w:t>
        </w:r>
        <w:r w:rsidRPr="004A51EB">
          <w:rPr>
            <w:rPrChange w:id="908" w:author="Rostislav Bobin" w:date="2019-05-27T23:16:00Z">
              <w:rPr>
                <w:lang w:val="en-US"/>
              </w:rPr>
            </w:rPrChange>
          </w:rPr>
          <w:t>-</w:t>
        </w:r>
        <w:r>
          <w:t>файла включает несколько</w:t>
        </w:r>
      </w:ins>
      <w:ins w:id="909" w:author="Rostislav Bobin" w:date="2019-05-27T23:16:00Z">
        <w:r>
          <w:t xml:space="preserve"> следующих</w:t>
        </w:r>
      </w:ins>
      <w:ins w:id="910" w:author="Rostislav Bobin" w:date="2019-05-27T23:15:00Z">
        <w:r>
          <w:t xml:space="preserve"> обязательных разделов:</w:t>
        </w:r>
      </w:ins>
    </w:p>
    <w:p w14:paraId="3BFA01DD" w14:textId="7158B27E" w:rsidR="004A51EB" w:rsidRPr="004A51EB" w:rsidRDefault="004A51EB" w:rsidP="00AF30DA">
      <w:pPr>
        <w:pStyle w:val="ab"/>
        <w:numPr>
          <w:ilvl w:val="2"/>
          <w:numId w:val="36"/>
        </w:numPr>
        <w:spacing w:line="360" w:lineRule="auto"/>
        <w:jc w:val="both"/>
        <w:rPr>
          <w:ins w:id="911" w:author="Rostislav Bobin" w:date="2019-05-27T23:17:00Z"/>
          <w:rPrChange w:id="912" w:author="Rostislav Bobin" w:date="2019-05-27T23:17:00Z">
            <w:rPr>
              <w:ins w:id="913" w:author="Rostislav Bobin" w:date="2019-05-27T23:17:00Z"/>
              <w:lang w:val="en-US"/>
            </w:rPr>
          </w:rPrChange>
        </w:rPr>
        <w:pPrChange w:id="914" w:author="Rostislav Bobin" w:date="2019-05-27T23:32:00Z">
          <w:pPr/>
        </w:pPrChange>
      </w:pPr>
      <w:ins w:id="915" w:author="Rostislav Bobin" w:date="2019-05-27T23:16:00Z">
        <w:r>
          <w:t xml:space="preserve"> </w:t>
        </w:r>
      </w:ins>
      <w:ins w:id="916" w:author="Rostislav Bobin" w:date="2019-05-27T23:17:00Z">
        <w:r w:rsidRPr="00AF30DA">
          <w:rPr>
            <w:i/>
            <w:lang w:val="en-US"/>
            <w:rPrChange w:id="917" w:author="Rostislav Bobin" w:date="2019-05-27T23:32:00Z">
              <w:rPr>
                <w:lang w:val="en-US"/>
              </w:rPr>
            </w:rPrChange>
          </w:rPr>
          <w:t>Resources</w:t>
        </w:r>
      </w:ins>
      <w:ins w:id="918" w:author="Rostislav Bobin" w:date="2019-05-27T23:20:00Z">
        <w:r w:rsidRPr="004A51EB">
          <w:rPr>
            <w:rPrChange w:id="919" w:author="Rostislav Bobin" w:date="2019-05-27T23:20:00Z">
              <w:rPr>
                <w:lang w:val="en-US"/>
              </w:rPr>
            </w:rPrChange>
          </w:rPr>
          <w:t xml:space="preserve"> </w:t>
        </w:r>
        <w:r>
          <w:t>–</w:t>
        </w:r>
        <w:r w:rsidRPr="004A51EB">
          <w:rPr>
            <w:rPrChange w:id="920" w:author="Rostislav Bobin" w:date="2019-05-27T23:20:00Z">
              <w:rPr>
                <w:lang w:val="en-US"/>
              </w:rPr>
            </w:rPrChange>
          </w:rPr>
          <w:t xml:space="preserve"> </w:t>
        </w:r>
        <w:r>
          <w:t xml:space="preserve">данный </w:t>
        </w:r>
        <w:r w:rsidRPr="004A51EB">
          <w:rPr>
            <w:rPrChange w:id="921" w:author="Rostislav Bobin" w:date="2019-05-27T23:20:00Z">
              <w:rPr>
                <w:lang w:val="en-US"/>
              </w:rPr>
            </w:rPrChange>
          </w:rPr>
          <w:t>узел создает ресурс Центра Интернета вещей для взаимодействия с устройствами</w:t>
        </w:r>
      </w:ins>
      <w:ins w:id="922" w:author="Rostislav Bobin" w:date="2019-05-27T23:21:00Z">
        <w:r>
          <w:t xml:space="preserve">. </w:t>
        </w:r>
      </w:ins>
      <w:ins w:id="923" w:author="Rostislav Bobin" w:date="2019-05-27T23:20:00Z">
        <w:r w:rsidRPr="004A51EB">
          <w:rPr>
            <w:rPrChange w:id="924" w:author="Rostislav Bobin" w:date="2019-05-27T23:20:00Z">
              <w:rPr>
                <w:lang w:val="en-US"/>
              </w:rPr>
            </w:rPrChange>
          </w:rPr>
          <w:t>Центр Интернета вещей в корневом узле графа может взаимодействовать со всеми устройствами и датчиками в графе.</w:t>
        </w:r>
      </w:ins>
    </w:p>
    <w:p w14:paraId="6E63969E" w14:textId="0CBDC2E9" w:rsidR="004A51EB" w:rsidRPr="004A51EB" w:rsidRDefault="004A51EB" w:rsidP="00AF30DA">
      <w:pPr>
        <w:pStyle w:val="ab"/>
        <w:numPr>
          <w:ilvl w:val="2"/>
          <w:numId w:val="36"/>
        </w:numPr>
        <w:spacing w:line="360" w:lineRule="auto"/>
        <w:jc w:val="both"/>
        <w:rPr>
          <w:ins w:id="925" w:author="Rostislav Bobin" w:date="2019-05-27T23:17:00Z"/>
          <w:rPrChange w:id="926" w:author="Rostislav Bobin" w:date="2019-05-27T23:17:00Z">
            <w:rPr>
              <w:ins w:id="927" w:author="Rostislav Bobin" w:date="2019-05-27T23:17:00Z"/>
              <w:lang w:val="en-US"/>
            </w:rPr>
          </w:rPrChange>
        </w:rPr>
        <w:pPrChange w:id="928" w:author="Rostislav Bobin" w:date="2019-05-27T23:32:00Z">
          <w:pPr/>
        </w:pPrChange>
      </w:pPr>
      <w:ins w:id="929" w:author="Rostislav Bobin" w:date="2019-05-27T23:17:00Z">
        <w:r w:rsidRPr="004A51EB">
          <w:rPr>
            <w:rPrChange w:id="930" w:author="Rostislav Bobin" w:date="2019-05-27T23:20:00Z">
              <w:rPr>
                <w:lang w:val="en-US"/>
              </w:rPr>
            </w:rPrChange>
          </w:rPr>
          <w:t xml:space="preserve"> </w:t>
        </w:r>
        <w:r w:rsidRPr="00AF30DA">
          <w:rPr>
            <w:i/>
            <w:lang w:val="en-US"/>
            <w:rPrChange w:id="931" w:author="Rostislav Bobin" w:date="2019-05-27T23:32:00Z">
              <w:rPr>
                <w:lang w:val="en-US"/>
              </w:rPr>
            </w:rPrChange>
          </w:rPr>
          <w:t>Spaces</w:t>
        </w:r>
      </w:ins>
      <w:ins w:id="932" w:author="Rostislav Bobin" w:date="2019-05-27T23:21:00Z">
        <w:r>
          <w:t xml:space="preserve"> – в</w:t>
        </w:r>
        <w:r w:rsidRPr="004A51EB">
          <w:t xml:space="preserve"> объект</w:t>
        </w:r>
        <w:r>
          <w:t xml:space="preserve">ной модели Digital Twins </w:t>
        </w:r>
      </w:ins>
      <w:ins w:id="933" w:author="Rostislav Bobin" w:date="2019-05-27T23:24:00Z">
        <w:r>
          <w:t>данный узел</w:t>
        </w:r>
      </w:ins>
      <w:ins w:id="934" w:author="Rostislav Bobin" w:date="2019-05-27T23:21:00Z">
        <w:r>
          <w:t xml:space="preserve"> </w:t>
        </w:r>
        <w:r w:rsidRPr="004A51EB">
          <w:t>представляет физические расположения. Каждое</w:t>
        </w:r>
        <w:r>
          <w:t xml:space="preserve"> пространство имеет тип (Type) </w:t>
        </w:r>
        <w:r w:rsidRPr="004A51EB">
          <w:t>и имя (Name).</w:t>
        </w:r>
      </w:ins>
    </w:p>
    <w:p w14:paraId="011432BC" w14:textId="739E363C" w:rsidR="004A51EB" w:rsidRDefault="004A51EB" w:rsidP="00AF30DA">
      <w:pPr>
        <w:pStyle w:val="ab"/>
        <w:numPr>
          <w:ilvl w:val="2"/>
          <w:numId w:val="36"/>
        </w:numPr>
        <w:spacing w:line="360" w:lineRule="auto"/>
        <w:jc w:val="both"/>
        <w:rPr>
          <w:ins w:id="935" w:author="Rostislav Bobin" w:date="2019-05-27T23:23:00Z"/>
        </w:rPr>
        <w:pPrChange w:id="936" w:author="Rostislav Bobin" w:date="2019-05-27T23:32:00Z">
          <w:pPr/>
        </w:pPrChange>
      </w:pPr>
      <w:ins w:id="937" w:author="Rostislav Bobin" w:date="2019-05-27T23:17:00Z">
        <w:r w:rsidRPr="004A51EB">
          <w:rPr>
            <w:rPrChange w:id="938" w:author="Rostislav Bobin" w:date="2019-05-27T23:21:00Z">
              <w:rPr>
                <w:lang w:val="en-US"/>
              </w:rPr>
            </w:rPrChange>
          </w:rPr>
          <w:t xml:space="preserve"> </w:t>
        </w:r>
        <w:r w:rsidRPr="00AF30DA">
          <w:rPr>
            <w:i/>
            <w:lang w:val="en-US"/>
            <w:rPrChange w:id="939" w:author="Rostislav Bobin" w:date="2019-05-27T23:32:00Z">
              <w:rPr>
                <w:lang w:val="en-US"/>
              </w:rPr>
            </w:rPrChange>
          </w:rPr>
          <w:t>Devices</w:t>
        </w:r>
      </w:ins>
      <w:ins w:id="940" w:author="Rostislav Bobin" w:date="2019-05-27T23:22:00Z">
        <w:r>
          <w:t xml:space="preserve"> – </w:t>
        </w:r>
      </w:ins>
      <w:ins w:id="941" w:author="Rostislav Bobin" w:date="2019-05-27T23:24:00Z">
        <w:r w:rsidR="00AF30DA">
          <w:t xml:space="preserve">это </w:t>
        </w:r>
      </w:ins>
      <w:ins w:id="942" w:author="Rostislav Bobin" w:date="2019-05-27T23:25:00Z">
        <w:r w:rsidR="00AF30DA">
          <w:t>раздел</w:t>
        </w:r>
      </w:ins>
      <w:ins w:id="943" w:author="Rostislav Bobin" w:date="2019-05-27T23:24:00Z">
        <w:r w:rsidR="00AF30DA">
          <w:t xml:space="preserve">, представляющий </w:t>
        </w:r>
      </w:ins>
      <w:ins w:id="944" w:author="Rostislav Bobin" w:date="2019-05-27T23:25:00Z">
        <w:r w:rsidR="00AF30DA">
          <w:t>устройства</w:t>
        </w:r>
      </w:ins>
      <w:ins w:id="945" w:author="Rostislav Bobin" w:date="2019-05-27T23:22:00Z">
        <w:r w:rsidR="00AF30DA">
          <w:t xml:space="preserve">, </w:t>
        </w:r>
        <w:r>
          <w:t>управляющие</w:t>
        </w:r>
        <w:r w:rsidRPr="004A51EB">
          <w:t xml:space="preserve"> рядом датчиков.</w:t>
        </w:r>
      </w:ins>
      <w:ins w:id="946" w:author="Rostislav Bobin" w:date="2019-05-27T23:17:00Z">
        <w:r w:rsidRPr="004A51EB">
          <w:rPr>
            <w:rPrChange w:id="947" w:author="Rostislav Bobin" w:date="2019-05-27T23:22:00Z">
              <w:rPr>
                <w:lang w:val="en-US"/>
              </w:rPr>
            </w:rPrChange>
          </w:rPr>
          <w:t xml:space="preserve"> </w:t>
        </w:r>
      </w:ins>
    </w:p>
    <w:p w14:paraId="242EE726" w14:textId="0696D3FF" w:rsidR="004A51EB" w:rsidRPr="004A51EB" w:rsidRDefault="004A51EB" w:rsidP="00AF30DA">
      <w:pPr>
        <w:pStyle w:val="ab"/>
        <w:numPr>
          <w:ilvl w:val="2"/>
          <w:numId w:val="36"/>
        </w:numPr>
        <w:spacing w:line="360" w:lineRule="auto"/>
        <w:jc w:val="both"/>
        <w:rPr>
          <w:ins w:id="948" w:author="Rostislav Bobin" w:date="2019-05-27T23:17:00Z"/>
          <w:rPrChange w:id="949" w:author="Rostislav Bobin" w:date="2019-05-27T23:17:00Z">
            <w:rPr>
              <w:ins w:id="950" w:author="Rostislav Bobin" w:date="2019-05-27T23:17:00Z"/>
              <w:lang w:val="en-US"/>
            </w:rPr>
          </w:rPrChange>
        </w:rPr>
        <w:pPrChange w:id="951" w:author="Rostislav Bobin" w:date="2019-05-27T23:32:00Z">
          <w:pPr/>
        </w:pPrChange>
      </w:pPr>
      <w:ins w:id="952" w:author="Rostislav Bobin" w:date="2019-05-27T23:23:00Z">
        <w:r>
          <w:t xml:space="preserve"> </w:t>
        </w:r>
        <w:r w:rsidRPr="00AF30DA">
          <w:rPr>
            <w:i/>
            <w:lang w:val="en-US"/>
            <w:rPrChange w:id="953" w:author="Rostislav Bobin" w:date="2019-05-27T23:32:00Z">
              <w:rPr>
                <w:lang w:val="en-US"/>
              </w:rPr>
            </w:rPrChange>
          </w:rPr>
          <w:t>Sensors</w:t>
        </w:r>
        <w:r w:rsidRPr="004A51EB">
          <w:rPr>
            <w:rPrChange w:id="954" w:author="Rostislav Bobin" w:date="2019-05-27T23:23:00Z">
              <w:rPr>
                <w:lang w:val="en-US"/>
              </w:rPr>
            </w:rPrChange>
          </w:rPr>
          <w:t xml:space="preserve"> –</w:t>
        </w:r>
      </w:ins>
      <w:ins w:id="955" w:author="Rostislav Bobin" w:date="2019-05-27T23:25:00Z">
        <w:r w:rsidR="00AF30DA">
          <w:t xml:space="preserve"> данный раздел </w:t>
        </w:r>
      </w:ins>
      <w:ins w:id="956" w:author="Rostislav Bobin" w:date="2019-05-27T23:27:00Z">
        <w:r w:rsidR="00AF30DA">
          <w:t>описывает используемые</w:t>
        </w:r>
      </w:ins>
      <w:ins w:id="957" w:author="Rostislav Bobin" w:date="2019-05-27T23:25:00Z">
        <w:r w:rsidR="00AF30DA">
          <w:t xml:space="preserve"> датчики</w:t>
        </w:r>
      </w:ins>
      <w:ins w:id="958" w:author="Rostislav Bobin" w:date="2019-05-27T23:23:00Z">
        <w:r>
          <w:rPr>
            <w:rPrChange w:id="959" w:author="Rostislav Bobin" w:date="2019-05-27T23:23:00Z">
              <w:rPr/>
            </w:rPrChange>
          </w:rPr>
          <w:t>.</w:t>
        </w:r>
      </w:ins>
    </w:p>
    <w:p w14:paraId="1C442730" w14:textId="48DFABFF" w:rsidR="004A51EB" w:rsidRPr="004A51EB" w:rsidRDefault="004A51EB" w:rsidP="00AF30DA">
      <w:pPr>
        <w:pStyle w:val="ab"/>
        <w:numPr>
          <w:ilvl w:val="2"/>
          <w:numId w:val="36"/>
        </w:numPr>
        <w:spacing w:line="360" w:lineRule="auto"/>
        <w:jc w:val="both"/>
        <w:rPr>
          <w:ins w:id="960" w:author="Rostislav Bobin" w:date="2019-05-27T23:17:00Z"/>
          <w:rPrChange w:id="961" w:author="Rostislav Bobin" w:date="2019-05-27T23:17:00Z">
            <w:rPr>
              <w:ins w:id="962" w:author="Rostislav Bobin" w:date="2019-05-27T23:17:00Z"/>
              <w:lang w:val="en-US"/>
            </w:rPr>
          </w:rPrChange>
        </w:rPr>
        <w:pPrChange w:id="963" w:author="Rostislav Bobin" w:date="2019-05-27T23:32:00Z">
          <w:pPr/>
        </w:pPrChange>
      </w:pPr>
      <w:ins w:id="964" w:author="Rostislav Bobin" w:date="2019-05-27T23:17:00Z">
        <w:r w:rsidRPr="004A51EB">
          <w:rPr>
            <w:rPrChange w:id="965" w:author="Rostislav Bobin" w:date="2019-05-27T23:22:00Z">
              <w:rPr>
                <w:lang w:val="en-US"/>
              </w:rPr>
            </w:rPrChange>
          </w:rPr>
          <w:t xml:space="preserve"> </w:t>
        </w:r>
        <w:r w:rsidRPr="00AF30DA">
          <w:rPr>
            <w:i/>
            <w:lang w:val="en-US"/>
            <w:rPrChange w:id="966" w:author="Rostislav Bobin" w:date="2019-05-27T23:32:00Z">
              <w:rPr>
                <w:lang w:val="en-US"/>
              </w:rPr>
            </w:rPrChange>
          </w:rPr>
          <w:t>Matchers</w:t>
        </w:r>
      </w:ins>
      <w:ins w:id="967" w:author="Rostislav Bobin" w:date="2019-05-27T23:26:00Z">
        <w:r w:rsidR="00AF30DA" w:rsidRPr="00AF30DA">
          <w:rPr>
            <w:rPrChange w:id="968" w:author="Rostislav Bobin" w:date="2019-05-27T23:26:00Z">
              <w:rPr>
                <w:lang w:val="en-US"/>
              </w:rPr>
            </w:rPrChange>
          </w:rPr>
          <w:t xml:space="preserve"> – </w:t>
        </w:r>
        <w:r w:rsidR="00AF30DA">
          <w:t>это раздел, описывающий сопоставители – наборы конкретных условий</w:t>
        </w:r>
      </w:ins>
      <w:ins w:id="969" w:author="Rostislav Bobin" w:date="2019-05-27T23:27:00Z">
        <w:r w:rsidR="00AF30DA">
          <w:t>, которые нужно отслеживать в данных устройств или датчиков.</w:t>
        </w:r>
      </w:ins>
      <w:ins w:id="970" w:author="Rostislav Bobin" w:date="2019-05-27T23:28:00Z">
        <w:r w:rsidR="00AF30DA">
          <w:t xml:space="preserve"> </w:t>
        </w:r>
        <w:r w:rsidR="00AF30DA" w:rsidRPr="00AF30DA">
  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  </w:r>
      </w:ins>
    </w:p>
    <w:p w14:paraId="0386338B" w14:textId="7821DFF1" w:rsidR="004A51EB" w:rsidRPr="004A51EB" w:rsidRDefault="004A51EB" w:rsidP="00AF30DA">
      <w:pPr>
        <w:pStyle w:val="ab"/>
        <w:numPr>
          <w:ilvl w:val="2"/>
          <w:numId w:val="36"/>
        </w:numPr>
        <w:spacing w:line="360" w:lineRule="auto"/>
        <w:jc w:val="both"/>
        <w:rPr>
          <w:ins w:id="971" w:author="Rostislav Bobin" w:date="2019-05-27T23:18:00Z"/>
          <w:rPrChange w:id="972" w:author="Rostislav Bobin" w:date="2019-05-27T23:18:00Z">
            <w:rPr>
              <w:ins w:id="973" w:author="Rostislav Bobin" w:date="2019-05-27T23:18:00Z"/>
              <w:lang w:val="en-US"/>
            </w:rPr>
          </w:rPrChange>
        </w:rPr>
        <w:pPrChange w:id="974" w:author="Rostislav Bobin" w:date="2019-05-27T23:32:00Z">
          <w:pPr/>
        </w:pPrChange>
      </w:pPr>
      <w:ins w:id="975" w:author="Rostislav Bobin" w:date="2019-05-27T23:18:00Z">
        <w:r w:rsidRPr="00AF30DA">
          <w:rPr>
            <w:rPrChange w:id="976" w:author="Rostislav Bobin" w:date="2019-05-27T23:26:00Z">
              <w:rPr>
                <w:lang w:val="en-US"/>
              </w:rPr>
            </w:rPrChange>
          </w:rPr>
          <w:lastRenderedPageBreak/>
          <w:t xml:space="preserve"> </w:t>
        </w:r>
        <w:r w:rsidRPr="00AF30DA">
          <w:rPr>
            <w:i/>
            <w:lang w:val="en-US"/>
            <w:rPrChange w:id="977" w:author="Rostislav Bobin" w:date="2019-05-27T23:33:00Z">
              <w:rPr>
                <w:lang w:val="en-US"/>
              </w:rPr>
            </w:rPrChange>
          </w:rPr>
          <w:t>UserDefinedFunctions</w:t>
        </w:r>
      </w:ins>
      <w:ins w:id="978" w:author="Rostislav Bobin" w:date="2019-05-27T23:29:00Z">
        <w:r w:rsidR="00AF30DA">
          <w:t xml:space="preserve"> – это узел, описывающий </w:t>
        </w:r>
      </w:ins>
      <w:ins w:id="979" w:author="Rostislav Bobin" w:date="2019-05-27T23:31:00Z">
        <w:r w:rsidR="00AF30DA">
          <w:t xml:space="preserve">функции </w:t>
        </w:r>
      </w:ins>
      <w:ins w:id="980" w:author="Rostislav Bobin" w:date="2019-05-27T23:32:00Z">
        <w:r w:rsidR="00AF30DA">
          <w:t xml:space="preserve">первичной </w:t>
        </w:r>
      </w:ins>
      <w:ins w:id="981" w:author="Rostislav Bobin" w:date="2019-05-27T23:31:00Z">
        <w:r w:rsidR="00AF30DA">
          <w:t>обработки телеметрии</w:t>
        </w:r>
      </w:ins>
      <w:ins w:id="982" w:author="Rostislav Bobin" w:date="2019-05-27T23:32:00Z">
        <w:r w:rsidR="00AF30DA">
          <w:t xml:space="preserve">. </w:t>
        </w:r>
        <w:r w:rsidR="00AF30DA" w:rsidRPr="00AF30DA">
  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  </w:r>
      </w:ins>
    </w:p>
    <w:p w14:paraId="32E68700" w14:textId="1C2035AD" w:rsidR="00FA1304" w:rsidRPr="003F660D" w:rsidDel="00695244" w:rsidRDefault="003F660D" w:rsidP="00AF30DA">
      <w:pPr>
        <w:ind w:firstLine="0"/>
        <w:rPr>
          <w:del w:id="983" w:author="Rostislav Bobin" w:date="2019-05-27T15:37:00Z"/>
        </w:rPr>
        <w:pPrChange w:id="984" w:author="Rostislav Bobin" w:date="2019-05-27T23:28:00Z">
          <w:pPr/>
        </w:pPrChange>
      </w:pPr>
      <w:del w:id="985" w:author="Rostislav Bobin" w:date="2019-05-27T15:37:00Z">
        <w:r w:rsidRPr="00AF30DA" w:rsidDel="00695244">
          <w:rPr>
            <w:i/>
            <w:lang w:val="en-US"/>
            <w:rPrChange w:id="986" w:author="Rostislav Bobin" w:date="2019-05-27T23:28:00Z">
              <w:rPr>
                <w:i/>
                <w:lang w:val="en-US"/>
              </w:rPr>
            </w:rPrChange>
          </w:rPr>
          <w:delText>Provision</w:delText>
        </w:r>
        <w:r w:rsidRPr="00AF30DA" w:rsidDel="00695244">
          <w:rPr>
            <w:i/>
            <w:rPrChange w:id="987" w:author="Rostislav Bobin" w:date="2019-05-27T23:28:00Z">
              <w:rPr>
                <w:i/>
              </w:rPr>
            </w:rPrChange>
          </w:rPr>
          <w:delText xml:space="preserve"> </w:delText>
        </w:r>
        <w:r w:rsidRPr="00AF30DA" w:rsidDel="00695244">
          <w:rPr>
            <w:i/>
            <w:lang w:val="en-US"/>
            <w:rPrChange w:id="988" w:author="Rostislav Bobin" w:date="2019-05-27T23:28:00Z">
              <w:rPr>
                <w:i/>
                <w:lang w:val="en-US"/>
              </w:rPr>
            </w:rPrChange>
          </w:rPr>
          <w:delText>Sample</w:delText>
        </w:r>
        <w:r w:rsidRPr="00AF30DA" w:rsidDel="00695244">
          <w:rPr>
            <w:i/>
            <w:rPrChange w:id="989" w:author="Rostislav Bobin" w:date="2019-05-27T23:28:00Z">
              <w:rPr>
                <w:i/>
              </w:rPr>
            </w:rPrChange>
          </w:rPr>
          <w:delText xml:space="preserve"> </w:delText>
        </w:r>
        <w:r w:rsidRPr="00AF30DA" w:rsidDel="00695244">
          <w:rPr>
            <w:i/>
            <w:lang w:val="en-US"/>
            <w:rPrChange w:id="990" w:author="Rostislav Bobin" w:date="2019-05-27T23:28:00Z">
              <w:rPr>
                <w:i/>
                <w:lang w:val="en-US"/>
              </w:rPr>
            </w:rPrChange>
          </w:rPr>
          <w:delText>Creator</w:delText>
        </w:r>
        <w:r w:rsidRPr="003F660D" w:rsidDel="00695244">
          <w:delText xml:space="preserve"> – </w:delText>
        </w:r>
        <w:r w:rsidDel="00695244">
          <w:delText>используется для создания пространственного интеллектуального графа в соответствии с определенной схемой, а также получения строки подключения для дальнейшей работы с экземпляром цифрового двойника.</w:delText>
        </w:r>
      </w:del>
    </w:p>
    <w:p w14:paraId="3356FCA7" w14:textId="2F09C6E8" w:rsidR="003F660D" w:rsidRPr="003F660D" w:rsidDel="00695244" w:rsidRDefault="003F660D" w:rsidP="00AF30DA">
      <w:pPr>
        <w:ind w:firstLine="0"/>
        <w:rPr>
          <w:del w:id="991" w:author="Rostislav Bobin" w:date="2019-05-27T15:37:00Z"/>
        </w:rPr>
        <w:pPrChange w:id="992" w:author="Rostislav Bobin" w:date="2019-05-27T23:28:00Z">
          <w:pPr/>
        </w:pPrChange>
      </w:pPr>
      <w:del w:id="993" w:author="Rostislav Bobin" w:date="2019-05-27T15:37:00Z">
        <w:r w:rsidRPr="0087046B" w:rsidDel="00695244">
          <w:rPr>
            <w:i/>
            <w:lang w:val="en-US"/>
          </w:rPr>
          <w:delText>Device</w:delText>
        </w:r>
        <w:r w:rsidRPr="0087046B" w:rsidDel="00695244">
          <w:rPr>
            <w:i/>
          </w:rPr>
          <w:delText xml:space="preserve"> </w:delText>
        </w:r>
        <w:r w:rsidRPr="0087046B" w:rsidDel="00695244">
          <w:rPr>
            <w:i/>
            <w:lang w:val="en-US"/>
          </w:rPr>
          <w:delText>Connector</w:delText>
        </w:r>
        <w:r w:rsidRPr="003F660D" w:rsidDel="00695244">
          <w:delText xml:space="preserve"> –</w:delText>
        </w:r>
        <w:r w:rsidDel="00695244">
          <w:delText xml:space="preserve"> производит работу с базой данных, имитируя значения датчиков, отправляет телеметрию в </w:delText>
        </w:r>
        <w:r w:rsidR="00601C79" w:rsidDel="00695244">
          <w:delText>центр Интернета вещей</w:delText>
        </w:r>
        <w:r w:rsidDel="00695244">
          <w:delText>.</w:delText>
        </w:r>
      </w:del>
    </w:p>
    <w:p w14:paraId="584ED79A" w14:textId="64CBE3D0" w:rsidR="003F660D" w:rsidRPr="003F660D" w:rsidDel="00695244" w:rsidRDefault="003F660D" w:rsidP="00AF30DA">
      <w:pPr>
        <w:ind w:firstLine="0"/>
        <w:rPr>
          <w:del w:id="994" w:author="Rostislav Bobin" w:date="2019-05-27T15:37:00Z"/>
        </w:rPr>
        <w:pPrChange w:id="995" w:author="Rostislav Bobin" w:date="2019-05-27T23:28:00Z">
          <w:pPr/>
        </w:pPrChange>
      </w:pPr>
      <w:del w:id="996" w:author="Rostislav Bobin" w:date="2019-05-27T15:37:00Z">
        <w:r w:rsidRPr="0087046B" w:rsidDel="00695244">
          <w:rPr>
            <w:i/>
            <w:lang w:val="en-US"/>
          </w:rPr>
          <w:delText>Telemetry</w:delText>
        </w:r>
        <w:r w:rsidRPr="0087046B" w:rsidDel="00695244">
          <w:rPr>
            <w:i/>
          </w:rPr>
          <w:delText xml:space="preserve"> </w:delText>
        </w:r>
        <w:r w:rsidRPr="0087046B" w:rsidDel="00695244">
          <w:rPr>
            <w:i/>
            <w:lang w:val="en-US"/>
          </w:rPr>
          <w:delText>Processer</w:delText>
        </w:r>
        <w:r w:rsidRPr="003F660D" w:rsidDel="00695244">
          <w:delText xml:space="preserve"> –</w:delText>
        </w:r>
        <w:r w:rsidDel="00695244">
          <w:delText xml:space="preserve"> применяет пользовательскую логику для первичной обработки данных устройств. </w:delText>
        </w:r>
      </w:del>
    </w:p>
    <w:p w14:paraId="4DE898CA" w14:textId="20EEEA59" w:rsidR="003F660D" w:rsidRPr="003F660D" w:rsidDel="00695244" w:rsidRDefault="003F660D" w:rsidP="00AF30DA">
      <w:pPr>
        <w:ind w:firstLine="0"/>
        <w:rPr>
          <w:del w:id="997" w:author="Rostislav Bobin" w:date="2019-05-27T15:37:00Z"/>
        </w:rPr>
        <w:pPrChange w:id="998" w:author="Rostislav Bobin" w:date="2019-05-27T23:28:00Z">
          <w:pPr/>
        </w:pPrChange>
      </w:pPr>
      <w:del w:id="999" w:author="Rostislav Bobin" w:date="2019-05-27T15:37:00Z">
        <w:r w:rsidRPr="0087046B" w:rsidDel="00695244">
          <w:rPr>
            <w:i/>
            <w:lang w:val="en-US"/>
          </w:rPr>
          <w:delText>Status</w:delText>
        </w:r>
        <w:r w:rsidRPr="0087046B" w:rsidDel="00695244">
          <w:rPr>
            <w:i/>
          </w:rPr>
          <w:delText xml:space="preserve"> </w:delText>
        </w:r>
        <w:r w:rsidRPr="0087046B" w:rsidDel="00695244">
          <w:rPr>
            <w:i/>
            <w:lang w:val="en-US"/>
          </w:rPr>
          <w:delText>Checker</w:delText>
        </w:r>
        <w:r w:rsidRPr="003F660D" w:rsidDel="00695244">
          <w:delText xml:space="preserve"> –</w:delText>
        </w:r>
        <w:r w:rsidDel="00695244">
          <w:delText xml:space="preserve"> на основании заранее определенных рекомендуемых показателей потребления электроэнергии отправляет в облачную платформу информацию о текущем статусе помещения для дальнейшей рассылки </w:delText>
        </w:r>
        <w:r w:rsidDel="00695244">
          <w:rPr>
            <w:lang w:val="en-US"/>
          </w:rPr>
          <w:delText>email</w:delText>
        </w:r>
        <w:r w:rsidDel="00695244">
          <w:delText>-оповещений клиентам о плохом статусе комнаты.</w:delText>
        </w:r>
      </w:del>
    </w:p>
    <w:p w14:paraId="588BF295" w14:textId="5553A038" w:rsidR="003F660D" w:rsidRPr="0087046B" w:rsidDel="00695244" w:rsidRDefault="003F660D" w:rsidP="00AF30DA">
      <w:pPr>
        <w:ind w:firstLine="0"/>
        <w:rPr>
          <w:del w:id="1000" w:author="Rostislav Bobin" w:date="2019-05-27T15:37:00Z"/>
        </w:rPr>
        <w:pPrChange w:id="1001" w:author="Rostislav Bobin" w:date="2019-05-27T23:28:00Z">
          <w:pPr/>
        </w:pPrChange>
      </w:pPr>
      <w:del w:id="1002" w:author="Rostislav Bobin" w:date="2019-05-27T15:37:00Z">
        <w:r w:rsidRPr="0087046B" w:rsidDel="00695244">
          <w:rPr>
            <w:i/>
            <w:lang w:val="en-US"/>
          </w:rPr>
          <w:delText>API</w:delText>
        </w:r>
        <w:r w:rsidRPr="0087046B" w:rsidDel="00695244">
          <w:rPr>
            <w:i/>
          </w:rPr>
          <w:delText xml:space="preserve"> </w:delText>
        </w:r>
        <w:r w:rsidRPr="0087046B" w:rsidDel="00695244">
          <w:rPr>
            <w:i/>
            <w:lang w:val="en-US"/>
          </w:rPr>
          <w:delText>Caller</w:delText>
        </w:r>
        <w:r w:rsidRPr="0087046B" w:rsidDel="00695244">
          <w:delText xml:space="preserve"> – </w:delText>
        </w:r>
        <w:r w:rsidR="0087046B" w:rsidDel="00695244">
          <w:delText xml:space="preserve">принимает на вход идентификаторы устройств и помещений от пользователей и возвращает им информацию о состоянии этих объектов. Также осуществляет управление пространственным интеллектуальным графом путем выполнения </w:delText>
        </w:r>
        <w:r w:rsidR="0087046B" w:rsidDel="00695244">
          <w:rPr>
            <w:lang w:val="en-US"/>
          </w:rPr>
          <w:delText>HTTP</w:delText>
        </w:r>
        <w:r w:rsidR="0087046B" w:rsidRPr="0087046B" w:rsidDel="00695244">
          <w:delText xml:space="preserve"> </w:delText>
        </w:r>
        <w:r w:rsidR="0087046B" w:rsidDel="00695244">
          <w:rPr>
            <w:lang w:val="en-US"/>
          </w:rPr>
          <w:delText>REST</w:delText>
        </w:r>
        <w:r w:rsidR="0087046B" w:rsidRPr="0087046B" w:rsidDel="00695244">
          <w:delText xml:space="preserve"> </w:delText>
        </w:r>
        <w:r w:rsidR="0087046B" w:rsidDel="00695244">
          <w:delText xml:space="preserve">запросов. </w:delText>
        </w:r>
      </w:del>
    </w:p>
    <w:p w14:paraId="03BBD7B4" w14:textId="2FB21E16" w:rsidR="003F660D" w:rsidDel="00695244" w:rsidRDefault="003F660D" w:rsidP="00AF30DA">
      <w:pPr>
        <w:ind w:firstLine="0"/>
        <w:rPr>
          <w:del w:id="1003" w:author="Rostislav Bobin" w:date="2019-05-27T15:37:00Z"/>
        </w:rPr>
        <w:pPrChange w:id="1004" w:author="Rostislav Bobin" w:date="2019-05-27T23:28:00Z">
          <w:pPr/>
        </w:pPrChange>
      </w:pPr>
      <w:del w:id="1005" w:author="Rostislav Bobin" w:date="2019-05-27T15:37:00Z">
        <w:r w:rsidRPr="0087046B" w:rsidDel="00695244">
          <w:rPr>
            <w:i/>
            <w:lang w:val="en-US"/>
          </w:rPr>
          <w:delText>Authenticator</w:delText>
        </w:r>
        <w:r w:rsidRPr="0087046B" w:rsidDel="00695244">
          <w:delText xml:space="preserve"> –</w:delText>
        </w:r>
        <w:r w:rsidR="0087046B" w:rsidDel="00695244">
          <w:delText xml:space="preserve"> принимает на вход токен авторизации (полученный с помощью стороннего ПО – </w:delText>
        </w:r>
        <w:r w:rsidR="0087046B" w:rsidDel="00695244">
          <w:rPr>
            <w:lang w:val="en-US"/>
          </w:rPr>
          <w:delText>Postman</w:delText>
        </w:r>
        <w:r w:rsidR="0087046B" w:rsidRPr="0087046B" w:rsidDel="00695244">
          <w:delText xml:space="preserve"> </w:delText>
        </w:r>
        <w:r w:rsidR="0087046B" w:rsidDel="00695244">
          <w:rPr>
            <w:lang w:val="en-US"/>
          </w:rPr>
          <w:delText>API</w:delText>
        </w:r>
        <w:r w:rsidR="00367FC0" w:rsidDel="00695244">
          <w:delText> [</w:delText>
        </w:r>
        <w:r w:rsidR="00367FC0" w:rsidDel="00695244">
          <w:fldChar w:fldCharType="begin"/>
        </w:r>
        <w:r w:rsidR="00367FC0" w:rsidRPr="001B39CB" w:rsidDel="00695244">
          <w:rPr>
            <w:rPrChange w:id="1006" w:author="Rostislav Bobin" w:date="2019-05-27T23:04:00Z">
              <w:rPr/>
            </w:rPrChange>
          </w:rPr>
          <w:delInstrText xml:space="preserve"> REF _Ref9332564 \r \h </w:delInstrText>
        </w:r>
        <w:r w:rsidR="00367FC0" w:rsidRPr="001B39CB" w:rsidDel="00695244">
          <w:rPr>
            <w:rPrChange w:id="1007" w:author="Rostislav Bobin" w:date="2019-05-27T23:04:00Z">
              <w:rPr/>
            </w:rPrChange>
          </w:rPr>
        </w:r>
        <w:r w:rsidR="00367FC0" w:rsidDel="00695244">
          <w:fldChar w:fldCharType="separate"/>
        </w:r>
        <w:r w:rsidR="00367FC0" w:rsidDel="00695244">
          <w:delText>36</w:delText>
        </w:r>
        <w:r w:rsidR="00367FC0" w:rsidDel="00695244">
          <w:fldChar w:fldCharType="end"/>
        </w:r>
        <w:r w:rsidR="00367FC0" w:rsidDel="00695244">
          <w:delText>]</w:delText>
        </w:r>
        <w:r w:rsidR="0087046B" w:rsidDel="00695244">
          <w:delText>), снабжает каждый запрос требуемым</w:delText>
        </w:r>
        <w:r w:rsidR="00AF4C8D" w:rsidDel="00695244">
          <w:delText>и заголовками</w:delText>
        </w:r>
        <w:r w:rsidR="0087046B" w:rsidDel="00695244">
          <w:delText xml:space="preserve"> авторизации. Также отвечает за вход пользователей в систему. </w:delText>
        </w:r>
      </w:del>
    </w:p>
    <w:p w14:paraId="4EC7AC05" w14:textId="6BDEFA8C" w:rsidR="00125296" w:rsidDel="001B39CB" w:rsidRDefault="00125296" w:rsidP="00AF30DA">
      <w:pPr>
        <w:ind w:firstLine="0"/>
        <w:rPr>
          <w:del w:id="1008" w:author="Rostislav Bobin" w:date="2019-05-27T23:04:00Z"/>
        </w:rPr>
        <w:pPrChange w:id="1009" w:author="Rostislav Bobin" w:date="2019-05-27T23:28:00Z">
          <w:pPr/>
        </w:pPrChange>
      </w:pPr>
    </w:p>
    <w:p w14:paraId="0AB1752D" w14:textId="1F86610E" w:rsidR="00125296" w:rsidDel="001B39CB" w:rsidRDefault="00125296" w:rsidP="00AF30DA">
      <w:pPr>
        <w:ind w:firstLine="0"/>
        <w:rPr>
          <w:del w:id="1010" w:author="Rostislav Bobin" w:date="2019-05-27T23:04:00Z"/>
        </w:rPr>
        <w:pPrChange w:id="1011" w:author="Rostislav Bobin" w:date="2019-05-27T23:28:00Z">
          <w:pPr/>
        </w:pPrChange>
      </w:pPr>
      <w:del w:id="1012" w:author="Rostislav Bobin" w:date="2019-05-27T23:04:00Z">
        <w:r w:rsidRPr="00125296" w:rsidDel="001B39CB">
          <w:rPr>
            <w:highlight w:val="yellow"/>
          </w:rPr>
          <w:delText xml:space="preserve">графа на основе </w:delText>
        </w:r>
        <w:r w:rsidRPr="00125296" w:rsidDel="001B39CB">
          <w:rPr>
            <w:highlight w:val="yellow"/>
            <w:lang w:val="en-US"/>
          </w:rPr>
          <w:delText>YAML</w:delText>
        </w:r>
        <w:r w:rsidRPr="00125296" w:rsidDel="001B39CB">
          <w:rPr>
            <w:highlight w:val="yellow"/>
          </w:rPr>
          <w:delText>-файла</w:delText>
        </w:r>
      </w:del>
    </w:p>
    <w:p w14:paraId="251FED9A" w14:textId="77777777" w:rsidR="00125296" w:rsidRPr="0087046B" w:rsidRDefault="00125296" w:rsidP="00AF30DA">
      <w:pPr>
        <w:ind w:firstLine="0"/>
        <w:pPrChange w:id="1013" w:author="Rostislav Bobin" w:date="2019-05-27T23:28:00Z">
          <w:pPr/>
        </w:pPrChange>
      </w:pPr>
    </w:p>
    <w:p w14:paraId="24C312D0" w14:textId="25B57FB6" w:rsidR="002C496B" w:rsidRDefault="002C496B" w:rsidP="002C496B">
      <w:pPr>
        <w:pStyle w:val="2"/>
      </w:pPr>
      <w:r>
        <w:t xml:space="preserve">База данных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FA1304" w:rsidRPr="00FA1304" w14:paraId="1268BC80" w14:textId="77777777" w:rsidTr="0074623E">
        <w:tc>
          <w:tcPr>
            <w:tcW w:w="9060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FA1304">
              <w:rPr>
                <w:b/>
              </w:rPr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74623E">
        <w:tc>
          <w:tcPr>
            <w:tcW w:w="9060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commentRangeStart w:id="1014"/>
      <w:r>
        <w:t>Реализация отправки телеметрии</w:t>
      </w:r>
      <w:commentRangeEnd w:id="1014"/>
      <w:r w:rsidR="00125296">
        <w:rPr>
          <w:rStyle w:val="afc"/>
          <w:rFonts w:cs="Times New Roman"/>
          <w:b w:val="0"/>
          <w:bCs w:val="0"/>
          <w:iCs w:val="0"/>
        </w:rPr>
        <w:commentReference w:id="1014"/>
      </w:r>
      <w:ins w:id="1015" w:author="Rostislav Bobin" w:date="2019-05-27T01:14:00Z">
        <w:r w:rsidR="008D7204">
          <w:t xml:space="preserve"> и ее обработки</w:t>
        </w:r>
      </w:ins>
    </w:p>
    <w:p w14:paraId="7B398369" w14:textId="174543DB" w:rsidR="00601C79" w:rsidRPr="00601C79" w:rsidRDefault="00601C79" w:rsidP="00EE2D39">
      <w:r>
        <w:t xml:space="preserve">В </w:t>
      </w:r>
      <w:r w:rsidR="00EE2D39">
        <w:t>приложении</w:t>
      </w:r>
      <w:r>
        <w:t xml:space="preserve"> 3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</w:p>
    <w:p w14:paraId="18FE831F" w14:textId="0777FF8F" w:rsidR="0087046B" w:rsidDel="008D7204" w:rsidRDefault="0087046B" w:rsidP="0087046B">
      <w:pPr>
        <w:pStyle w:val="2"/>
        <w:rPr>
          <w:del w:id="1016" w:author="Rostislav Bobin" w:date="2019-05-27T01:14:00Z"/>
        </w:rPr>
      </w:pPr>
      <w:del w:id="1017" w:author="Rostislav Bobin" w:date="2019-05-27T01:14:00Z">
        <w:r w:rsidDel="008D7204">
          <w:delText xml:space="preserve">Реализация </w:delText>
        </w:r>
        <w:r w:rsidR="00601C79" w:rsidDel="008D7204">
          <w:delText>обработки телеметрии</w:delText>
        </w:r>
      </w:del>
    </w:p>
    <w:p w14:paraId="68734209" w14:textId="3C521842" w:rsidR="00601C79" w:rsidRDefault="00601C79" w:rsidP="00601C79">
      <w:r>
        <w:t xml:space="preserve">В листинге 4 приведена реализация первичной обработки телеметрии до отправки в центр Интернета вещей, написанная на языке </w:t>
      </w:r>
      <w:r>
        <w:rPr>
          <w:lang w:val="en-US"/>
        </w:rPr>
        <w:t>JavaScript</w:t>
      </w:r>
      <w:r w:rsidRPr="00601C7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601C79" w14:paraId="414FA028" w14:textId="77777777" w:rsidTr="0074623E">
        <w:tc>
          <w:tcPr>
            <w:tcW w:w="9060" w:type="dxa"/>
          </w:tcPr>
          <w:p w14:paraId="29732498" w14:textId="50D99F3E" w:rsidR="00601C79" w:rsidRDefault="00601C79" w:rsidP="00601C79">
            <w:pPr>
              <w:ind w:firstLine="0"/>
            </w:pPr>
            <w:r w:rsidRPr="00601C79">
              <w:rPr>
                <w:b/>
              </w:rPr>
              <w:t>Листинг 4.</w:t>
            </w:r>
            <w:r>
              <w:t xml:space="preserve"> Реализация обработки телеметрии</w:t>
            </w:r>
          </w:p>
        </w:tc>
      </w:tr>
      <w:tr w:rsidR="00601C79" w14:paraId="2BFBD974" w14:textId="77777777" w:rsidTr="0074623E">
        <w:tc>
          <w:tcPr>
            <w:tcW w:w="9060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74623E">
              <w:rPr>
                <w:rFonts w:ascii="Courier New" w:hAnsi="Courier New" w:cs="Courier New"/>
                <w:sz w:val="20"/>
              </w:rPr>
              <w:t xml:space="preserve"> {</w:t>
            </w:r>
          </w:p>
          <w:p w14:paraId="3361BF9D" w14:textId="7A1F4BD6" w:rsidR="0074623E" w:rsidRPr="0074623E" w:rsidDel="002B5578" w:rsidRDefault="0074623E" w:rsidP="0074623E">
            <w:pPr>
              <w:ind w:firstLine="0"/>
              <w:rPr>
                <w:del w:id="1018" w:author="Rostislav Bobin" w:date="2019-05-27T14:56:00Z"/>
                <w:rFonts w:ascii="Courier New" w:hAnsi="Courier New" w:cs="Courier New"/>
                <w:sz w:val="20"/>
              </w:rPr>
            </w:pPr>
            <w:del w:id="1019" w:author="Rostislav Bobin" w:date="2019-05-27T14:56:00Z">
              <w:r w:rsidRPr="0074623E" w:rsidDel="002B5578">
                <w:rPr>
                  <w:rFonts w:ascii="Courier New" w:hAnsi="Courier New" w:cs="Courier New"/>
                  <w:sz w:val="20"/>
                </w:rPr>
                <w:delText xml:space="preserve">        // Выписать в журнал </w:delText>
              </w:r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>SensorId</w:delText>
              </w:r>
              <w:r w:rsidRPr="0074623E" w:rsidDel="002B5578">
                <w:rPr>
                  <w:rFonts w:ascii="Courier New" w:hAnsi="Courier New" w:cs="Courier New"/>
                  <w:sz w:val="20"/>
                </w:rPr>
                <w:delText xml:space="preserve"> и </w:delText>
              </w:r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>Message</w:delText>
              </w:r>
            </w:del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${JSON.stringify(telemetry.Message)}.`);</w:t>
            </w:r>
          </w:p>
          <w:p w14:paraId="22457691" w14:textId="3BAB087A" w:rsidR="0074623E" w:rsidRPr="0074623E" w:rsidDel="002B5578" w:rsidRDefault="0074623E" w:rsidP="002B5578">
            <w:pPr>
              <w:tabs>
                <w:tab w:val="left" w:pos="3450"/>
              </w:tabs>
              <w:ind w:firstLine="0"/>
              <w:rPr>
                <w:del w:id="1020" w:author="Rostislav Bobin" w:date="2019-05-27T14:56:00Z"/>
                <w:rFonts w:ascii="Courier New" w:hAnsi="Courier New" w:cs="Courier New"/>
                <w:sz w:val="20"/>
                <w:lang w:val="en-US"/>
              </w:rPr>
              <w:pPrChange w:id="1021" w:author="Rostislav Bobin" w:date="2019-05-27T14:56:00Z">
                <w:pPr>
                  <w:ind w:firstLine="0"/>
                </w:pPr>
              </w:pPrChange>
            </w:pPr>
          </w:p>
          <w:p w14:paraId="5DE26002" w14:textId="1DAD476E" w:rsidR="0074623E" w:rsidRPr="0074623E" w:rsidDel="002B5578" w:rsidRDefault="0074623E" w:rsidP="0074623E">
            <w:pPr>
              <w:ind w:firstLine="0"/>
              <w:rPr>
                <w:del w:id="1022" w:author="Rostislav Bobin" w:date="2019-05-27T14:56:00Z"/>
                <w:rFonts w:ascii="Courier New" w:hAnsi="Courier New" w:cs="Courier New"/>
                <w:sz w:val="20"/>
                <w:lang w:val="en-US"/>
              </w:rPr>
            </w:pPr>
            <w:del w:id="1023" w:author="Rostislav Bobin" w:date="2019-05-27T14:56:00Z"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 xml:space="preserve">        // Получить метаданные сенсора</w:delText>
              </w:r>
            </w:del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59B7BF85" w14:textId="7EB03F98" w:rsidR="0074623E" w:rsidRPr="0074623E" w:rsidDel="002B5578" w:rsidRDefault="0074623E" w:rsidP="002B5578">
            <w:pPr>
              <w:tabs>
                <w:tab w:val="left" w:pos="2235"/>
              </w:tabs>
              <w:ind w:firstLine="0"/>
              <w:rPr>
                <w:del w:id="1024" w:author="Rostislav Bobin" w:date="2019-05-27T14:56:00Z"/>
                <w:rFonts w:ascii="Courier New" w:hAnsi="Courier New" w:cs="Courier New"/>
                <w:sz w:val="20"/>
                <w:lang w:val="en-US"/>
              </w:rPr>
              <w:pPrChange w:id="1025" w:author="Rostislav Bobin" w:date="2019-05-27T14:56:00Z">
                <w:pPr>
                  <w:ind w:firstLine="0"/>
                </w:pPr>
              </w:pPrChange>
            </w:pPr>
          </w:p>
          <w:p w14:paraId="793B3617" w14:textId="2B70FF4C" w:rsidR="0074623E" w:rsidRPr="0074623E" w:rsidDel="002B5578" w:rsidRDefault="0074623E" w:rsidP="0074623E">
            <w:pPr>
              <w:ind w:firstLine="0"/>
              <w:rPr>
                <w:del w:id="1026" w:author="Rostislav Bobin" w:date="2019-05-27T14:56:00Z"/>
                <w:rFonts w:ascii="Courier New" w:hAnsi="Courier New" w:cs="Courier New"/>
                <w:sz w:val="20"/>
                <w:lang w:val="en-US"/>
              </w:rPr>
            </w:pPr>
            <w:del w:id="1027" w:author="Rostislav Bobin" w:date="2019-05-27T14:56:00Z"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 xml:space="preserve">        // Получить значение сенсора</w:delText>
              </w:r>
            </w:del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13265B52" w14:textId="4FFE3DDD" w:rsidR="0074623E" w:rsidRPr="0074623E" w:rsidDel="002B5578" w:rsidRDefault="0074623E" w:rsidP="002B5578">
            <w:pPr>
              <w:ind w:firstLine="0"/>
              <w:jc w:val="center"/>
              <w:rPr>
                <w:del w:id="1028" w:author="Rostislav Bobin" w:date="2019-05-27T14:56:00Z"/>
                <w:rFonts w:ascii="Courier New" w:hAnsi="Courier New" w:cs="Courier New"/>
                <w:sz w:val="20"/>
                <w:lang w:val="en-US"/>
              </w:rPr>
              <w:pPrChange w:id="1029" w:author="Rostislav Bobin" w:date="2019-05-27T14:56:00Z">
                <w:pPr>
                  <w:ind w:firstLine="0"/>
                </w:pPr>
              </w:pPrChange>
            </w:pPr>
          </w:p>
          <w:p w14:paraId="418A110F" w14:textId="5D62B03A" w:rsidR="0074623E" w:rsidRPr="0074623E" w:rsidDel="002B5578" w:rsidRDefault="0074623E" w:rsidP="0074623E">
            <w:pPr>
              <w:ind w:firstLine="0"/>
              <w:rPr>
                <w:del w:id="1030" w:author="Rostislav Bobin" w:date="2019-05-27T14:56:00Z"/>
                <w:rFonts w:ascii="Courier New" w:hAnsi="Courier New" w:cs="Courier New"/>
                <w:sz w:val="20"/>
                <w:lang w:val="en-US"/>
              </w:rPr>
            </w:pPr>
            <w:del w:id="1031" w:author="Rostislav Bobin" w:date="2019-05-27T14:56:00Z"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 xml:space="preserve">        // Задать текущее значение сенсора</w:delText>
              </w:r>
            </w:del>
          </w:p>
          <w:p w14:paraId="68BD5619" w14:textId="77777777" w:rsidR="0074623E" w:rsidRPr="0074623E" w:rsidDel="002B5578" w:rsidRDefault="0074623E" w:rsidP="0074623E">
            <w:pPr>
              <w:ind w:firstLine="0"/>
              <w:rPr>
                <w:del w:id="1032" w:author="Rostislav Bobin" w:date="2019-05-27T14:57:00Z"/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</w:t>
            </w:r>
            <w:del w:id="1033" w:author="Rostislav Bobin" w:date="2019-05-27T14:57:00Z"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 xml:space="preserve"> </w:delText>
              </w:r>
            </w:del>
            <w:r w:rsidRPr="0074623E">
              <w:rPr>
                <w:rFonts w:ascii="Courier New" w:hAnsi="Courier New" w:cs="Courier New"/>
                <w:sz w:val="20"/>
                <w:lang w:val="en-US"/>
              </w:rPr>
              <w:t>sensor.DataType, parseReading.SensorValue);</w:t>
            </w:r>
          </w:p>
          <w:p w14:paraId="429CDB44" w14:textId="41709D2C" w:rsidR="0074623E" w:rsidRPr="0074623E" w:rsidRDefault="0074623E" w:rsidP="002B5578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  <w:pPrChange w:id="1034" w:author="Rostislav Bobin" w:date="2019-05-27T14:57:00Z">
                <w:pPr>
                  <w:ind w:firstLine="0"/>
                </w:pPr>
              </w:pPrChange>
            </w:pPr>
          </w:p>
          <w:p w14:paraId="1694A5E8" w14:textId="52021CE2" w:rsidR="0074623E" w:rsidRPr="0074623E" w:rsidDel="002B5578" w:rsidRDefault="0074623E" w:rsidP="0074623E">
            <w:pPr>
              <w:ind w:firstLine="0"/>
              <w:rPr>
                <w:del w:id="1035" w:author="Rostislav Bobin" w:date="2019-05-27T14:57:00Z"/>
                <w:rFonts w:ascii="Courier New" w:hAnsi="Courier New" w:cs="Courier New"/>
                <w:sz w:val="20"/>
              </w:rPr>
            </w:pPr>
            <w:del w:id="1036" w:author="Rostislav Bobin" w:date="2019-05-27T14:57:00Z"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 xml:space="preserve">        </w:delText>
              </w:r>
              <w:r w:rsidRPr="0074623E" w:rsidDel="002B5578">
                <w:rPr>
                  <w:rFonts w:ascii="Courier New" w:hAnsi="Courier New" w:cs="Courier New"/>
                  <w:sz w:val="20"/>
                </w:rPr>
                <w:delText>// Получить помещение-родитель</w:delText>
              </w:r>
            </w:del>
          </w:p>
          <w:p w14:paraId="5FAD85D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74623E">
              <w:rPr>
                <w:rFonts w:ascii="Courier New" w:hAnsi="Courier New" w:cs="Courier New"/>
                <w:sz w:val="20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74623E">
              <w:rPr>
                <w:rFonts w:ascii="Courier New" w:hAnsi="Courier New" w:cs="Courier New"/>
                <w:sz w:val="20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74623E">
              <w:rPr>
                <w:rFonts w:ascii="Courier New" w:hAnsi="Courier New" w:cs="Courier New"/>
                <w:sz w:val="20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74623E">
              <w:rPr>
                <w:rFonts w:ascii="Courier New" w:hAnsi="Courier New" w:cs="Courier New"/>
                <w:sz w:val="20"/>
              </w:rPr>
              <w:t>();</w:t>
            </w:r>
          </w:p>
          <w:p w14:paraId="1EF3F9F9" w14:textId="77777777" w:rsidR="0074623E" w:rsidRPr="0074623E" w:rsidDel="002B5578" w:rsidRDefault="0074623E" w:rsidP="0074623E">
            <w:pPr>
              <w:ind w:firstLine="0"/>
              <w:rPr>
                <w:del w:id="1037" w:author="Rostislav Bobin" w:date="2019-05-27T14:57:00Z"/>
                <w:rFonts w:ascii="Courier New" w:hAnsi="Courier New" w:cs="Courier New"/>
                <w:sz w:val="20"/>
              </w:rPr>
            </w:pPr>
          </w:p>
          <w:p w14:paraId="10C984C6" w14:textId="7948E57F" w:rsidR="0074623E" w:rsidRPr="0074623E" w:rsidDel="002B5578" w:rsidRDefault="0074623E" w:rsidP="0074623E">
            <w:pPr>
              <w:ind w:firstLine="0"/>
              <w:rPr>
                <w:del w:id="1038" w:author="Rostislav Bobin" w:date="2019-05-27T14:57:00Z"/>
                <w:rFonts w:ascii="Courier New" w:hAnsi="Courier New" w:cs="Courier New"/>
                <w:sz w:val="20"/>
              </w:rPr>
            </w:pPr>
            <w:del w:id="1039" w:author="Rostislav Bobin" w:date="2019-05-27T14:57:00Z">
              <w:r w:rsidRPr="0074623E" w:rsidDel="002B5578">
                <w:rPr>
                  <w:rFonts w:ascii="Courier New" w:hAnsi="Courier New" w:cs="Courier New"/>
                  <w:sz w:val="20"/>
                </w:rPr>
                <w:delText xml:space="preserve">        // Получить остальные сенсоры данного помещения</w:delText>
              </w:r>
            </w:del>
          </w:p>
          <w:p w14:paraId="1DF76611" w14:textId="77777777" w:rsidR="0074623E" w:rsidRPr="0074623E" w:rsidDel="002B5578" w:rsidRDefault="0074623E" w:rsidP="0074623E">
            <w:pPr>
              <w:ind w:firstLine="0"/>
              <w:rPr>
                <w:del w:id="1040" w:author="Rostislav Bobin" w:date="2019-05-27T14:57:00Z"/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74623E">
              <w:rPr>
                <w:rFonts w:ascii="Courier New" w:hAnsi="Courier New" w:cs="Courier New"/>
                <w:sz w:val="20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74623E">
              <w:rPr>
                <w:rFonts w:ascii="Courier New" w:hAnsi="Courier New" w:cs="Courier New"/>
                <w:sz w:val="20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74623E">
              <w:rPr>
                <w:rFonts w:ascii="Courier New" w:hAnsi="Courier New" w:cs="Courier New"/>
                <w:sz w:val="20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74623E">
              <w:rPr>
                <w:rFonts w:ascii="Courier New" w:hAnsi="Courier New" w:cs="Courier New"/>
                <w:sz w:val="20"/>
              </w:rPr>
              <w:t>();</w:t>
            </w:r>
          </w:p>
          <w:p w14:paraId="37134E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74623E">
              <w:rPr>
                <w:rFonts w:ascii="Courier New" w:hAnsi="Courier New" w:cs="Courier New"/>
                <w:sz w:val="20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74623E">
              <w:rPr>
                <w:rFonts w:ascii="Courier New" w:hAnsi="Courier New" w:cs="Courier New"/>
                <w:sz w:val="20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74623E">
              <w:rPr>
                <w:rFonts w:ascii="Courier New" w:hAnsi="Courier New" w:cs="Courier New"/>
                <w:sz w:val="20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74623E">
              <w:rPr>
                <w:rFonts w:ascii="Courier New" w:hAnsi="Courier New" w:cs="Courier New"/>
                <w:sz w:val="20"/>
              </w:rPr>
              <w:t>;</w:t>
            </w:r>
          </w:p>
          <w:p w14:paraId="6D3FB98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});</w:t>
            </w:r>
          </w:p>
          <w:p w14:paraId="40BE7FEF" w14:textId="77777777" w:rsidR="0074623E" w:rsidRPr="0074623E" w:rsidDel="002B5578" w:rsidRDefault="0074623E" w:rsidP="0074623E">
            <w:pPr>
              <w:ind w:firstLine="0"/>
              <w:rPr>
                <w:del w:id="1041" w:author="Rostislav Bobin" w:date="2019-05-27T14:57:00Z"/>
                <w:rFonts w:ascii="Courier New" w:hAnsi="Courier New" w:cs="Courier New"/>
                <w:sz w:val="20"/>
              </w:rPr>
            </w:pPr>
            <w:del w:id="1042" w:author="Rostislav Bobin" w:date="2019-05-27T14:57:00Z">
              <w:r w:rsidRPr="0074623E" w:rsidDel="002B5578">
                <w:rPr>
                  <w:rFonts w:ascii="Courier New" w:hAnsi="Courier New" w:cs="Courier New"/>
                  <w:sz w:val="20"/>
                </w:rPr>
                <w:delText xml:space="preserve">        </w:delText>
              </w:r>
            </w:del>
          </w:p>
          <w:p w14:paraId="673EDDB2" w14:textId="1E6A42A5" w:rsidR="0074623E" w:rsidRPr="0074623E" w:rsidDel="002B5578" w:rsidRDefault="0074623E" w:rsidP="0074623E">
            <w:pPr>
              <w:ind w:firstLine="0"/>
              <w:rPr>
                <w:del w:id="1043" w:author="Rostislav Bobin" w:date="2019-05-27T14:57:00Z"/>
                <w:rFonts w:ascii="Courier New" w:hAnsi="Courier New" w:cs="Courier New"/>
                <w:sz w:val="20"/>
              </w:rPr>
            </w:pPr>
            <w:del w:id="1044" w:author="Rostislav Bobin" w:date="2019-05-27T14:57:00Z">
              <w:r w:rsidRPr="0074623E" w:rsidDel="002B5578">
                <w:rPr>
                  <w:rFonts w:ascii="Courier New" w:hAnsi="Courier New" w:cs="Courier New"/>
                  <w:sz w:val="20"/>
                </w:rPr>
                <w:delText xml:space="preserve">        // Получить актуальные значения для всех сенсоров</w:delText>
              </w:r>
            </w:del>
          </w:p>
          <w:p w14:paraId="71CBE8C0" w14:textId="77777777" w:rsidR="0074623E" w:rsidRPr="0074623E" w:rsidDel="002B5578" w:rsidRDefault="0074623E" w:rsidP="0074623E">
            <w:pPr>
              <w:ind w:firstLine="0"/>
              <w:rPr>
                <w:del w:id="1045" w:author="Rostislav Bobin" w:date="2019-05-27T14:57:00Z"/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36AD0D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34108553" w14:textId="77777777" w:rsidR="0074623E" w:rsidRPr="0074623E" w:rsidDel="002B5578" w:rsidRDefault="0074623E" w:rsidP="0074623E">
            <w:pPr>
              <w:ind w:firstLine="0"/>
              <w:rPr>
                <w:del w:id="1046" w:author="Rostislav Bobin" w:date="2019-05-27T14:57:00Z"/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78D78B4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00062F1C" w14:textId="1C8ED18E" w:rsidR="0074623E" w:rsidRPr="0074623E" w:rsidDel="002B5578" w:rsidRDefault="0074623E" w:rsidP="0074623E">
            <w:pPr>
              <w:ind w:firstLine="0"/>
              <w:rPr>
                <w:del w:id="1047" w:author="Rostislav Bobin" w:date="2019-05-27T14:57:00Z"/>
                <w:rFonts w:ascii="Courier New" w:hAnsi="Courier New" w:cs="Courier New"/>
                <w:sz w:val="20"/>
              </w:rPr>
            </w:pPr>
            <w:del w:id="1048" w:author="Rostislav Bobin" w:date="2019-05-27T14:57:00Z">
              <w:r w:rsidRPr="0074623E" w:rsidDel="002B5578">
                <w:rPr>
                  <w:rFonts w:ascii="Courier New" w:hAnsi="Courier New" w:cs="Courier New"/>
                  <w:sz w:val="20"/>
                  <w:lang w:val="en-US"/>
                </w:rPr>
                <w:delText xml:space="preserve">        </w:delText>
              </w:r>
              <w:r w:rsidRPr="0074623E" w:rsidDel="002B5578">
                <w:rPr>
                  <w:rFonts w:ascii="Courier New" w:hAnsi="Courier New" w:cs="Courier New"/>
                  <w:sz w:val="20"/>
                </w:rPr>
                <w:delText>// Установить, превышает ли актуальное значение сенсора рекомендуемое</w:delText>
              </w:r>
            </w:del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log(`${roomIsOk}. Electricity: ${ElectricityValue}.`);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log(`${roomIsNotOk}. Electricity: ${ElectricityValue}.`);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1C615EDF" w14:textId="77777777" w:rsidR="0074623E" w:rsidRPr="0074623E" w:rsidDel="002B5578" w:rsidRDefault="0074623E" w:rsidP="0074623E">
            <w:pPr>
              <w:ind w:firstLine="0"/>
              <w:rPr>
                <w:del w:id="1049" w:author="Rostislav Bobin" w:date="2019-05-27T14:57:00Z"/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}</w:t>
            </w:r>
          </w:p>
          <w:p w14:paraId="5E8141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FA4D0C7" w14:textId="77777777" w:rsidR="0074623E" w:rsidRPr="0074623E" w:rsidDel="002B5578" w:rsidRDefault="0074623E" w:rsidP="0074623E">
            <w:pPr>
              <w:ind w:firstLine="0"/>
              <w:rPr>
                <w:del w:id="1050" w:author="Rostislav Bobin" w:date="2019-05-27T14:57:00Z"/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10EA23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26BFED35" w14:textId="455C4C32" w:rsidR="00601C79" w:rsidRPr="00601C79" w:rsidRDefault="0074623E" w:rsidP="0074623E">
            <w:pPr>
              <w:ind w:firstLine="0"/>
              <w:rPr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0C1F5125" w14:textId="16385772" w:rsidR="00125296" w:rsidRDefault="00125296" w:rsidP="00AF30DA">
      <w:pPr>
        <w:pStyle w:val="2"/>
        <w:rPr>
          <w:ins w:id="1051" w:author="Rostislav Bobin" w:date="2019-05-27T23:35:00Z"/>
        </w:rPr>
        <w:pPrChange w:id="1052" w:author="Rostislav Bobin" w:date="2019-05-27T23:34:00Z">
          <w:pPr>
            <w:pStyle w:val="1"/>
            <w:numPr>
              <w:numId w:val="0"/>
            </w:numPr>
            <w:ind w:left="0" w:firstLine="0"/>
          </w:pPr>
        </w:pPrChange>
      </w:pPr>
      <w:bookmarkStart w:id="1053" w:name="_Toc9242711"/>
      <w:del w:id="1054" w:author="Rostislav Bobin" w:date="2019-05-27T23:35:00Z">
        <w:r w:rsidRPr="00125296" w:rsidDel="00AF30DA">
          <w:rPr>
            <w:highlight w:val="yellow"/>
          </w:rPr>
          <w:lastRenderedPageBreak/>
          <w:delText xml:space="preserve">Скрин-шоты </w:delText>
        </w:r>
        <w:r w:rsidRPr="00125296" w:rsidDel="00AF30DA">
          <w:rPr>
            <w:highlight w:val="yellow"/>
            <w:lang w:val="en-US"/>
          </w:rPr>
          <w:delText>GUI</w:delText>
        </w:r>
      </w:del>
      <w:ins w:id="1055" w:author="Rostislav Bobin" w:date="2019-05-27T23:35:00Z">
        <w:r w:rsidR="00AF30DA">
          <w:t>Реализация графического интерфейса пользователя</w:t>
        </w:r>
      </w:ins>
    </w:p>
    <w:p w14:paraId="48F9A984" w14:textId="2A982902" w:rsidR="00AF30DA" w:rsidRDefault="00AF30DA" w:rsidP="001A37D0">
      <w:pPr>
        <w:rPr>
          <w:ins w:id="1056" w:author="Rostislav Bobin" w:date="2019-05-27T23:35:00Z"/>
        </w:rPr>
        <w:pPrChange w:id="1057" w:author="Rostislav Bobin" w:date="2019-05-27T23:35:00Z">
          <w:pPr/>
        </w:pPrChange>
      </w:pPr>
      <w:ins w:id="1058" w:author="Rostislav Bobin" w:date="2019-05-27T23:35:00Z">
        <w:r>
          <w:t xml:space="preserve">Согласно функциональным требованиям </w:t>
        </w:r>
      </w:ins>
      <w:ins w:id="1059" w:author="Rostislav Bobin" w:date="2019-05-28T08:50:00Z">
        <w:r w:rsidR="008A7193">
          <w:t xml:space="preserve">клиентское приложение </w:t>
        </w:r>
      </w:ins>
      <w:ins w:id="1060" w:author="Rostislav Bobin" w:date="2019-05-27T23:35:00Z">
        <w:r w:rsidR="008A7193">
          <w:t>системы</w:t>
        </w:r>
        <w:r>
          <w:t xml:space="preserve"> </w:t>
        </w:r>
        <w:r w:rsidR="001A37D0">
          <w:t>управления цифровым двойником</w:t>
        </w:r>
        <w:r>
          <w:t xml:space="preserve"> предоставляет пользователю интерфейс, состоящий из </w:t>
        </w:r>
      </w:ins>
      <w:ins w:id="1061" w:author="Rostislav Bobin" w:date="2019-05-27T23:56:00Z">
        <w:r w:rsidR="00590C3F">
          <w:t xml:space="preserve">двух окон: </w:t>
        </w:r>
      </w:ins>
      <w:ins w:id="1062" w:author="Rostislav Bobin" w:date="2019-05-27T23:36:00Z">
        <w:r w:rsidR="001A37D0">
          <w:t>окна регистрации и</w:t>
        </w:r>
      </w:ins>
      <w:ins w:id="1063" w:author="Rostislav Bobin" w:date="2019-05-27T23:56:00Z">
        <w:r w:rsidR="00590C3F">
          <w:t xml:space="preserve"> окна</w:t>
        </w:r>
      </w:ins>
      <w:ins w:id="1064" w:author="Rostislav Bobin" w:date="2019-05-27T23:36:00Z">
        <w:r w:rsidR="001A37D0">
          <w:t xml:space="preserve"> </w:t>
        </w:r>
      </w:ins>
      <w:ins w:id="1065" w:author="Rostislav Bobin" w:date="2019-05-28T08:46:00Z">
        <w:r w:rsidR="008A7193">
          <w:t>получения результатов</w:t>
        </w:r>
      </w:ins>
      <w:ins w:id="1066" w:author="Rostislav Bobin" w:date="2019-05-27T23:35:00Z">
        <w:r>
          <w:t xml:space="preserve"> </w:t>
        </w:r>
      </w:ins>
      <w:ins w:id="1067" w:author="Rostislav Bobin" w:date="2019-05-27T23:55:00Z">
        <w:r w:rsidR="00590C3F">
          <w:t>запросов</w:t>
        </w:r>
      </w:ins>
      <w:ins w:id="1068" w:author="Rostislav Bobin" w:date="2019-05-27T23:56:00Z">
        <w:r w:rsidR="00590C3F">
          <w:t xml:space="preserve">. </w:t>
        </w:r>
      </w:ins>
      <w:ins w:id="1069" w:author="Rostislav Bobin" w:date="2019-05-27T23:35:00Z">
        <w:r w:rsidR="008A7193">
          <w:t>Окно регистрации</w:t>
        </w:r>
        <w:r>
          <w:t xml:space="preserve"> предоставляет пользователю </w:t>
        </w:r>
      </w:ins>
      <w:ins w:id="1070" w:author="Rostislav Bobin" w:date="2019-05-28T08:47:00Z">
        <w:r w:rsidR="008A7193">
          <w:t xml:space="preserve">интерфейс входа в систему. Окно получения результатов запросов предоставляет пользователю </w:t>
        </w:r>
      </w:ins>
      <w:ins w:id="1071" w:author="Rostislav Bobin" w:date="2019-05-28T08:48:00Z">
        <w:r w:rsidR="008A7193">
          <w:t xml:space="preserve">интерфейс выбора интересующего его помещения, а также интерфейс для получения </w:t>
        </w:r>
      </w:ins>
      <w:ins w:id="1072" w:author="Rostislav Bobin" w:date="2019-05-28T08:47:00Z">
        <w:r w:rsidR="008A7193">
          <w:t>информации о текущем энергопотреблении и энергопотреблении за определенный промежуток времени</w:t>
        </w:r>
      </w:ins>
      <w:ins w:id="1073" w:author="Rostislav Bobin" w:date="2019-05-28T08:49:00Z">
        <w:r w:rsidR="008A7193">
          <w:t xml:space="preserve"> в данном помещении.</w:t>
        </w:r>
      </w:ins>
      <w:ins w:id="1074" w:author="Rostislav Bobin" w:date="2019-05-28T08:47:00Z">
        <w:r w:rsidR="008A7193">
          <w:t xml:space="preserve"> </w:t>
        </w:r>
      </w:ins>
    </w:p>
    <w:p w14:paraId="2643E86D" w14:textId="053DA63D" w:rsidR="00AF30DA" w:rsidRDefault="008A7193" w:rsidP="00AF30DA">
      <w:pPr>
        <w:rPr>
          <w:ins w:id="1075" w:author="Rostislav Bobin" w:date="2019-05-28T08:51:00Z"/>
        </w:rPr>
        <w:pPrChange w:id="1076" w:author="Rostislav Bobin" w:date="2019-05-27T23:35:00Z">
          <w:pPr>
            <w:pStyle w:val="1"/>
            <w:numPr>
              <w:numId w:val="0"/>
            </w:numPr>
            <w:ind w:left="0" w:firstLine="0"/>
          </w:pPr>
        </w:pPrChange>
      </w:pPr>
      <w:ins w:id="1077" w:author="Rostislav Bobin" w:date="2019-05-27T23:35:00Z">
        <w:r>
          <w:t xml:space="preserve">Интерфейс </w:t>
        </w:r>
      </w:ins>
      <w:ins w:id="1078" w:author="Rostislav Bobin" w:date="2019-05-28T08:50:00Z">
        <w:r>
          <w:t xml:space="preserve">клиентского приложения </w:t>
        </w:r>
      </w:ins>
      <w:ins w:id="1079" w:author="Rostislav Bobin" w:date="2019-05-27T23:35:00Z">
        <w:r>
          <w:t>системы представлен на рисунках 7–8</w:t>
        </w:r>
        <w:r w:rsidR="00AF30DA">
          <w:t>.</w:t>
        </w:r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080" w:author="Rostislav Bobin" w:date="2019-05-28T09:21:00Z">
          <w:tblPr>
            <w:tblStyle w:val="af2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0"/>
        <w:tblGridChange w:id="1081">
          <w:tblGrid>
            <w:gridCol w:w="9060"/>
          </w:tblGrid>
        </w:tblGridChange>
      </w:tblGrid>
      <w:tr w:rsidR="008A7193" w14:paraId="6CA3E2D3" w14:textId="77777777" w:rsidTr="00004DA7">
        <w:trPr>
          <w:ins w:id="1082" w:author="Rostislav Bobin" w:date="2019-05-28T08:51:00Z"/>
        </w:trPr>
        <w:tc>
          <w:tcPr>
            <w:tcW w:w="9060" w:type="dxa"/>
            <w:tcPrChange w:id="1083" w:author="Rostislav Bobin" w:date="2019-05-28T09:21:00Z">
              <w:tcPr>
                <w:tcW w:w="9060" w:type="dxa"/>
              </w:tcPr>
            </w:tcPrChange>
          </w:tcPr>
          <w:p w14:paraId="1467C958" w14:textId="6E4CD789" w:rsidR="008A7193" w:rsidRDefault="00004DA7" w:rsidP="00AF30DA">
            <w:pPr>
              <w:ind w:firstLine="0"/>
              <w:rPr>
                <w:ins w:id="1084" w:author="Rostislav Bobin" w:date="2019-05-28T08:51:00Z"/>
              </w:rPr>
            </w:pPr>
            <w:ins w:id="1085" w:author="Rostislav Bobin" w:date="2019-05-28T09:21:00Z">
              <w:r>
                <w:rPr>
                  <w:noProof/>
                </w:rPr>
                <w:drawing>
                  <wp:inline distT="0" distB="0" distL="0" distR="0" wp14:anchorId="14F58C92" wp14:editId="4B6545D6">
                    <wp:extent cx="5759450" cy="3395980"/>
                    <wp:effectExtent l="0" t="0" r="0" b="0"/>
                    <wp:docPr id="24" name="Рисунок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4" name="1sc.jpg"/>
                            <pic:cNvPicPr/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33959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A7193" w14:paraId="7D8F32A7" w14:textId="77777777" w:rsidTr="00004DA7">
        <w:trPr>
          <w:ins w:id="1086" w:author="Rostislav Bobin" w:date="2019-05-28T08:51:00Z"/>
        </w:trPr>
        <w:tc>
          <w:tcPr>
            <w:tcW w:w="9060" w:type="dxa"/>
            <w:tcPrChange w:id="1087" w:author="Rostislav Bobin" w:date="2019-05-28T09:21:00Z">
              <w:tcPr>
                <w:tcW w:w="9060" w:type="dxa"/>
              </w:tcPr>
            </w:tcPrChange>
          </w:tcPr>
          <w:p w14:paraId="664198C9" w14:textId="39124322" w:rsidR="008A7193" w:rsidRPr="008A7193" w:rsidRDefault="008A7193" w:rsidP="00004DA7">
            <w:pPr>
              <w:ind w:firstLine="0"/>
              <w:jc w:val="center"/>
              <w:rPr>
                <w:ins w:id="1088" w:author="Rostislav Bobin" w:date="2019-05-28T08:51:00Z"/>
                <w:rPrChange w:id="1089" w:author="Rostislav Bobin" w:date="2019-05-28T08:51:00Z">
                  <w:rPr>
                    <w:ins w:id="1090" w:author="Rostislav Bobin" w:date="2019-05-28T08:51:00Z"/>
                  </w:rPr>
                </w:rPrChange>
              </w:rPr>
              <w:pPrChange w:id="1091" w:author="Rostislav Bobin" w:date="2019-05-28T09:21:00Z">
                <w:pPr>
                  <w:ind w:firstLine="0"/>
                </w:pPr>
              </w:pPrChange>
            </w:pPr>
            <w:ins w:id="1092" w:author="Rostislav Bobin" w:date="2019-05-28T08:51:00Z">
              <w:r>
                <w:rPr>
                  <w:b/>
                </w:rPr>
                <w:t xml:space="preserve">Рис. 7. </w:t>
              </w:r>
              <w:r>
                <w:t>Окно регистрации</w:t>
              </w:r>
            </w:ins>
          </w:p>
        </w:tc>
      </w:tr>
    </w:tbl>
    <w:p w14:paraId="291F22DE" w14:textId="77777777" w:rsidR="008A7193" w:rsidRPr="00AF30DA" w:rsidRDefault="008A7193" w:rsidP="00AF30DA">
      <w:pPr>
        <w:rPr>
          <w:rPrChange w:id="1093" w:author="Rostislav Bobin" w:date="2019-05-27T23:35:00Z">
            <w:rPr>
              <w:lang w:val="en-US"/>
            </w:rPr>
          </w:rPrChange>
        </w:rPr>
        <w:pPrChange w:id="1094" w:author="Rostislav Bobin" w:date="2019-05-27T23:35:00Z">
          <w:pPr>
            <w:pStyle w:val="1"/>
            <w:numPr>
              <w:numId w:val="0"/>
            </w:numPr>
            <w:ind w:left="0" w:firstLine="0"/>
          </w:pPr>
        </w:pPrChange>
      </w:pPr>
    </w:p>
    <w:p w14:paraId="26E5ABDF" w14:textId="77777777" w:rsidR="008A7193" w:rsidRPr="00004DA7" w:rsidRDefault="00125296">
      <w:pPr>
        <w:rPr>
          <w:ins w:id="1095" w:author="Rostislav Bobin" w:date="2019-05-28T08:52:00Z"/>
          <w:lang w:val="en-US"/>
          <w:rPrChange w:id="1096" w:author="Rostislav Bobin" w:date="2019-05-28T09:20:00Z">
            <w:rPr>
              <w:ins w:id="1097" w:author="Rostislav Bobin" w:date="2019-05-28T08:52:00Z"/>
            </w:rPr>
          </w:rPrChange>
        </w:rPr>
      </w:pPr>
      <w:r>
        <w:rPr>
          <w:b/>
          <w:bCs/>
        </w:rPr>
        <w:br w:type="page"/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098" w:author="Rostislav Bobin" w:date="2019-05-28T09:21:00Z">
          <w:tblPr>
            <w:tblStyle w:val="af2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0"/>
        <w:tblGridChange w:id="1099">
          <w:tblGrid>
            <w:gridCol w:w="9060"/>
          </w:tblGrid>
        </w:tblGridChange>
      </w:tblGrid>
      <w:tr w:rsidR="008A7193" w14:paraId="43DEA779" w14:textId="77777777" w:rsidTr="00004DA7">
        <w:trPr>
          <w:ins w:id="1100" w:author="Rostislav Bobin" w:date="2019-05-28T08:52:00Z"/>
        </w:trPr>
        <w:tc>
          <w:tcPr>
            <w:tcW w:w="9060" w:type="dxa"/>
            <w:tcPrChange w:id="1101" w:author="Rostislav Bobin" w:date="2019-05-28T09:21:00Z">
              <w:tcPr>
                <w:tcW w:w="9060" w:type="dxa"/>
              </w:tcPr>
            </w:tcPrChange>
          </w:tcPr>
          <w:p w14:paraId="02AD0D2A" w14:textId="17408C80" w:rsidR="008A7193" w:rsidRDefault="00004DA7">
            <w:pPr>
              <w:ind w:firstLine="0"/>
              <w:rPr>
                <w:ins w:id="1102" w:author="Rostislav Bobin" w:date="2019-05-28T08:52:00Z"/>
              </w:rPr>
            </w:pPr>
            <w:ins w:id="1103" w:author="Rostislav Bobin" w:date="2019-05-28T09:21:00Z">
              <w:r>
                <w:rPr>
                  <w:noProof/>
                </w:rPr>
                <w:lastRenderedPageBreak/>
                <w:drawing>
                  <wp:inline distT="0" distB="0" distL="0" distR="0" wp14:anchorId="225AD462" wp14:editId="0D8DEE1D">
                    <wp:extent cx="5759450" cy="4348480"/>
                    <wp:effectExtent l="0" t="0" r="0" b="0"/>
                    <wp:docPr id="25" name="Рисунок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5" name="2sc.jpg"/>
                            <pic:cNvPicPr/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43484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A7193" w14:paraId="54ECF036" w14:textId="77777777" w:rsidTr="00004DA7">
        <w:trPr>
          <w:ins w:id="1104" w:author="Rostislav Bobin" w:date="2019-05-28T08:52:00Z"/>
        </w:trPr>
        <w:tc>
          <w:tcPr>
            <w:tcW w:w="9060" w:type="dxa"/>
            <w:tcPrChange w:id="1105" w:author="Rostislav Bobin" w:date="2019-05-28T09:21:00Z">
              <w:tcPr>
                <w:tcW w:w="9060" w:type="dxa"/>
              </w:tcPr>
            </w:tcPrChange>
          </w:tcPr>
          <w:p w14:paraId="4FCBB509" w14:textId="24D31E5F" w:rsidR="008A7193" w:rsidRPr="008A7193" w:rsidRDefault="008A7193" w:rsidP="00004DA7">
            <w:pPr>
              <w:ind w:firstLine="0"/>
              <w:jc w:val="center"/>
              <w:rPr>
                <w:ins w:id="1106" w:author="Rostislav Bobin" w:date="2019-05-28T08:52:00Z"/>
                <w:rPrChange w:id="1107" w:author="Rostislav Bobin" w:date="2019-05-28T08:52:00Z">
                  <w:rPr>
                    <w:ins w:id="1108" w:author="Rostislav Bobin" w:date="2019-05-28T08:52:00Z"/>
                  </w:rPr>
                </w:rPrChange>
              </w:rPr>
              <w:pPrChange w:id="1109" w:author="Rostislav Bobin" w:date="2019-05-28T09:21:00Z">
                <w:pPr>
                  <w:ind w:firstLine="0"/>
                </w:pPr>
              </w:pPrChange>
            </w:pPr>
            <w:ins w:id="1110" w:author="Rostislav Bobin" w:date="2019-05-28T08:52:00Z">
              <w:r>
                <w:rPr>
                  <w:b/>
                </w:rPr>
                <w:t xml:space="preserve">Рис. 8. </w:t>
              </w:r>
              <w:r>
                <w:t>Окно получения результатов запросов</w:t>
              </w:r>
            </w:ins>
          </w:p>
        </w:tc>
      </w:tr>
    </w:tbl>
    <w:p w14:paraId="3B3C8774" w14:textId="542191DD" w:rsidR="00125296" w:rsidRDefault="00125296">
      <w:bookmarkStart w:id="1111" w:name="_GoBack"/>
      <w:bookmarkEnd w:id="1111"/>
    </w:p>
    <w:p w14:paraId="5DD639A3" w14:textId="2878BECD" w:rsidR="00601C79" w:rsidRDefault="00BF3B59" w:rsidP="00C0690A">
      <w:pPr>
        <w:pStyle w:val="1"/>
      </w:pPr>
      <w:r>
        <w:t>ТЕСТИРОВАНИЕ</w:t>
      </w:r>
      <w:bookmarkEnd w:id="1053"/>
    </w:p>
    <w:p w14:paraId="7983BDC8" w14:textId="6212E3AB" w:rsidR="00C0690A" w:rsidRDefault="00C0690A" w:rsidP="00C0690A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27FF0817" w14:textId="7A023126" w:rsidR="00C0690A" w:rsidRDefault="00C0690A" w:rsidP="00C0690A">
      <w:pPr>
        <w:pStyle w:val="2"/>
      </w:pPr>
      <w:r>
        <w:t>Тестирование работоспособности системы</w:t>
      </w:r>
    </w:p>
    <w:p w14:paraId="3A3374EE" w14:textId="1E1F3BBE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</w:t>
      </w:r>
      <w:r>
        <w:lastRenderedPageBreak/>
        <w:t xml:space="preserve">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r w:rsidR="004600B0">
        <w:t>показан</w:t>
      </w:r>
      <w:r>
        <w:t xml:space="preserve"> в </w:t>
      </w:r>
      <w:r w:rsidR="00843B6B">
        <w:t>листинге</w:t>
      </w:r>
      <w:r>
        <w:t xml:space="preserve"> 2.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514D3" w:rsidRPr="004600B0" w14:paraId="2F1D6220" w14:textId="77777777" w:rsidTr="00843B6B">
        <w:tc>
          <w:tcPr>
            <w:tcW w:w="9060" w:type="dxa"/>
          </w:tcPr>
          <w:p w14:paraId="267D4719" w14:textId="1D29B1C0" w:rsidR="009514D3" w:rsidRPr="009514D3" w:rsidRDefault="00843B6B" w:rsidP="00843B6B">
            <w:pPr>
              <w:ind w:firstLine="0"/>
            </w:pPr>
            <w:r>
              <w:rPr>
                <w:b/>
              </w:rPr>
              <w:t>Листинг</w:t>
            </w:r>
            <w:r w:rsidR="009514D3" w:rsidRPr="004600B0">
              <w:rPr>
                <w:b/>
              </w:rPr>
              <w:t xml:space="preserve"> 2.</w:t>
            </w:r>
            <w:r w:rsidR="009514D3">
              <w:t xml:space="preserve"> </w:t>
            </w:r>
            <w:r>
              <w:t xml:space="preserve">Исходный код </w:t>
            </w:r>
            <w:r w:rsidR="004600B0">
              <w:t xml:space="preserve">тестирования </w:t>
            </w:r>
            <w:r>
              <w:t>модуля создания сенсоров</w:t>
            </w:r>
            <w:r w:rsidR="004600B0">
              <w:t xml:space="preserve"> </w:t>
            </w:r>
          </w:p>
        </w:tc>
      </w:tr>
      <w:tr w:rsidR="00843B6B" w:rsidRPr="004600B0" w14:paraId="3AF37282" w14:textId="77777777" w:rsidTr="00843B6B">
        <w:tc>
          <w:tcPr>
            <w:tcW w:w="9060" w:type="dxa"/>
          </w:tcPr>
          <w:p w14:paraId="2AE3512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6DAC196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7E5884D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24EE5F3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67C792B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6E54C9E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45D3799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5CEB7BE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50FC362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76B6B16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9C10646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5D1A927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5F7162F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1BEEEDC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3825E1A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04DEFF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68FC016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26CF372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684498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4C05C93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505F31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204C84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3274370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F70DF9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183F677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537153D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3DAA328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456038B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176C5A4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32D076E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026DD08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9E5EB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1478AA9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743586D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44840A4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188C1E6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5276A3D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2C77595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79AA9B2B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210FAE8B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71A7CFF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4DE1AC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6593D04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2AA69D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0EAC525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3DF0A8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EA4993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2B97A71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73F19602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1614D29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37DF110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039CA87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        },</w:t>
            </w:r>
          </w:p>
          <w:p w14:paraId="2BF780D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5115DCD8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4EC61B2A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210D0C2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0C97EB3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287068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196D192E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096BB38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03D4311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7E6D204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3B7BBEC6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1552855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19D1A15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A2828F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11B7ED0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580C53C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6BF78C6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12D3313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4B13584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402D909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2F1044E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1E2F075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0D385BE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462AB6F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6FB8DEFD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224F8CE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60DCDFC4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1481535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40673B7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53607482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36626EE0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7944646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4FCDE717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2927456F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629F7243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19EF645C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0FE9E61B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1B2D54A1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35146E85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6BE0A979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24D279E6" w14:textId="77777777" w:rsidR="00843B6B" w:rsidRPr="00843B6B" w:rsidRDefault="00843B6B" w:rsidP="00843B6B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6CD8243F" w14:textId="399B389C" w:rsidR="00843B6B" w:rsidRPr="004600B0" w:rsidRDefault="00843B6B" w:rsidP="00843B6B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6D0A981D" w14:textId="45F2D1C2" w:rsidR="009514D3" w:rsidRDefault="00ED05EF" w:rsidP="00ED05EF">
      <w:pPr>
        <w:pStyle w:val="2"/>
      </w:pPr>
      <w:r>
        <w:lastRenderedPageBreak/>
        <w:t>С</w:t>
      </w:r>
      <w:r w:rsidRPr="00ED05EF">
        <w:t>равнительное тестирование с целью определения правильности обработки телеметрии датчиков</w:t>
      </w:r>
    </w:p>
    <w:p w14:paraId="19388F6E" w14:textId="312DEA52" w:rsidR="00ED05EF" w:rsidRDefault="00ED05EF" w:rsidP="00ED05EF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</w:t>
      </w:r>
      <w:r>
        <w:lastRenderedPageBreak/>
        <w:t xml:space="preserve">полученных после обработки системой. </w:t>
      </w:r>
      <w:r w:rsidR="004C5C26">
        <w:t xml:space="preserve">Результат сравнения приведен в таблице 3.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536"/>
      </w:tblGrid>
      <w:tr w:rsidR="004C5C26" w:rsidRPr="004C5C26" w14:paraId="639C8EB0" w14:textId="77777777" w:rsidTr="004C5C26">
        <w:tc>
          <w:tcPr>
            <w:tcW w:w="9060" w:type="dxa"/>
            <w:gridSpan w:val="5"/>
          </w:tcPr>
          <w:p w14:paraId="07AF1A9C" w14:textId="7FC35F02" w:rsidR="004C5C26" w:rsidRPr="004C5C26" w:rsidRDefault="004C5C26" w:rsidP="004C5C26">
            <w:pPr>
              <w:ind w:firstLine="0"/>
            </w:pPr>
            <w:r w:rsidRPr="004C5C26">
              <w:rPr>
                <w:b/>
              </w:rPr>
              <w:t xml:space="preserve">Табл. 3. </w:t>
            </w:r>
            <w:r>
              <w:t>Результат сравнения данных</w:t>
            </w:r>
          </w:p>
        </w:tc>
      </w:tr>
      <w:tr w:rsidR="00D932D7" w:rsidRPr="004C5C26" w14:paraId="0A791640" w14:textId="77777777" w:rsidTr="00D932D7">
        <w:tc>
          <w:tcPr>
            <w:tcW w:w="2517" w:type="dxa"/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536" w:type="dxa"/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D932D7" w:rsidRPr="004C5C26" w14:paraId="6556D456" w14:textId="77777777" w:rsidTr="00D932D7">
        <w:tc>
          <w:tcPr>
            <w:tcW w:w="2517" w:type="dxa"/>
          </w:tcPr>
          <w:p w14:paraId="31DA8877" w14:textId="19E2E094" w:rsidR="00D932D7" w:rsidRPr="00D932D7" w:rsidRDefault="00D932D7" w:rsidP="00D932D7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D932D7" w:rsidRPr="00D932D7" w:rsidRDefault="00843B6B" w:rsidP="00ED05E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D932D7" w:rsidRDefault="00D932D7" w:rsidP="00ED05EF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D932D7" w:rsidRDefault="00D932D7" w:rsidP="00ED05EF">
            <w:pPr>
              <w:ind w:firstLine="0"/>
            </w:pPr>
            <w:r>
              <w:t>0.452</w:t>
            </w:r>
          </w:p>
        </w:tc>
        <w:tc>
          <w:tcPr>
            <w:tcW w:w="1536" w:type="dxa"/>
          </w:tcPr>
          <w:p w14:paraId="686AD413" w14:textId="2ABC9FBA" w:rsidR="00D932D7" w:rsidRDefault="00D932D7" w:rsidP="00ED05EF">
            <w:pPr>
              <w:ind w:firstLine="0"/>
            </w:pPr>
            <w:r>
              <w:t>Да</w:t>
            </w:r>
          </w:p>
        </w:tc>
      </w:tr>
      <w:tr w:rsidR="00D932D7" w:rsidRPr="004C5C26" w14:paraId="09347DC0" w14:textId="77777777" w:rsidTr="00D932D7">
        <w:tc>
          <w:tcPr>
            <w:tcW w:w="2517" w:type="dxa"/>
          </w:tcPr>
          <w:p w14:paraId="477FBDD0" w14:textId="324F58BA" w:rsidR="00D932D7" w:rsidRPr="00D932D7" w:rsidRDefault="00D932D7" w:rsidP="00ED05EF">
            <w:pPr>
              <w:ind w:firstLine="0"/>
            </w:pPr>
            <w:r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D932D7" w:rsidRPr="00843B6B" w:rsidRDefault="00843B6B" w:rsidP="00ED05E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D932D7" w:rsidRDefault="00843B6B" w:rsidP="00ED05EF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D932D7" w:rsidRDefault="00843B6B" w:rsidP="00ED05EF">
            <w:pPr>
              <w:ind w:firstLine="0"/>
            </w:pPr>
            <w:r>
              <w:t>0.335</w:t>
            </w:r>
          </w:p>
        </w:tc>
        <w:tc>
          <w:tcPr>
            <w:tcW w:w="1536" w:type="dxa"/>
          </w:tcPr>
          <w:p w14:paraId="00384179" w14:textId="2DDBD083" w:rsidR="00D932D7" w:rsidRDefault="00843B6B" w:rsidP="00ED05EF">
            <w:pPr>
              <w:ind w:firstLine="0"/>
            </w:pPr>
            <w:r>
              <w:t>Да</w:t>
            </w:r>
          </w:p>
        </w:tc>
      </w:tr>
    </w:tbl>
    <w:p w14:paraId="2BE71578" w14:textId="4C0FEBD1" w:rsidR="004C5C26" w:rsidRDefault="004C5C26" w:rsidP="004C5C26">
      <w:pPr>
        <w:pStyle w:val="2"/>
      </w:pPr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</w:p>
    <w:p w14:paraId="607BD165" w14:textId="0584F5C0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367FC0">
        <w:fldChar w:fldCharType="begin"/>
      </w:r>
      <w:r w:rsidR="00367FC0">
        <w:instrText xml:space="preserve"> REF _Ref9332564 \r \h </w:instrText>
      </w:r>
      <w:r w:rsidR="00367FC0">
        <w:fldChar w:fldCharType="separate"/>
      </w:r>
      <w:r w:rsidR="00367FC0">
        <w:t>36</w:t>
      </w:r>
      <w:r w:rsidR="00367FC0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commentRangeStart w:id="1112"/>
      <w:r w:rsidR="002B1DCC">
        <w:t xml:space="preserve">таблице 4. </w:t>
      </w:r>
      <w:commentRangeEnd w:id="1112"/>
      <w:r w:rsidR="00125296">
        <w:rPr>
          <w:rStyle w:val="afc"/>
        </w:rPr>
        <w:commentReference w:id="1112"/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137"/>
        <w:gridCol w:w="2969"/>
        <w:gridCol w:w="4189"/>
        <w:gridCol w:w="765"/>
      </w:tblGrid>
      <w:tr w:rsidR="00EB5F02" w:rsidRPr="002B1DCC" w14:paraId="6B5E6E2C" w14:textId="77777777" w:rsidTr="00EB5F02">
        <w:trPr>
          <w:trHeight w:val="389"/>
        </w:trPr>
        <w:tc>
          <w:tcPr>
            <w:tcW w:w="1137" w:type="dxa"/>
          </w:tcPr>
          <w:p w14:paraId="24CD7DBC" w14:textId="0CA90F58" w:rsidR="00EB5F02" w:rsidRPr="002B1DCC" w:rsidRDefault="00EB5F02" w:rsidP="004C5C26">
            <w:pPr>
              <w:ind w:firstLine="0"/>
            </w:pPr>
            <w:r>
              <w:t>Тестовый случай</w:t>
            </w:r>
          </w:p>
        </w:tc>
        <w:tc>
          <w:tcPr>
            <w:tcW w:w="2969" w:type="dxa"/>
          </w:tcPr>
          <w:p w14:paraId="7A5D682A" w14:textId="4B5B67C7" w:rsidR="00EB5F02" w:rsidRPr="00EB5F02" w:rsidRDefault="00EB5F02" w:rsidP="004C5C26">
            <w:pPr>
              <w:ind w:firstLine="0"/>
              <w:rPr>
                <w:lang w:val="en-US"/>
              </w:rPr>
            </w:pPr>
            <w:r>
              <w:t>Выполненный запрос</w:t>
            </w:r>
          </w:p>
        </w:tc>
        <w:tc>
          <w:tcPr>
            <w:tcW w:w="4189" w:type="dxa"/>
          </w:tcPr>
          <w:p w14:paraId="6C720F69" w14:textId="7307B0E7" w:rsidR="00EB5F02" w:rsidRPr="002B1DCC" w:rsidRDefault="00EB5F02" w:rsidP="004C5C26">
            <w:pPr>
              <w:ind w:firstLine="0"/>
            </w:pPr>
            <w:r>
              <w:t>Полученный ответ</w:t>
            </w:r>
          </w:p>
        </w:tc>
        <w:tc>
          <w:tcPr>
            <w:tcW w:w="765" w:type="dxa"/>
          </w:tcPr>
          <w:p w14:paraId="2BFEDC84" w14:textId="290873F8" w:rsidR="00EB5F02" w:rsidRPr="002B1DCC" w:rsidRDefault="00EB5F02" w:rsidP="004C5C26">
            <w:pPr>
              <w:ind w:firstLine="0"/>
            </w:pPr>
            <w:r>
              <w:t>Тест пройден?</w:t>
            </w:r>
          </w:p>
        </w:tc>
      </w:tr>
      <w:tr w:rsidR="00EB5F02" w:rsidRPr="00EB5F02" w14:paraId="55F3AEE2" w14:textId="77777777" w:rsidTr="00EB5F02">
        <w:trPr>
          <w:trHeight w:val="389"/>
        </w:trPr>
        <w:tc>
          <w:tcPr>
            <w:tcW w:w="1137" w:type="dxa"/>
          </w:tcPr>
          <w:p w14:paraId="38EE4341" w14:textId="1E8F4D38" w:rsidR="00EB5F02" w:rsidRPr="00EB5F02" w:rsidRDefault="00EB5F02" w:rsidP="004C5C26">
            <w:pPr>
              <w:ind w:firstLine="0"/>
            </w:pPr>
            <w:r>
              <w:t xml:space="preserve">Получить характеристики помещения с названием </w:t>
            </w:r>
            <w:r w:rsidRPr="00EB5F02">
              <w:t>“</w:t>
            </w:r>
            <w:r>
              <w:rPr>
                <w:lang w:val="en-US"/>
              </w:rPr>
              <w:t>Focus</w:t>
            </w:r>
            <w:r w:rsidRPr="00EB5F02">
              <w:t xml:space="preserve"> </w:t>
            </w:r>
            <w:r>
              <w:rPr>
                <w:lang w:val="en-US"/>
              </w:rPr>
              <w:lastRenderedPageBreak/>
              <w:t>Room</w:t>
            </w:r>
            <w:r w:rsidRPr="00EB5F02">
              <w:t xml:space="preserve"> 02”</w:t>
            </w:r>
          </w:p>
        </w:tc>
        <w:tc>
          <w:tcPr>
            <w:tcW w:w="2969" w:type="dxa"/>
          </w:tcPr>
          <w:p w14:paraId="2796E22A" w14:textId="3D0BC313" w:rsidR="00EB5F02" w:rsidRPr="00EB5F02" w:rsidRDefault="00EB5F02" w:rsidP="004C5C26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lastRenderedPageBreak/>
              <w:t>https://electricitydigitaltwin.northeurope.azuresmartspaces.net/management/api/v1.0/spaces?name=Focus Room 02&amp;includes=values</w:t>
            </w:r>
          </w:p>
        </w:tc>
        <w:tc>
          <w:tcPr>
            <w:tcW w:w="4189" w:type="dxa"/>
          </w:tcPr>
          <w:p w14:paraId="76DC822D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[</w:t>
            </w:r>
          </w:p>
          <w:p w14:paraId="047AEDFD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{</w:t>
            </w:r>
          </w:p>
          <w:p w14:paraId="7B08BD47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"id": "6553c267-6519-4561-9b70-1d14e139ec07",</w:t>
            </w:r>
          </w:p>
          <w:p w14:paraId="195239BE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"name": "Focus Room 02",</w:t>
            </w:r>
          </w:p>
          <w:p w14:paraId="027DE5B3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"typeId": 14,</w:t>
            </w:r>
          </w:p>
          <w:p w14:paraId="32E1B5EE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"parentSpaceId": "2dfb2418-a2a6-4f59-b7ca-b4ec394e18e8",</w:t>
            </w:r>
          </w:p>
          <w:p w14:paraId="180D4442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"subtypeId": 13,</w:t>
            </w:r>
          </w:p>
          <w:p w14:paraId="50004575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"statusId": 12</w:t>
            </w:r>
          </w:p>
          <w:p w14:paraId="35757D29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lastRenderedPageBreak/>
              <w:t xml:space="preserve">    }</w:t>
            </w:r>
          </w:p>
          <w:p w14:paraId="626F3F05" w14:textId="774F57B2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14:paraId="6323229C" w14:textId="5F5C2648" w:rsidR="00EB5F02" w:rsidRPr="00EB5F02" w:rsidRDefault="00EB5F02" w:rsidP="004C5C26">
            <w:pPr>
              <w:ind w:firstLine="0"/>
            </w:pPr>
            <w:r>
              <w:lastRenderedPageBreak/>
              <w:t>да</w:t>
            </w:r>
          </w:p>
        </w:tc>
      </w:tr>
      <w:tr w:rsidR="00EB5F02" w:rsidRPr="002B1DCC" w14:paraId="3F485356" w14:textId="77777777" w:rsidTr="00EB5F02">
        <w:trPr>
          <w:trHeight w:val="389"/>
        </w:trPr>
        <w:tc>
          <w:tcPr>
            <w:tcW w:w="1137" w:type="dxa"/>
          </w:tcPr>
          <w:p w14:paraId="7532DA27" w14:textId="79BD7945" w:rsidR="00EB5F02" w:rsidRPr="00EB5F02" w:rsidRDefault="00EB5F02" w:rsidP="004C5C26">
            <w:pPr>
              <w:ind w:firstLine="0"/>
            </w:pPr>
            <w:r>
              <w:t xml:space="preserve">Получить список устройств, принадлежащих помещению с </w:t>
            </w:r>
            <w:r>
              <w:rPr>
                <w:lang w:val="en-US"/>
              </w:rPr>
              <w:t>ID</w:t>
            </w:r>
            <w:r w:rsidRPr="00EB5F02">
              <w:tab/>
              <w:t>8b73d652-4fa3-46cb-8ac2-b27bfe3c10f6</w:t>
            </w:r>
          </w:p>
        </w:tc>
        <w:tc>
          <w:tcPr>
            <w:tcW w:w="2969" w:type="dxa"/>
          </w:tcPr>
          <w:p w14:paraId="3AE7F6E4" w14:textId="6D912567" w:rsidR="00EB5F02" w:rsidRPr="00923835" w:rsidRDefault="00923835" w:rsidP="004C5C26">
            <w:pPr>
              <w:ind w:firstLine="0"/>
            </w:pPr>
            <w:r w:rsidRPr="00923835">
              <w:rPr>
                <w:lang w:val="en-US"/>
              </w:rPr>
              <w:t>https</w:t>
            </w:r>
            <w:r w:rsidRPr="00923835">
              <w:t>://</w:t>
            </w:r>
            <w:r w:rsidRPr="00923835">
              <w:rPr>
                <w:lang w:val="en-US"/>
              </w:rPr>
              <w:t>electricitydigitaltwin</w:t>
            </w:r>
            <w:r w:rsidRPr="00923835">
              <w:t>.</w:t>
            </w:r>
            <w:r w:rsidRPr="00923835">
              <w:rPr>
                <w:lang w:val="en-US"/>
              </w:rPr>
              <w:t>northeurope</w:t>
            </w:r>
            <w:r w:rsidRPr="00923835">
              <w:t>.</w:t>
            </w:r>
            <w:r w:rsidRPr="00923835">
              <w:rPr>
                <w:lang w:val="en-US"/>
              </w:rPr>
              <w:t>azuresmartspaces</w:t>
            </w:r>
            <w:r w:rsidRPr="00923835">
              <w:t>.</w:t>
            </w:r>
            <w:r w:rsidRPr="00923835">
              <w:rPr>
                <w:lang w:val="en-US"/>
              </w:rPr>
              <w:t>net</w:t>
            </w:r>
            <w:r w:rsidRPr="00923835">
              <w:t>/</w:t>
            </w:r>
            <w:r w:rsidRPr="00923835">
              <w:rPr>
                <w:lang w:val="en-US"/>
              </w:rPr>
              <w:t>management</w:t>
            </w:r>
            <w:r w:rsidRPr="00923835">
              <w:t>/</w:t>
            </w:r>
            <w:r w:rsidRPr="00923835">
              <w:rPr>
                <w:lang w:val="en-US"/>
              </w:rPr>
              <w:t>api</w:t>
            </w:r>
            <w:r w:rsidRPr="00923835">
              <w:t>/</w:t>
            </w:r>
            <w:r w:rsidRPr="00923835">
              <w:rPr>
                <w:lang w:val="en-US"/>
              </w:rPr>
              <w:t>v</w:t>
            </w:r>
            <w:r w:rsidRPr="00923835">
              <w:t>1.0/</w:t>
            </w:r>
            <w:r w:rsidRPr="00923835">
              <w:rPr>
                <w:lang w:val="en-US"/>
              </w:rPr>
              <w:t>devices</w:t>
            </w:r>
            <w:r w:rsidRPr="00923835">
              <w:t>?</w:t>
            </w:r>
            <w:r w:rsidRPr="00923835">
              <w:rPr>
                <w:lang w:val="en-US"/>
              </w:rPr>
              <w:t>spaceId</w:t>
            </w:r>
            <w:r w:rsidRPr="00923835">
              <w:t>=</w:t>
            </w:r>
            <w:r w:rsidRPr="00923835">
              <w:tab/>
              <w:t>8</w:t>
            </w:r>
            <w:r w:rsidRPr="00923835">
              <w:rPr>
                <w:lang w:val="en-US"/>
              </w:rPr>
              <w:t>b</w:t>
            </w:r>
            <w:r w:rsidRPr="00923835">
              <w:t>73</w:t>
            </w:r>
            <w:r w:rsidRPr="00923835">
              <w:rPr>
                <w:lang w:val="en-US"/>
              </w:rPr>
              <w:t>d</w:t>
            </w:r>
            <w:r w:rsidRPr="00923835">
              <w:t>652-4</w:t>
            </w:r>
            <w:r w:rsidRPr="00923835">
              <w:rPr>
                <w:lang w:val="en-US"/>
              </w:rPr>
              <w:t>fa</w:t>
            </w:r>
            <w:r w:rsidRPr="00923835">
              <w:t>3-46</w:t>
            </w:r>
            <w:r w:rsidRPr="00923835">
              <w:rPr>
                <w:lang w:val="en-US"/>
              </w:rPr>
              <w:t>cb</w:t>
            </w:r>
            <w:r w:rsidRPr="00923835">
              <w:t>-8</w:t>
            </w:r>
            <w:r w:rsidRPr="00923835">
              <w:rPr>
                <w:lang w:val="en-US"/>
              </w:rPr>
              <w:t>ac</w:t>
            </w:r>
            <w:r w:rsidRPr="00923835">
              <w:t>2-</w:t>
            </w:r>
            <w:r w:rsidRPr="00923835">
              <w:rPr>
                <w:lang w:val="en-US"/>
              </w:rPr>
              <w:t>b</w:t>
            </w:r>
            <w:r w:rsidRPr="00923835">
              <w:t>27</w:t>
            </w:r>
            <w:r w:rsidRPr="00923835">
              <w:rPr>
                <w:lang w:val="en-US"/>
              </w:rPr>
              <w:t>bfe</w:t>
            </w:r>
            <w:r w:rsidRPr="00923835">
              <w:t>3</w:t>
            </w:r>
            <w:r w:rsidRPr="00923835">
              <w:rPr>
                <w:lang w:val="en-US"/>
              </w:rPr>
              <w:t>c</w:t>
            </w:r>
            <w:r w:rsidRPr="00923835">
              <w:t>10</w:t>
            </w:r>
            <w:r w:rsidRPr="00923835">
              <w:rPr>
                <w:lang w:val="en-US"/>
              </w:rPr>
              <w:t>f</w:t>
            </w:r>
            <w:r w:rsidRPr="00923835">
              <w:t>6</w:t>
            </w:r>
          </w:p>
        </w:tc>
        <w:tc>
          <w:tcPr>
            <w:tcW w:w="4189" w:type="dxa"/>
          </w:tcPr>
          <w:p w14:paraId="2350E785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[</w:t>
            </w:r>
          </w:p>
          <w:p w14:paraId="71CE928F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{</w:t>
            </w:r>
          </w:p>
          <w:p w14:paraId="1CD96F76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"name": "Raspberry Pi 3 19",</w:t>
            </w:r>
          </w:p>
          <w:p w14:paraId="5C95D0EA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"typeId": 2,</w:t>
            </w:r>
          </w:p>
          <w:p w14:paraId="7A7C930C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"subtypeId": 1,</w:t>
            </w:r>
          </w:p>
          <w:p w14:paraId="18221EBC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"hardwareId": "123456789019",</w:t>
            </w:r>
          </w:p>
          <w:p w14:paraId="7001D102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"spaceId": "8b73d652-4fa3-46cb-8ac2-b27bfe3c10f6",</w:t>
            </w:r>
          </w:p>
          <w:p w14:paraId="10BC3B35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"status": "Provisioned",</w:t>
            </w:r>
          </w:p>
          <w:p w14:paraId="20380EF0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"id": "ad6921b8-813f-45d8-ac5c-8892efc45e52"</w:t>
            </w:r>
          </w:p>
          <w:p w14:paraId="21A1C6E2" w14:textId="77777777" w:rsidR="00EB5F02" w:rsidRDefault="00EB5F02" w:rsidP="00EB5F02">
            <w:pPr>
              <w:ind w:firstLine="0"/>
            </w:pPr>
            <w:r w:rsidRPr="00EB5F02">
              <w:rPr>
                <w:lang w:val="en-US"/>
              </w:rPr>
              <w:t xml:space="preserve">    </w:t>
            </w:r>
            <w:r>
              <w:t>}</w:t>
            </w:r>
          </w:p>
          <w:p w14:paraId="6FF751E1" w14:textId="5657A0B2" w:rsidR="00EB5F02" w:rsidRDefault="00EB5F02" w:rsidP="00EB5F02">
            <w:pPr>
              <w:ind w:firstLine="0"/>
            </w:pPr>
            <w:r>
              <w:t>]</w:t>
            </w:r>
          </w:p>
        </w:tc>
        <w:tc>
          <w:tcPr>
            <w:tcW w:w="765" w:type="dxa"/>
          </w:tcPr>
          <w:p w14:paraId="59E19CC7" w14:textId="74E24FB7" w:rsidR="00EB5F02" w:rsidRDefault="00EB5F02" w:rsidP="004C5C26">
            <w:pPr>
              <w:ind w:firstLine="0"/>
            </w:pPr>
            <w:r>
              <w:t>Да</w:t>
            </w:r>
          </w:p>
        </w:tc>
      </w:tr>
      <w:tr w:rsidR="00EB5F02" w:rsidRPr="002B1DCC" w14:paraId="6A28B42B" w14:textId="77777777" w:rsidTr="00EB5F02">
        <w:trPr>
          <w:trHeight w:val="389"/>
        </w:trPr>
        <w:tc>
          <w:tcPr>
            <w:tcW w:w="1137" w:type="dxa"/>
          </w:tcPr>
          <w:p w14:paraId="3DF9480E" w14:textId="726B17D2" w:rsidR="00EB5F02" w:rsidRPr="00EB5F02" w:rsidRDefault="00EB5F02" w:rsidP="004C5C26">
            <w:pPr>
              <w:ind w:firstLine="0"/>
            </w:pPr>
            <w:r>
              <w:t xml:space="preserve">Получить информацию об определяемой пользователем функции </w:t>
            </w:r>
          </w:p>
        </w:tc>
        <w:tc>
          <w:tcPr>
            <w:tcW w:w="2969" w:type="dxa"/>
          </w:tcPr>
          <w:p w14:paraId="1F4E1F50" w14:textId="1ACEB692" w:rsidR="00EB5F02" w:rsidRDefault="00EB5F02" w:rsidP="004C5C26">
            <w:pPr>
              <w:ind w:firstLine="0"/>
            </w:pPr>
            <w:r w:rsidRPr="00EB5F02">
              <w:t>https://electricitydigitaltwin.northeurope.azuresmartspaces.net/management/api/v1.0/userdefinedfunctions</w:t>
            </w:r>
          </w:p>
        </w:tc>
        <w:tc>
          <w:tcPr>
            <w:tcW w:w="4189" w:type="dxa"/>
          </w:tcPr>
          <w:p w14:paraId="61020DA4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>[</w:t>
            </w:r>
          </w:p>
          <w:p w14:paraId="26D22C1D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{</w:t>
            </w:r>
          </w:p>
          <w:p w14:paraId="67F31EB6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"id": "1f1dd40e-5fc1-465f-af05-76ee0ce232f6",</w:t>
            </w:r>
          </w:p>
          <w:p w14:paraId="74EE2593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"spaceId": "439ee6ea-d477-4f50-8c02-f92babea3fde",</w:t>
            </w:r>
          </w:p>
          <w:p w14:paraId="6F246319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"name": "Motion Processor",</w:t>
            </w:r>
          </w:p>
          <w:p w14:paraId="61FAA918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    "disabled": false</w:t>
            </w:r>
          </w:p>
          <w:p w14:paraId="6835F707" w14:textId="77777777" w:rsidR="00EB5F02" w:rsidRPr="00EB5F02" w:rsidRDefault="00EB5F02" w:rsidP="00EB5F02">
            <w:pPr>
              <w:ind w:firstLine="0"/>
              <w:rPr>
                <w:lang w:val="en-US"/>
              </w:rPr>
            </w:pPr>
            <w:r w:rsidRPr="00EB5F02">
              <w:rPr>
                <w:lang w:val="en-US"/>
              </w:rPr>
              <w:t xml:space="preserve">    }</w:t>
            </w:r>
          </w:p>
          <w:p w14:paraId="1313F02B" w14:textId="7952A44D" w:rsidR="00EB5F02" w:rsidRDefault="00EB5F02" w:rsidP="00EB5F02">
            <w:pPr>
              <w:ind w:firstLine="0"/>
            </w:pPr>
            <w:r>
              <w:t>]</w:t>
            </w:r>
          </w:p>
        </w:tc>
        <w:tc>
          <w:tcPr>
            <w:tcW w:w="765" w:type="dxa"/>
          </w:tcPr>
          <w:p w14:paraId="0EE10926" w14:textId="7276193A" w:rsidR="00EB5F02" w:rsidRDefault="00EB5F02" w:rsidP="004C5C26">
            <w:pPr>
              <w:ind w:firstLine="0"/>
            </w:pPr>
            <w:r>
              <w:t>Да</w:t>
            </w:r>
          </w:p>
        </w:tc>
      </w:tr>
    </w:tbl>
    <w:p w14:paraId="68499750" w14:textId="77777777" w:rsidR="00125296" w:rsidRDefault="00125296">
      <w:pPr>
        <w:rPr>
          <w:b/>
          <w:bCs/>
          <w:szCs w:val="32"/>
        </w:rPr>
      </w:pPr>
      <w:bookmarkStart w:id="1113" w:name="_Toc9242712"/>
      <w:r>
        <w:br w:type="page"/>
      </w:r>
    </w:p>
    <w:p w14:paraId="5FAC0618" w14:textId="5BDDD537" w:rsidR="00785A9B" w:rsidRDefault="00BF3B59">
      <w:pPr>
        <w:pStyle w:val="1"/>
        <w:numPr>
          <w:ilvl w:val="0"/>
          <w:numId w:val="0"/>
        </w:numPr>
        <w:pPrChange w:id="1114" w:author="Rostislav Bobin" w:date="2019-04-05T12:44:00Z">
          <w:pPr>
            <w:pStyle w:val="1"/>
            <w:widowControl w:val="0"/>
          </w:pPr>
        </w:pPrChange>
      </w:pPr>
      <w:r>
        <w:lastRenderedPageBreak/>
        <w:t>ЗАКЛЮЧЕНИЕ</w:t>
      </w:r>
      <w:bookmarkEnd w:id="1113"/>
    </w:p>
    <w:p w14:paraId="56CA108C" w14:textId="7BB3F972" w:rsidR="002B1DCC" w:rsidRDefault="002B1DCC" w:rsidP="002B1DCC">
      <w:r>
        <w:tab/>
        <w:t xml:space="preserve">В рамках дипломного проекта был разработан 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77777777" w:rsidR="00A033D9" w:rsidRP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 xml:space="preserve">разработан прототип цифрового двойника на основе облачных вычислительных ресурсов вычислительной платформы </w:t>
      </w:r>
      <w:r>
        <w:rPr>
          <w:lang w:val="en-US"/>
        </w:rPr>
        <w:t>Microsoft</w:t>
      </w:r>
      <w:r w:rsidRPr="00A033D9">
        <w:t xml:space="preserve"> </w:t>
      </w:r>
      <w:r>
        <w:rPr>
          <w:lang w:val="en-US"/>
        </w:rPr>
        <w:t>Azure</w:t>
      </w:r>
      <w:r w:rsidRPr="00A033D9">
        <w:t>;</w:t>
      </w:r>
    </w:p>
    <w:p w14:paraId="267B9069" w14:textId="43B2952A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bookmarkStart w:id="1115" w:name="_Toc9242713"/>
      <w:r>
        <w:br w:type="page"/>
      </w:r>
    </w:p>
    <w:p w14:paraId="6572A20E" w14:textId="54EAFF11" w:rsidR="00785A9B" w:rsidRPr="00A033D9" w:rsidRDefault="00BF3B59">
      <w:pPr>
        <w:pStyle w:val="1"/>
        <w:numPr>
          <w:ilvl w:val="0"/>
          <w:numId w:val="0"/>
        </w:numPr>
        <w:pPrChange w:id="1116" w:author="Rostislav Bobin" w:date="2019-04-05T12:45:00Z">
          <w:pPr>
            <w:pStyle w:val="1"/>
            <w:widowControl w:val="0"/>
          </w:pPr>
        </w:pPrChange>
      </w:pPr>
      <w:r>
        <w:lastRenderedPageBreak/>
        <w:t>ЛИТЕРАТУРА</w:t>
      </w:r>
      <w:bookmarkEnd w:id="1115"/>
    </w:p>
    <w:p w14:paraId="79BFDD08" w14:textId="21E1CCE6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1117" w:name="_Ref3555118"/>
      <w:r w:rsidRPr="00553241">
        <w:rPr>
          <w:color w:val="000000"/>
          <w:szCs w:val="28"/>
          <w:lang w:val="en-US"/>
        </w:rPr>
        <w:t>Internet</w:t>
      </w:r>
      <w:r w:rsidRPr="009514D3">
        <w:rPr>
          <w:color w:val="000000"/>
          <w:szCs w:val="28"/>
          <w:lang w:val="en-US"/>
        </w:rPr>
        <w:t xml:space="preserve"> </w:t>
      </w:r>
      <w:r w:rsidR="00F5209E">
        <w:rPr>
          <w:color w:val="000000"/>
          <w:szCs w:val="28"/>
          <w:lang w:val="en-US"/>
        </w:rPr>
        <w:t>o</w:t>
      </w:r>
      <w:r w:rsidRPr="00553241">
        <w:rPr>
          <w:color w:val="000000"/>
          <w:szCs w:val="28"/>
          <w:lang w:val="en-US"/>
        </w:rPr>
        <w:t>f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Things</w:t>
      </w:r>
      <w:r w:rsidRPr="009514D3">
        <w:rPr>
          <w:color w:val="000000"/>
          <w:szCs w:val="28"/>
          <w:lang w:val="en-US"/>
        </w:rPr>
        <w:t xml:space="preserve">. </w:t>
      </w:r>
      <w:r w:rsidRPr="00553241">
        <w:rPr>
          <w:color w:val="000000"/>
          <w:szCs w:val="28"/>
          <w:lang w:val="en-US"/>
        </w:rPr>
        <w:t>Gartner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IT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glossary</w:t>
      </w:r>
      <w:r w:rsidRPr="009514D3">
        <w:rPr>
          <w:color w:val="000000"/>
          <w:szCs w:val="28"/>
          <w:lang w:val="en-US"/>
        </w:rPr>
        <w:t xml:space="preserve">. </w:t>
      </w:r>
      <w:r w:rsidRPr="00334283">
        <w:rPr>
          <w:color w:val="000000"/>
          <w:szCs w:val="28"/>
          <w:lang w:val="en-US"/>
        </w:rPr>
        <w:t>Gartner</w:t>
      </w:r>
      <w:r w:rsidRPr="002D3E29">
        <w:rPr>
          <w:color w:val="000000"/>
          <w:szCs w:val="28"/>
        </w:rPr>
        <w:t xml:space="preserve"> (5 </w:t>
      </w:r>
      <w:r w:rsidRPr="00334283">
        <w:rPr>
          <w:color w:val="000000"/>
          <w:szCs w:val="28"/>
          <w:lang w:val="en-US"/>
        </w:rPr>
        <w:t>May</w:t>
      </w:r>
      <w:r w:rsidRPr="002D3E29">
        <w:rPr>
          <w:color w:val="000000"/>
          <w:szCs w:val="28"/>
        </w:rPr>
        <w:t xml:space="preserve"> 2012). [</w:t>
      </w:r>
      <w:r>
        <w:rPr>
          <w:color w:val="000000"/>
          <w:szCs w:val="28"/>
        </w:rPr>
        <w:t>Электронный</w:t>
      </w:r>
      <w:r w:rsidRPr="002D3E2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ресурс</w:t>
      </w:r>
      <w:r w:rsidRPr="00C0690A">
        <w:rPr>
          <w:color w:val="000000"/>
          <w:szCs w:val="28"/>
        </w:rPr>
        <w:t xml:space="preserve">] </w:t>
      </w:r>
      <w:r w:rsidRPr="00334283">
        <w:rPr>
          <w:color w:val="000000"/>
          <w:szCs w:val="28"/>
          <w:lang w:val="en-US"/>
        </w:rPr>
        <w:t>URL</w:t>
      </w:r>
      <w:r w:rsidRPr="00C0690A">
        <w:rPr>
          <w:color w:val="000000"/>
          <w:szCs w:val="28"/>
        </w:rPr>
        <w:t xml:space="preserve">: </w:t>
      </w:r>
      <w:r w:rsidRPr="00334283">
        <w:rPr>
          <w:color w:val="000000"/>
          <w:szCs w:val="28"/>
          <w:lang w:val="en-US"/>
        </w:rPr>
        <w:t>https</w:t>
      </w:r>
      <w:r w:rsidRPr="002D3E29">
        <w:rPr>
          <w:color w:val="000000"/>
          <w:szCs w:val="28"/>
        </w:rPr>
        <w:t>://</w:t>
      </w:r>
      <w:r w:rsidRPr="00334283">
        <w:rPr>
          <w:color w:val="000000"/>
          <w:szCs w:val="28"/>
          <w:lang w:val="en-US"/>
        </w:rPr>
        <w:t>www</w:t>
      </w:r>
      <w:r w:rsidRPr="002D3E29">
        <w:rPr>
          <w:color w:val="000000"/>
          <w:szCs w:val="28"/>
        </w:rPr>
        <w:t>.</w:t>
      </w:r>
      <w:r w:rsidRPr="00334283">
        <w:rPr>
          <w:color w:val="000000"/>
          <w:szCs w:val="28"/>
          <w:lang w:val="en-US"/>
        </w:rPr>
        <w:t>gartner</w:t>
      </w:r>
      <w:r w:rsidRPr="002D3E29">
        <w:rPr>
          <w:color w:val="000000"/>
          <w:szCs w:val="28"/>
        </w:rPr>
        <w:t>.</w:t>
      </w:r>
      <w:r w:rsidRPr="00334283">
        <w:rPr>
          <w:color w:val="000000"/>
          <w:szCs w:val="28"/>
          <w:lang w:val="en-US"/>
        </w:rPr>
        <w:t>com</w:t>
      </w:r>
      <w:r w:rsidRPr="002D3E29">
        <w:rPr>
          <w:color w:val="000000"/>
          <w:szCs w:val="28"/>
        </w:rPr>
        <w:t>/</w:t>
      </w:r>
      <w:r w:rsidRPr="00334283">
        <w:rPr>
          <w:color w:val="000000"/>
          <w:szCs w:val="28"/>
          <w:lang w:val="en-US"/>
        </w:rPr>
        <w:t>it</w:t>
      </w:r>
      <w:r w:rsidRPr="002D3E29">
        <w:rPr>
          <w:color w:val="000000"/>
          <w:szCs w:val="28"/>
        </w:rPr>
        <w:t>-</w:t>
      </w:r>
      <w:r w:rsidRPr="00334283">
        <w:rPr>
          <w:color w:val="000000"/>
          <w:szCs w:val="28"/>
          <w:lang w:val="en-US"/>
        </w:rPr>
        <w:t>glos</w:t>
      </w:r>
      <w:r>
        <w:rPr>
          <w:color w:val="000000"/>
          <w:szCs w:val="28"/>
        </w:rPr>
        <w:t>sary/internet-of-things/ (дата обращения: 04.02.2019).</w:t>
      </w:r>
      <w:bookmarkEnd w:id="1117"/>
    </w:p>
    <w:p w14:paraId="508F75F7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1118" w:name="_Ref3555133"/>
      <w:r w:rsidRPr="00553241">
        <w:rPr>
          <w:color w:val="000000"/>
          <w:szCs w:val="28"/>
          <w:lang w:val="en-US"/>
        </w:rPr>
        <w:t xml:space="preserve">IDC Forecasts Worldwide Spending on the Internet of Things in 2019. </w:t>
      </w:r>
      <w:r>
        <w:rPr>
          <w:color w:val="000000"/>
          <w:szCs w:val="28"/>
        </w:rPr>
        <w:t xml:space="preserve">[Электронный ресурс] URL: </w:t>
      </w:r>
      <w:hyperlink r:id="rId27">
        <w:r>
          <w:rPr>
            <w:color w:val="0563C1"/>
            <w:szCs w:val="28"/>
            <w:u w:val="single"/>
          </w:rPr>
          <w:t>https://www.idc.com/getdoc.jsp?containerId=prUS44596319/</w:t>
        </w:r>
      </w:hyperlink>
      <w:r>
        <w:rPr>
          <w:color w:val="000000"/>
          <w:szCs w:val="28"/>
        </w:rPr>
        <w:t xml:space="preserve"> (дата обращения: 04.02.2019).</w:t>
      </w:r>
      <w:bookmarkEnd w:id="1118"/>
    </w:p>
    <w:p w14:paraId="2AAD5A86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  <w:szCs w:val="28"/>
        </w:rPr>
      </w:pPr>
      <w:bookmarkStart w:id="1119" w:name="_Ref3555145"/>
      <w:r w:rsidRPr="00553241">
        <w:rPr>
          <w:color w:val="000000"/>
          <w:szCs w:val="28"/>
          <w:lang w:val="en-US"/>
        </w:rPr>
        <w:t xml:space="preserve">Boyes, Hugh; Hallaq, Bil; Cunningham, Joe; Watson, Tim. The industrial internet of things (IIoT): An analysis framework. </w:t>
      </w:r>
      <w:r>
        <w:rPr>
          <w:color w:val="000000"/>
          <w:szCs w:val="28"/>
        </w:rPr>
        <w:t>Computers in Industry, October, 2018. Vol. 101. – P. 1–12.</w:t>
      </w:r>
      <w:bookmarkEnd w:id="1119"/>
    </w:p>
    <w:p w14:paraId="57769FB2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bookmarkStart w:id="1120" w:name="_Ref3555163"/>
      <w:r w:rsidRPr="00553241">
        <w:rPr>
          <w:color w:val="000000"/>
          <w:szCs w:val="28"/>
          <w:lang w:val="en-US"/>
        </w:rPr>
        <w:t xml:space="preserve">K. Borodulin, G. Radchenko, A. Shestakov, L. Sokolinsky, A. Tchernykh,  R. Prodan, "Towards Digital Twins Cloud Platform: Microservices and Computational Workflows to Rule a Smart Factory", Proc. the10th Int. </w:t>
      </w:r>
      <w:r>
        <w:rPr>
          <w:color w:val="000000"/>
          <w:szCs w:val="28"/>
        </w:rPr>
        <w:t>Conf. Util. Cloud Comput. - UCC '17, pp. 209–210, December 2017.</w:t>
      </w:r>
      <w:bookmarkEnd w:id="1120"/>
    </w:p>
    <w:p w14:paraId="7CD94168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1121" w:name="_Ref3555186"/>
      <w:r>
        <w:rPr>
          <w:color w:val="000000"/>
          <w:szCs w:val="28"/>
        </w:rPr>
        <w:t>Интернет вещей: Будущее уже здесь. С. Грингард. М.: Альпина Паблишер, 2016. – 188 с.</w:t>
      </w:r>
      <w:bookmarkEnd w:id="1121"/>
    </w:p>
    <w:p w14:paraId="35AF3981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r>
        <w:rPr>
          <w:color w:val="000000"/>
          <w:szCs w:val="28"/>
        </w:rPr>
        <w:t xml:space="preserve">Документация по Microsoft Azure. Micrisift Docs. [Электронный ресурс] URL: </w:t>
      </w:r>
      <w:hyperlink r:id="rId28">
        <w:r>
          <w:rPr>
            <w:color w:val="0563C1"/>
            <w:szCs w:val="28"/>
            <w:u w:val="single"/>
          </w:rPr>
          <w:t>https://docs.microsoft.com/ru-ru/azure/</w:t>
        </w:r>
      </w:hyperlink>
      <w:r>
        <w:rPr>
          <w:color w:val="000000"/>
          <w:szCs w:val="28"/>
        </w:rPr>
        <w:t xml:space="preserve"> (дата обращения: 04.02.2019).</w:t>
      </w:r>
    </w:p>
    <w:p w14:paraId="1E3DD41F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2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23" w:name="_Ref3555166"/>
      <w:r w:rsidRPr="00553241">
        <w:rPr>
          <w:color w:val="000000"/>
          <w:szCs w:val="28"/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rPr>
          <w:color w:val="000000"/>
          <w:szCs w:val="28"/>
        </w:rPr>
        <w:t>Conf. Util. Cloud Comput. – UCC '18, pp. 83-88, December 2018.</w:t>
      </w:r>
      <w:bookmarkEnd w:id="1123"/>
    </w:p>
    <w:p w14:paraId="44FF5CF6" w14:textId="79670108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2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25" w:name="_Ref3555253"/>
      <w:r>
        <w:rPr>
          <w:color w:val="000000"/>
          <w:szCs w:val="28"/>
        </w:rPr>
        <w:t>Семеновская</w:t>
      </w:r>
      <w:r w:rsidR="00025D81">
        <w:rPr>
          <w:color w:val="000000"/>
          <w:szCs w:val="28"/>
        </w:rPr>
        <w:t> Е</w:t>
      </w:r>
      <w:r>
        <w:rPr>
          <w:color w:val="000000"/>
          <w:szCs w:val="28"/>
        </w:rPr>
        <w:t xml:space="preserve">. Индустриальный интернет вещей. Перспективы российского рынка. [Электронный ресурс] URL: </w:t>
      </w:r>
      <w:r w:rsidR="00A50643">
        <w:rPr>
          <w:color w:val="0563C1"/>
          <w:szCs w:val="28"/>
          <w:u w:val="single"/>
        </w:rPr>
        <w:fldChar w:fldCharType="begin"/>
      </w:r>
      <w:r w:rsidR="00A50643">
        <w:rPr>
          <w:color w:val="0563C1"/>
          <w:szCs w:val="28"/>
          <w:u w:val="single"/>
        </w:rPr>
        <w:instrText xml:space="preserve"> HYPERLINK "https://www.company.rt.ru/projects/IIoT/study_IDC.pdf/" \h </w:instrText>
      </w:r>
      <w:r w:rsidR="00A50643">
        <w:rPr>
          <w:color w:val="0563C1"/>
          <w:szCs w:val="28"/>
          <w:u w:val="single"/>
        </w:rPr>
        <w:fldChar w:fldCharType="separate"/>
      </w:r>
      <w:r>
        <w:rPr>
          <w:color w:val="0563C1"/>
          <w:szCs w:val="28"/>
          <w:u w:val="single"/>
        </w:rPr>
        <w:t>https://www.company.rt.ru/projects/IIoT/study_IDC.pdf/</w:t>
      </w:r>
      <w:r w:rsidR="00A50643">
        <w:rPr>
          <w:color w:val="0563C1"/>
          <w:szCs w:val="28"/>
          <w:u w:val="single"/>
        </w:rPr>
        <w:fldChar w:fldCharType="end"/>
      </w:r>
      <w:r>
        <w:rPr>
          <w:color w:val="000000"/>
          <w:szCs w:val="28"/>
        </w:rPr>
        <w:t xml:space="preserve"> (дата обращения 27.02.2019).</w:t>
      </w:r>
      <w:bookmarkEnd w:id="1125"/>
    </w:p>
    <w:p w14:paraId="139E2FF2" w14:textId="28374A9C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2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27" w:name="_Ref3555266"/>
      <w:r>
        <w:rPr>
          <w:color w:val="000000"/>
          <w:szCs w:val="28"/>
        </w:rPr>
        <w:t>Барсков</w:t>
      </w:r>
      <w:r w:rsidR="00025D81">
        <w:rPr>
          <w:color w:val="000000"/>
          <w:szCs w:val="28"/>
        </w:rPr>
        <w:t> А</w:t>
      </w:r>
      <w:r>
        <w:rPr>
          <w:color w:val="000000"/>
          <w:szCs w:val="28"/>
        </w:rPr>
        <w:t>. Промышленный интернет вещей. Готовы ли сети? Журнал сетевых решений/LAN. [Электронный ресурс] URL: https://www.osp.ru/lan/2016/09/13050308/ (дата обращения 26.02.2019).</w:t>
      </w:r>
      <w:bookmarkEnd w:id="1127"/>
      <w:r>
        <w:rPr>
          <w:color w:val="000000"/>
          <w:szCs w:val="28"/>
        </w:rPr>
        <w:t xml:space="preserve"> </w:t>
      </w:r>
    </w:p>
    <w:p w14:paraId="36A223F1" w14:textId="6FB4C481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2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29" w:name="_Ref3555243"/>
      <w:r>
        <w:rPr>
          <w:color w:val="000000"/>
          <w:szCs w:val="28"/>
        </w:rPr>
        <w:lastRenderedPageBreak/>
        <w:t>Барсков</w:t>
      </w:r>
      <w:r w:rsidR="00025D81">
        <w:rPr>
          <w:color w:val="000000"/>
          <w:szCs w:val="28"/>
        </w:rPr>
        <w:t> А</w:t>
      </w:r>
      <w:r>
        <w:rPr>
          <w:color w:val="000000"/>
          <w:szCs w:val="28"/>
        </w:rPr>
        <w:t>. IoT как инструмент цифровой экономики. Журнал сетевых решений/LAN. [Электронный ресурс] URL: https://www.osp.ru/lan/2017/05/13052169/ (дата обращения 26.02.2019).</w:t>
      </w:r>
      <w:bookmarkEnd w:id="1129"/>
      <w:r>
        <w:rPr>
          <w:color w:val="000000"/>
          <w:szCs w:val="28"/>
        </w:rPr>
        <w:t xml:space="preserve"> </w:t>
      </w:r>
    </w:p>
    <w:p w14:paraId="7521961A" w14:textId="77777777" w:rsidR="00785A9B" w:rsidRPr="00553241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  <w:pPrChange w:id="113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31" w:name="_Ref3555290"/>
      <w:r w:rsidRPr="00553241">
        <w:rPr>
          <w:color w:val="000000"/>
          <w:szCs w:val="28"/>
          <w:lang w:val="en-US"/>
        </w:rPr>
        <w:t>J. Lee, B. Bagheri, and H. Kao, “A Cyber-Physical Systems architecture for Industry 4.0-based manufacturing systems,” Manufacturing Letters, vol. 3. pp. 18–23, 2015.</w:t>
      </w:r>
      <w:bookmarkEnd w:id="1131"/>
    </w:p>
    <w:p w14:paraId="248864B3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113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33" w:name="_Ref3555321"/>
      <w:r w:rsidRPr="00553241">
        <w:rPr>
          <w:color w:val="000000"/>
          <w:szCs w:val="28"/>
          <w:lang w:val="en-US"/>
        </w:rPr>
        <w:t xml:space="preserve">P. Korambath, J. Wang, A. Kumar, J. Davis, R. Graybill, B. Schott, and M. Baldea, “A smart manufacturing use case: Furnace temperature balancing in steam methane reforming process via kepler workflows,” Procedia Comput. </w:t>
      </w:r>
      <w:r>
        <w:rPr>
          <w:color w:val="000000"/>
          <w:szCs w:val="28"/>
        </w:rPr>
        <w:t>Sci., vol. 80, pp. 680–689, 2016.</w:t>
      </w:r>
      <w:bookmarkEnd w:id="1133"/>
      <w:r>
        <w:rPr>
          <w:color w:val="000000"/>
          <w:szCs w:val="28"/>
        </w:rPr>
        <w:t xml:space="preserve"> </w:t>
      </w:r>
    </w:p>
    <w:p w14:paraId="1F8BE73E" w14:textId="77777777" w:rsidR="00785A9B" w:rsidRPr="00553241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  <w:pPrChange w:id="113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35" w:name="_Ref3555333"/>
      <w:r w:rsidRPr="00553241">
        <w:rPr>
          <w:color w:val="000000"/>
          <w:szCs w:val="28"/>
          <w:lang w:val="en-US"/>
        </w:rPr>
        <w:t>Mell, Peter and Grance, Timothy. The NIST Definition of Cloud Computing (</w:t>
      </w:r>
      <w:r>
        <w:rPr>
          <w:color w:val="000000"/>
          <w:szCs w:val="28"/>
        </w:rPr>
        <w:t>англ</w:t>
      </w:r>
      <w:r w:rsidRPr="00553241">
        <w:rPr>
          <w:color w:val="000000"/>
          <w:szCs w:val="28"/>
          <w:lang w:val="en-US"/>
        </w:rPr>
        <w:t>.). Recommendations of the National Institute of Standards and Technology. NIST (20 October 2011).</w:t>
      </w:r>
      <w:bookmarkEnd w:id="1135"/>
    </w:p>
    <w:p w14:paraId="5533028C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113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37" w:name="_Ref3555345"/>
      <w:r w:rsidRPr="00553241">
        <w:rPr>
          <w:color w:val="000000"/>
          <w:szCs w:val="28"/>
          <w:lang w:val="en-US"/>
        </w:rPr>
        <w:t xml:space="preserve">Bar-Magen Numhauser, Jonathan (2012). Fog Computing introduction to a New Cloud Evolution. Escrituras silenciadas: paisaje como historiografía. Escrituras Silenciadas: Paisaje Como Historiografía / José Francisco Forniés Casals (Ed. Lit.), Paulina Numhauser (Ed. Lit.), Proceedings from the Cies Iii Congress, January 2012. </w:t>
      </w:r>
      <w:r>
        <w:rPr>
          <w:color w:val="000000"/>
          <w:szCs w:val="28"/>
        </w:rPr>
        <w:t>Spain: University of Alcala. pp. 111–126.</w:t>
      </w:r>
      <w:bookmarkEnd w:id="1137"/>
    </w:p>
    <w:p w14:paraId="20F5AA93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113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39" w:name="_Ref3555375"/>
      <w:r>
        <w:rPr>
          <w:color w:val="000000"/>
          <w:szCs w:val="28"/>
        </w:rPr>
        <w:t>Azure Digital Twins Documentation. [Электронный ресурс] URL: https://docs.microsoft.com/en-us/azure/digital-twins/ (дата обращения 11.02.2019).</w:t>
      </w:r>
      <w:bookmarkEnd w:id="1139"/>
      <w:r>
        <w:rPr>
          <w:color w:val="000000"/>
          <w:szCs w:val="28"/>
        </w:rPr>
        <w:t xml:space="preserve"> </w:t>
      </w:r>
    </w:p>
    <w:p w14:paraId="35DA9DBF" w14:textId="5DB8D88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4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41" w:name="_Ref3555397"/>
      <w:r w:rsidRPr="00553241">
        <w:rPr>
          <w:color w:val="000000"/>
          <w:szCs w:val="28"/>
          <w:lang w:val="en-US"/>
        </w:rPr>
        <w:t xml:space="preserve">AWS IoT Things Graph Documentation. </w:t>
      </w:r>
      <w:r>
        <w:rPr>
          <w:color w:val="000000"/>
          <w:szCs w:val="28"/>
        </w:rPr>
        <w:t>[Электронный ресурс] URL: https://docs.aws.amazon.com/en_us/thingsgraph/latest/ug/iot-tg-whatis.html/ (дата обращения 13.02.2019).</w:t>
      </w:r>
      <w:bookmarkEnd w:id="1141"/>
      <w:r>
        <w:rPr>
          <w:color w:val="000000"/>
          <w:szCs w:val="28"/>
        </w:rPr>
        <w:t xml:space="preserve"> </w:t>
      </w:r>
      <w:bookmarkStart w:id="1142" w:name="_26in1rg" w:colFirst="0" w:colLast="0"/>
      <w:bookmarkEnd w:id="1142"/>
    </w:p>
    <w:p w14:paraId="53E4AA0B" w14:textId="1264FE2A" w:rsidR="00725A86" w:rsidRDefault="00725A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43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r>
        <w:rPr>
          <w:lang w:val="en-US"/>
        </w:rPr>
        <w:t>Microsoft</w:t>
      </w:r>
      <w:r w:rsidRPr="00725A86">
        <w:t xml:space="preserve"> </w:t>
      </w:r>
      <w:r>
        <w:rPr>
          <w:lang w:val="en-US"/>
        </w:rPr>
        <w:t>Azure</w:t>
      </w:r>
      <w:r w:rsidRPr="00725A86">
        <w:t xml:space="preserve"> </w:t>
      </w:r>
      <w:r>
        <w:rPr>
          <w:lang w:val="en-US"/>
        </w:rPr>
        <w:t>Portal</w:t>
      </w:r>
      <w:r w:rsidRPr="00725A86">
        <w:t>. [</w:t>
      </w:r>
      <w:r>
        <w:t>Электронный ресурс</w:t>
      </w:r>
      <w:r w:rsidRPr="00725A86">
        <w:t>]</w:t>
      </w:r>
      <w:r>
        <w:t xml:space="preserve"> </w:t>
      </w:r>
      <w:r>
        <w:rPr>
          <w:lang w:val="en-US"/>
        </w:rPr>
        <w:t>URL</w:t>
      </w:r>
      <w:r w:rsidRPr="00725A86">
        <w:t xml:space="preserve">: </w:t>
      </w:r>
      <w:r w:rsidR="00A50643">
        <w:rPr>
          <w:rStyle w:val="ac"/>
          <w:lang w:val="en-US"/>
        </w:rPr>
        <w:fldChar w:fldCharType="begin"/>
      </w:r>
      <w:r w:rsidR="00A50643" w:rsidRPr="00B807BB">
        <w:rPr>
          <w:rStyle w:val="ac"/>
          <w:rPrChange w:id="1144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="00A50643">
        <w:rPr>
          <w:rStyle w:val="ac"/>
          <w:lang w:val="en-US"/>
        </w:rPr>
        <w:instrText>HYPERLINK</w:instrText>
      </w:r>
      <w:r w:rsidR="00A50643" w:rsidRPr="00B807BB">
        <w:rPr>
          <w:rStyle w:val="ac"/>
          <w:rPrChange w:id="1145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="00A50643">
        <w:rPr>
          <w:rStyle w:val="ac"/>
          <w:lang w:val="en-US"/>
        </w:rPr>
        <w:instrText>https</w:instrText>
      </w:r>
      <w:r w:rsidR="00A50643" w:rsidRPr="00B807BB">
        <w:rPr>
          <w:rStyle w:val="ac"/>
          <w:rPrChange w:id="1146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="00A50643">
        <w:rPr>
          <w:rStyle w:val="ac"/>
          <w:lang w:val="en-US"/>
        </w:rPr>
        <w:instrText>portal</w:instrText>
      </w:r>
      <w:r w:rsidR="00A50643" w:rsidRPr="00B807BB">
        <w:rPr>
          <w:rStyle w:val="ac"/>
          <w:rPrChange w:id="1147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azure</w:instrText>
      </w:r>
      <w:r w:rsidR="00A50643" w:rsidRPr="00B807BB">
        <w:rPr>
          <w:rStyle w:val="ac"/>
          <w:rPrChange w:id="1148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com</w:instrText>
      </w:r>
      <w:r w:rsidR="00A50643" w:rsidRPr="00B807BB">
        <w:rPr>
          <w:rStyle w:val="ac"/>
          <w:rPrChange w:id="1149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="00A50643">
        <w:rPr>
          <w:rStyle w:val="ac"/>
          <w:lang w:val="en-US"/>
        </w:rPr>
        <w:fldChar w:fldCharType="separate"/>
      </w:r>
      <w:r w:rsidRPr="008F034F">
        <w:rPr>
          <w:rStyle w:val="ac"/>
          <w:lang w:val="en-US"/>
        </w:rPr>
        <w:t>https</w:t>
      </w:r>
      <w:r w:rsidRPr="008F034F">
        <w:rPr>
          <w:rStyle w:val="ac"/>
        </w:rPr>
        <w:t>://</w:t>
      </w:r>
      <w:r w:rsidRPr="008F034F">
        <w:rPr>
          <w:rStyle w:val="ac"/>
          <w:lang w:val="en-US"/>
        </w:rPr>
        <w:t>portal</w:t>
      </w:r>
      <w:r w:rsidRPr="008F034F">
        <w:rPr>
          <w:rStyle w:val="ac"/>
        </w:rPr>
        <w:t>.</w:t>
      </w:r>
      <w:r w:rsidRPr="008F034F">
        <w:rPr>
          <w:rStyle w:val="ac"/>
          <w:lang w:val="en-US"/>
        </w:rPr>
        <w:t>azure</w:t>
      </w:r>
      <w:r w:rsidRPr="008F034F">
        <w:rPr>
          <w:rStyle w:val="ac"/>
        </w:rPr>
        <w:t>.</w:t>
      </w:r>
      <w:r w:rsidRPr="008F034F">
        <w:rPr>
          <w:rStyle w:val="ac"/>
          <w:lang w:val="en-US"/>
        </w:rPr>
        <w:t>com</w:t>
      </w:r>
      <w:r w:rsidRPr="008F034F">
        <w:rPr>
          <w:rStyle w:val="ac"/>
        </w:rPr>
        <w:t>/</w:t>
      </w:r>
      <w:r w:rsidR="00A50643">
        <w:rPr>
          <w:rStyle w:val="ac"/>
        </w:rPr>
        <w:fldChar w:fldCharType="end"/>
      </w:r>
      <w:r w:rsidRPr="00725A86">
        <w:t xml:space="preserve"> (</w:t>
      </w:r>
      <w:r>
        <w:t>дата обращения 10.02.2019</w:t>
      </w:r>
      <w:r w:rsidRPr="00725A86">
        <w:t>).</w:t>
      </w:r>
    </w:p>
    <w:p w14:paraId="73DAEC07" w14:textId="23026ECC" w:rsidR="00725A86" w:rsidRDefault="00725A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115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151" w:name="_Ref3555203"/>
      <w:r>
        <w:rPr>
          <w:lang w:val="en-US"/>
        </w:rPr>
        <w:t xml:space="preserve">Amazon Web Services Management Console. </w:t>
      </w:r>
      <w:r w:rsidRPr="00725A86">
        <w:t>[</w:t>
      </w:r>
      <w:r>
        <w:t>Электронный ресурс</w:t>
      </w:r>
      <w:r w:rsidRPr="00725A86">
        <w:t>]</w:t>
      </w:r>
      <w:r>
        <w:t xml:space="preserve"> </w:t>
      </w:r>
      <w:r>
        <w:rPr>
          <w:lang w:val="en-US"/>
        </w:rPr>
        <w:t>URL</w:t>
      </w:r>
      <w:r w:rsidRPr="00725A86">
        <w:t xml:space="preserve">: </w:t>
      </w:r>
      <w:r w:rsidR="00A50643">
        <w:rPr>
          <w:rStyle w:val="ac"/>
          <w:lang w:val="en-US"/>
        </w:rPr>
        <w:fldChar w:fldCharType="begin"/>
      </w:r>
      <w:r w:rsidR="00A50643" w:rsidRPr="00B807BB">
        <w:rPr>
          <w:rStyle w:val="ac"/>
          <w:rPrChange w:id="1152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="00A50643">
        <w:rPr>
          <w:rStyle w:val="ac"/>
          <w:lang w:val="en-US"/>
        </w:rPr>
        <w:instrText>HYPERLINK</w:instrText>
      </w:r>
      <w:r w:rsidR="00A50643" w:rsidRPr="00B807BB">
        <w:rPr>
          <w:rStyle w:val="ac"/>
          <w:rPrChange w:id="1153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="00A50643">
        <w:rPr>
          <w:rStyle w:val="ac"/>
          <w:lang w:val="en-US"/>
        </w:rPr>
        <w:instrText>https</w:instrText>
      </w:r>
      <w:r w:rsidR="00A50643" w:rsidRPr="00B807BB">
        <w:rPr>
          <w:rStyle w:val="ac"/>
          <w:rPrChange w:id="1154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="00A50643">
        <w:rPr>
          <w:rStyle w:val="ac"/>
          <w:lang w:val="en-US"/>
        </w:rPr>
        <w:instrText>aws</w:instrText>
      </w:r>
      <w:r w:rsidR="00A50643" w:rsidRPr="00B807BB">
        <w:rPr>
          <w:rStyle w:val="ac"/>
          <w:rPrChange w:id="1155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amazon</w:instrText>
      </w:r>
      <w:r w:rsidR="00A50643" w:rsidRPr="00B807BB">
        <w:rPr>
          <w:rStyle w:val="ac"/>
          <w:rPrChange w:id="1156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com</w:instrText>
      </w:r>
      <w:r w:rsidR="00A50643" w:rsidRPr="00B807BB">
        <w:rPr>
          <w:rStyle w:val="ac"/>
          <w:rPrChange w:id="1157" w:author="Rostislav Bobin" w:date="2019-04-05T11:02:00Z">
            <w:rPr>
              <w:rStyle w:val="ac"/>
              <w:lang w:val="en-US"/>
            </w:rPr>
          </w:rPrChange>
        </w:rPr>
        <w:instrText>/</w:instrText>
      </w:r>
      <w:r w:rsidR="00A50643">
        <w:rPr>
          <w:rStyle w:val="ac"/>
          <w:lang w:val="en-US"/>
        </w:rPr>
        <w:instrText>console</w:instrText>
      </w:r>
      <w:r w:rsidR="00A50643" w:rsidRPr="00B807BB">
        <w:rPr>
          <w:rStyle w:val="ac"/>
          <w:rPrChange w:id="1158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="00A50643">
        <w:rPr>
          <w:rStyle w:val="ac"/>
          <w:lang w:val="en-US"/>
        </w:rPr>
        <w:fldChar w:fldCharType="separate"/>
      </w:r>
      <w:r w:rsidRPr="008F034F">
        <w:rPr>
          <w:rStyle w:val="ac"/>
          <w:lang w:val="en-US"/>
        </w:rPr>
        <w:t>https</w:t>
      </w:r>
      <w:r w:rsidRPr="00725A86">
        <w:rPr>
          <w:rStyle w:val="ac"/>
        </w:rPr>
        <w:t>://</w:t>
      </w:r>
      <w:r w:rsidRPr="008F034F">
        <w:rPr>
          <w:rStyle w:val="ac"/>
          <w:lang w:val="en-US"/>
        </w:rPr>
        <w:t>aws</w:t>
      </w:r>
      <w:r w:rsidRPr="00725A86">
        <w:rPr>
          <w:rStyle w:val="ac"/>
        </w:rPr>
        <w:t>.</w:t>
      </w:r>
      <w:r w:rsidRPr="008F034F">
        <w:rPr>
          <w:rStyle w:val="ac"/>
          <w:lang w:val="en-US"/>
        </w:rPr>
        <w:t>amazon</w:t>
      </w:r>
      <w:r w:rsidRPr="00725A86">
        <w:rPr>
          <w:rStyle w:val="ac"/>
        </w:rPr>
        <w:t>.</w:t>
      </w:r>
      <w:r w:rsidRPr="008F034F">
        <w:rPr>
          <w:rStyle w:val="ac"/>
          <w:lang w:val="en-US"/>
        </w:rPr>
        <w:t>com</w:t>
      </w:r>
      <w:r w:rsidRPr="00725A86">
        <w:rPr>
          <w:rStyle w:val="ac"/>
        </w:rPr>
        <w:t>/</w:t>
      </w:r>
      <w:r w:rsidRPr="008F034F">
        <w:rPr>
          <w:rStyle w:val="ac"/>
          <w:lang w:val="en-US"/>
        </w:rPr>
        <w:t>console</w:t>
      </w:r>
      <w:r w:rsidRPr="00725A86">
        <w:rPr>
          <w:rStyle w:val="ac"/>
        </w:rPr>
        <w:t>/</w:t>
      </w:r>
      <w:r w:rsidR="00A50643">
        <w:rPr>
          <w:rStyle w:val="ac"/>
        </w:rPr>
        <w:fldChar w:fldCharType="end"/>
      </w:r>
      <w:r w:rsidRPr="00725A86">
        <w:t xml:space="preserve"> (</w:t>
      </w:r>
      <w:r>
        <w:t>дата обращения 10.02.2019</w:t>
      </w:r>
      <w:r w:rsidRPr="00725A86">
        <w:t>)</w:t>
      </w:r>
      <w:r>
        <w:t>.</w:t>
      </w:r>
      <w:bookmarkEnd w:id="1151"/>
      <w:r w:rsidRPr="00725A86">
        <w:t xml:space="preserve"> </w:t>
      </w:r>
    </w:p>
    <w:p w14:paraId="6EDA6D12" w14:textId="69A91F85" w:rsidR="009A15E8" w:rsidRPr="009A15E8" w:rsidRDefault="009A15E8">
      <w:pPr>
        <w:pStyle w:val="ab"/>
        <w:numPr>
          <w:ilvl w:val="0"/>
          <w:numId w:val="3"/>
        </w:numPr>
        <w:spacing w:line="360" w:lineRule="auto"/>
        <w:jc w:val="both"/>
        <w:pPrChange w:id="1159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160" w:name="_Ref3555213"/>
      <w:r>
        <w:rPr>
          <w:lang w:val="en-US"/>
        </w:rPr>
        <w:lastRenderedPageBreak/>
        <w:t>Azure</w:t>
      </w:r>
      <w:r w:rsidRPr="009A15E8">
        <w:t xml:space="preserve"> </w:t>
      </w:r>
      <w:r>
        <w:rPr>
          <w:lang w:val="en-US"/>
        </w:rPr>
        <w:t>Digital</w:t>
      </w:r>
      <w:r w:rsidRPr="009A15E8">
        <w:t xml:space="preserve"> </w:t>
      </w:r>
      <w:r>
        <w:rPr>
          <w:lang w:val="en-US"/>
        </w:rPr>
        <w:t>Twins</w:t>
      </w:r>
      <w:r w:rsidRPr="009A15E8">
        <w:t xml:space="preserve"> </w:t>
      </w:r>
      <w:r>
        <w:rPr>
          <w:lang w:val="en-US"/>
        </w:rPr>
        <w:t>Overview</w:t>
      </w:r>
      <w:r w:rsidRPr="009A15E8">
        <w:t xml:space="preserve">. [Электронный ресурс] URL: https://azure.microsoft.com/en-us/services/digital-twins/ </w:t>
      </w:r>
      <w:r>
        <w:t>(дата обращения 10</w:t>
      </w:r>
      <w:r w:rsidRPr="009A15E8">
        <w:t>.02.2019).</w:t>
      </w:r>
      <w:bookmarkEnd w:id="1160"/>
      <w:r w:rsidRPr="009A15E8">
        <w:t xml:space="preserve"> </w:t>
      </w:r>
    </w:p>
    <w:p w14:paraId="2D2C3DC4" w14:textId="16D61CEA" w:rsidR="009A15E8" w:rsidRDefault="009A15E8">
      <w:pPr>
        <w:pStyle w:val="ab"/>
        <w:numPr>
          <w:ilvl w:val="0"/>
          <w:numId w:val="3"/>
        </w:numPr>
        <w:spacing w:line="360" w:lineRule="auto"/>
        <w:jc w:val="both"/>
        <w:rPr>
          <w:ins w:id="1161" w:author="Rostislav Bobin" w:date="2019-04-05T11:23:00Z"/>
        </w:rPr>
        <w:pPrChange w:id="1162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163" w:name="_Ref3555386"/>
      <w:r>
        <w:rPr>
          <w:lang w:val="en-US"/>
        </w:rPr>
        <w:t>AWS IoT Things Graph</w:t>
      </w:r>
      <w:r w:rsidRPr="009A15E8">
        <w:rPr>
          <w:lang w:val="en-US"/>
        </w:rPr>
        <w:t xml:space="preserve"> Overview. </w:t>
      </w:r>
      <w:r w:rsidRPr="009A15E8">
        <w:t>[Электронный ресурс] URL: https://aws.amazon.com/ru/iot-things-graph/ (дата обращения 10.02.2019).</w:t>
      </w:r>
      <w:bookmarkEnd w:id="1163"/>
      <w:r w:rsidRPr="009A15E8">
        <w:t xml:space="preserve"> </w:t>
      </w:r>
    </w:p>
    <w:p w14:paraId="58A15D63" w14:textId="0B1AE8A2" w:rsidR="00950490" w:rsidDel="00A50643" w:rsidRDefault="00AC5BF1">
      <w:pPr>
        <w:pStyle w:val="ab"/>
        <w:numPr>
          <w:ilvl w:val="0"/>
          <w:numId w:val="3"/>
        </w:numPr>
        <w:spacing w:line="360" w:lineRule="auto"/>
        <w:jc w:val="both"/>
        <w:rPr>
          <w:del w:id="1164" w:author="Rostislav Bobin" w:date="2019-04-05T13:11:00Z"/>
        </w:rPr>
        <w:pPrChange w:id="1165" w:author="Rostislav Bobin" w:date="2019-04-05T13:11:00Z">
          <w:pPr>
            <w:widowControl w:val="0"/>
            <w:ind w:firstLine="0"/>
          </w:pPr>
        </w:pPrChange>
      </w:pPr>
      <w:bookmarkStart w:id="1166" w:name="_Ref5355911"/>
      <w:ins w:id="1167" w:author="Rostislav Bobin" w:date="2019-04-05T11:24:00Z">
        <w:r w:rsidRPr="00AC5BF1">
          <w:rPr>
            <w:lang w:val="en-US"/>
            <w:rPrChange w:id="1168" w:author="Rostislav Bobin" w:date="2019-04-05T11:24:00Z">
              <w:rPr/>
            </w:rPrChange>
          </w:rPr>
          <w:t>SmartMeter Energy Consumption Data in London Households</w:t>
        </w:r>
        <w:r>
          <w:rPr>
            <w:lang w:val="en-US"/>
          </w:rPr>
          <w:t xml:space="preserve">. </w:t>
        </w:r>
        <w:r w:rsidRPr="00AC5BF1">
          <w:rPr>
            <w:rPrChange w:id="1169" w:author="Rostislav Bobin" w:date="2019-04-05T11:24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AC5BF1">
          <w:rPr>
            <w:rPrChange w:id="1170" w:author="Rostislav Bobin" w:date="2019-04-05T11:24:00Z">
              <w:rPr>
                <w:lang w:val="en-US"/>
              </w:rPr>
            </w:rPrChange>
          </w:rPr>
          <w:t xml:space="preserve">] </w:t>
        </w:r>
      </w:ins>
      <w:ins w:id="1171" w:author="Rostislav Bobin" w:date="2019-04-05T11:23:00Z">
        <w:r w:rsidR="00950490">
          <w:rPr>
            <w:lang w:val="en-US"/>
          </w:rPr>
          <w:t>URL</w:t>
        </w:r>
        <w:r w:rsidR="00950490" w:rsidRPr="00AC5BF1">
          <w:rPr>
            <w:rPrChange w:id="1172" w:author="Rostislav Bobin" w:date="2019-04-05T11:24:00Z">
              <w:rPr>
                <w:lang w:val="en-US"/>
              </w:rPr>
            </w:rPrChange>
          </w:rPr>
          <w:t xml:space="preserve">: </w:t>
        </w:r>
        <w:r w:rsidR="00950490" w:rsidRPr="00950490">
          <w:rPr>
            <w:lang w:val="en-US"/>
          </w:rPr>
          <w:t>https</w:t>
        </w:r>
        <w:r w:rsidR="00950490" w:rsidRPr="00AC5BF1">
          <w:rPr>
            <w:rPrChange w:id="1173" w:author="Rostislav Bobin" w:date="2019-04-05T11:24:00Z">
              <w:rPr>
                <w:lang w:val="en-US"/>
              </w:rPr>
            </w:rPrChange>
          </w:rPr>
          <w:t>://</w:t>
        </w:r>
        <w:r w:rsidR="00950490" w:rsidRPr="00950490">
          <w:rPr>
            <w:lang w:val="en-US"/>
          </w:rPr>
          <w:t>data</w:t>
        </w:r>
        <w:r w:rsidR="00950490" w:rsidRPr="00AC5BF1">
          <w:rPr>
            <w:rPrChange w:id="1174" w:author="Rostislav Bobin" w:date="2019-04-05T11:24:00Z">
              <w:rPr>
                <w:lang w:val="en-US"/>
              </w:rPr>
            </w:rPrChange>
          </w:rPr>
          <w:t>.</w:t>
        </w:r>
        <w:r w:rsidR="00950490" w:rsidRPr="00950490">
          <w:rPr>
            <w:lang w:val="en-US"/>
          </w:rPr>
          <w:t>london</w:t>
        </w:r>
        <w:r w:rsidR="00950490" w:rsidRPr="00AC5BF1">
          <w:rPr>
            <w:rPrChange w:id="1175" w:author="Rostislav Bobin" w:date="2019-04-05T11:24:00Z">
              <w:rPr>
                <w:lang w:val="en-US"/>
              </w:rPr>
            </w:rPrChange>
          </w:rPr>
          <w:t>.</w:t>
        </w:r>
        <w:r w:rsidR="00950490" w:rsidRPr="00950490">
          <w:rPr>
            <w:lang w:val="en-US"/>
          </w:rPr>
          <w:t>gov</w:t>
        </w:r>
        <w:r w:rsidR="00950490" w:rsidRPr="00AC5BF1">
          <w:rPr>
            <w:rPrChange w:id="1176" w:author="Rostislav Bobin" w:date="2019-04-05T11:24:00Z">
              <w:rPr>
                <w:lang w:val="en-US"/>
              </w:rPr>
            </w:rPrChange>
          </w:rPr>
          <w:t>.</w:t>
        </w:r>
        <w:r w:rsidR="00950490" w:rsidRPr="00950490">
          <w:rPr>
            <w:lang w:val="en-US"/>
          </w:rPr>
          <w:t>uk</w:t>
        </w:r>
        <w:r w:rsidR="00950490" w:rsidRPr="00AC5BF1">
          <w:rPr>
            <w:rPrChange w:id="1177" w:author="Rostislav Bobin" w:date="2019-04-05T11:24:00Z">
              <w:rPr>
                <w:lang w:val="en-US"/>
              </w:rPr>
            </w:rPrChange>
          </w:rPr>
          <w:t>/</w:t>
        </w:r>
        <w:r w:rsidR="00950490" w:rsidRPr="00950490">
          <w:rPr>
            <w:lang w:val="en-US"/>
          </w:rPr>
          <w:t>dataset</w:t>
        </w:r>
        <w:r w:rsidR="00950490" w:rsidRPr="00AC5BF1">
          <w:rPr>
            <w:rPrChange w:id="1178" w:author="Rostislav Bobin" w:date="2019-04-05T11:24:00Z">
              <w:rPr>
                <w:lang w:val="en-US"/>
              </w:rPr>
            </w:rPrChange>
          </w:rPr>
          <w:t>/</w:t>
        </w:r>
        <w:r w:rsidR="00950490" w:rsidRPr="00950490">
          <w:rPr>
            <w:lang w:val="en-US"/>
          </w:rPr>
          <w:t>smartmeter</w:t>
        </w:r>
        <w:r w:rsidR="00950490" w:rsidRPr="00AC5BF1">
          <w:rPr>
            <w:rPrChange w:id="1179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energy</w:t>
        </w:r>
        <w:r w:rsidR="00950490" w:rsidRPr="00AC5BF1">
          <w:rPr>
            <w:rPrChange w:id="1180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use</w:t>
        </w:r>
        <w:r w:rsidR="00950490" w:rsidRPr="00AC5BF1">
          <w:rPr>
            <w:rPrChange w:id="1181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data</w:t>
        </w:r>
        <w:r w:rsidR="00950490" w:rsidRPr="00AC5BF1">
          <w:rPr>
            <w:rPrChange w:id="1182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in</w:t>
        </w:r>
        <w:r w:rsidR="00950490" w:rsidRPr="00AC5BF1">
          <w:rPr>
            <w:rPrChange w:id="1183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london</w:t>
        </w:r>
        <w:r w:rsidR="00950490" w:rsidRPr="00AC5BF1">
          <w:rPr>
            <w:rPrChange w:id="1184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households</w:t>
        </w:r>
        <w:r w:rsidR="00950490" w:rsidRPr="00AC5BF1">
          <w:rPr>
            <w:rPrChange w:id="1185" w:author="Rostislav Bobin" w:date="2019-04-05T11:24:00Z">
              <w:rPr>
                <w:lang w:val="en-US"/>
              </w:rPr>
            </w:rPrChange>
          </w:rPr>
          <w:t>/ (</w:t>
        </w:r>
        <w:r w:rsidR="00950490">
          <w:t>дата</w:t>
        </w:r>
        <w:r w:rsidR="00950490" w:rsidRPr="00AC5BF1">
          <w:t xml:space="preserve"> </w:t>
        </w:r>
        <w:r w:rsidR="00950490">
          <w:t>обращения</w:t>
        </w:r>
        <w:r w:rsidR="00950490" w:rsidRPr="00AC5BF1">
          <w:t xml:space="preserve"> 27.03.2019</w:t>
        </w:r>
        <w:r w:rsidR="00950490" w:rsidRPr="00AC5BF1">
          <w:rPr>
            <w:rPrChange w:id="1186" w:author="Rostislav Bobin" w:date="2019-04-05T11:24:00Z">
              <w:rPr>
                <w:lang w:val="en-US"/>
              </w:rPr>
            </w:rPrChange>
          </w:rPr>
          <w:t>)</w:t>
        </w:r>
      </w:ins>
      <w:ins w:id="1187" w:author="Rostislav Bobin" w:date="2019-04-05T11:24:00Z">
        <w:r w:rsidR="00950490" w:rsidRPr="00AC5BF1">
          <w:t>.</w:t>
        </w:r>
      </w:ins>
      <w:bookmarkEnd w:id="1166"/>
    </w:p>
    <w:p w14:paraId="772D42C8" w14:textId="77777777" w:rsidR="00A50643" w:rsidRPr="00AC5BF1" w:rsidRDefault="00A50643">
      <w:pPr>
        <w:pStyle w:val="ab"/>
        <w:numPr>
          <w:ilvl w:val="0"/>
          <w:numId w:val="3"/>
        </w:numPr>
        <w:spacing w:line="360" w:lineRule="auto"/>
        <w:jc w:val="both"/>
        <w:rPr>
          <w:ins w:id="1188" w:author="Rostislav Bobin" w:date="2019-04-05T13:11:00Z"/>
        </w:rPr>
        <w:pPrChange w:id="1189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</w:p>
    <w:p w14:paraId="5B1E549C" w14:textId="13AC4EFF" w:rsidR="00A50643" w:rsidRDefault="008C0807">
      <w:pPr>
        <w:pStyle w:val="ab"/>
        <w:numPr>
          <w:ilvl w:val="0"/>
          <w:numId w:val="3"/>
        </w:numPr>
        <w:spacing w:line="360" w:lineRule="auto"/>
        <w:jc w:val="both"/>
        <w:rPr>
          <w:ins w:id="1190" w:author="Rostislav Bobin" w:date="2019-04-12T15:02:00Z"/>
          <w:lang w:val="en-US"/>
        </w:rPr>
        <w:pPrChange w:id="1191" w:author="Rostislav Bobin" w:date="2019-04-18T13:44:00Z">
          <w:pPr>
            <w:widowControl w:val="0"/>
            <w:ind w:firstLine="0"/>
          </w:pPr>
        </w:pPrChange>
      </w:pPr>
      <w:bookmarkStart w:id="1192" w:name="_Ref5362346"/>
      <w:ins w:id="1193" w:author="Rostislav Bobin" w:date="2019-04-05T13:09:00Z">
        <w:r w:rsidRPr="00A50643">
          <w:rPr>
            <w:lang w:val="en-US"/>
          </w:rPr>
          <w:t>K. Rose, S. Eldridge, L. Chapin</w:t>
        </w:r>
        <w:r w:rsidRPr="00A50643">
          <w:rPr>
            <w:lang w:val="en-US"/>
            <w:rPrChange w:id="1194" w:author="Rostislav Bobin" w:date="2019-04-05T13:11:00Z">
              <w:rPr/>
            </w:rPrChange>
          </w:rPr>
          <w:t xml:space="preserve"> The internet of things: an overview </w:t>
        </w:r>
        <w:r w:rsidRPr="00A50643">
          <w:rPr>
            <w:lang w:val="en-US"/>
          </w:rPr>
          <w:t xml:space="preserve">Internet </w:t>
        </w:r>
        <w:r w:rsidRPr="00A50643">
          <w:rPr>
            <w:lang w:val="en-US"/>
            <w:rPrChange w:id="1195" w:author="Rostislav Bobin" w:date="2019-04-05T13:11:00Z">
              <w:rPr/>
            </w:rPrChange>
          </w:rPr>
          <w:t>Soc. (2015), p. 7</w:t>
        </w:r>
      </w:ins>
      <w:ins w:id="1196" w:author="Rostislav Bobin" w:date="2019-04-05T13:10:00Z">
        <w:r w:rsidRPr="00A50643">
          <w:rPr>
            <w:lang w:val="en-US"/>
            <w:rPrChange w:id="1197" w:author="Rostislav Bobin" w:date="2019-04-05T13:11:00Z">
              <w:rPr/>
            </w:rPrChange>
          </w:rPr>
          <w:t>.</w:t>
        </w:r>
      </w:ins>
      <w:bookmarkEnd w:id="1192"/>
    </w:p>
    <w:p w14:paraId="3463C6E5" w14:textId="333FF54D" w:rsidR="00ED59E6" w:rsidRDefault="00ED59E6">
      <w:pPr>
        <w:pStyle w:val="ab"/>
        <w:numPr>
          <w:ilvl w:val="0"/>
          <w:numId w:val="3"/>
        </w:numPr>
        <w:spacing w:line="360" w:lineRule="auto"/>
        <w:jc w:val="both"/>
        <w:rPr>
          <w:ins w:id="1198" w:author="Rostislav Bobin" w:date="2019-04-18T13:44:00Z"/>
        </w:rPr>
        <w:pPrChange w:id="1199" w:author="Rostislav Bobin" w:date="2019-04-18T13:44:00Z">
          <w:pPr>
            <w:widowControl w:val="0"/>
            <w:ind w:firstLine="0"/>
          </w:pPr>
        </w:pPrChange>
      </w:pPr>
      <w:bookmarkStart w:id="1200" w:name="_Ref5974083"/>
      <w:ins w:id="1201" w:author="Rostislav Bobin" w:date="2019-04-12T15:02:00Z">
        <w:r w:rsidRPr="00ED59E6">
          <w:t>Основные сведения об объектных моделях и пространственном интеллектуальном графе в Digital Twins</w:t>
        </w:r>
        <w:r>
          <w:t>.</w:t>
        </w:r>
      </w:ins>
      <w:ins w:id="1202" w:author="Rostislav Bobin" w:date="2019-04-12T15:03:00Z">
        <w:r w:rsidRPr="00ED59E6">
          <w:rPr>
            <w:rPrChange w:id="1203" w:author="Rostislav Bobin" w:date="2019-04-12T15:03:00Z">
              <w:rPr>
                <w:lang w:val="en-US"/>
              </w:rPr>
            </w:rPrChange>
          </w:rPr>
          <w:t xml:space="preserve"> </w:t>
        </w:r>
      </w:ins>
      <w:ins w:id="1204" w:author="Rostislav Bobin" w:date="2019-04-12T15:02:00Z">
        <w:r w:rsidRPr="00ED59E6">
          <w:rPr>
            <w:rPrChange w:id="1205" w:author="Rostislav Bobin" w:date="2019-04-12T15:02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ED59E6">
          <w:rPr>
            <w:rPrChange w:id="1206" w:author="Rostislav Bobin" w:date="2019-04-12T15:02:00Z">
              <w:rPr>
                <w:lang w:val="en-US"/>
              </w:rPr>
            </w:rPrChange>
          </w:rPr>
          <w:t>]</w:t>
        </w:r>
        <w:r>
          <w:t xml:space="preserve"> </w:t>
        </w:r>
        <w:r>
          <w:rPr>
            <w:lang w:val="en-US"/>
          </w:rPr>
          <w:t>URL</w:t>
        </w:r>
        <w:r w:rsidRPr="00ED59E6">
          <w:rPr>
            <w:rPrChange w:id="1207" w:author="Rostislav Bobin" w:date="2019-04-12T15:0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ED59E6">
          <w:rPr>
            <w:rPrChange w:id="1208" w:author="Rostislav Bobin" w:date="2019-04-12T15:0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ED59E6">
          <w:rPr>
            <w:rPrChange w:id="1209" w:author="Rostislav Bobin" w:date="2019-04-12T15:02:00Z">
              <w:rPr>
                <w:lang w:val="en-US"/>
              </w:rPr>
            </w:rPrChange>
          </w:rPr>
          <w:instrText xml:space="preserve"> "</w:instrText>
        </w:r>
        <w:r w:rsidRPr="00ED59E6">
          <w:rPr>
            <w:lang w:val="en-US"/>
          </w:rPr>
          <w:instrText>https</w:instrText>
        </w:r>
        <w:r w:rsidRPr="00ED59E6">
          <w:rPr>
            <w:rPrChange w:id="1210" w:author="Rostislav Bobin" w:date="2019-04-12T15:02:00Z">
              <w:rPr>
                <w:lang w:val="en-US"/>
              </w:rPr>
            </w:rPrChange>
          </w:rPr>
          <w:instrText>://</w:instrText>
        </w:r>
        <w:r w:rsidRPr="00ED59E6">
          <w:rPr>
            <w:lang w:val="en-US"/>
          </w:rPr>
          <w:instrText>docs</w:instrText>
        </w:r>
        <w:r w:rsidRPr="00ED59E6">
          <w:rPr>
            <w:rPrChange w:id="1211" w:author="Rostislav Bobin" w:date="2019-04-12T15:02:00Z">
              <w:rPr>
                <w:lang w:val="en-US"/>
              </w:rPr>
            </w:rPrChange>
          </w:rPr>
          <w:instrText>.</w:instrText>
        </w:r>
        <w:r w:rsidRPr="00ED59E6">
          <w:rPr>
            <w:lang w:val="en-US"/>
          </w:rPr>
          <w:instrText>microsoft</w:instrText>
        </w:r>
        <w:r w:rsidRPr="00ED59E6">
          <w:rPr>
            <w:rPrChange w:id="1212" w:author="Rostislav Bobin" w:date="2019-04-12T15:02:00Z">
              <w:rPr>
                <w:lang w:val="en-US"/>
              </w:rPr>
            </w:rPrChange>
          </w:rPr>
          <w:instrText>.</w:instrText>
        </w:r>
        <w:r w:rsidRPr="00ED59E6">
          <w:rPr>
            <w:lang w:val="en-US"/>
          </w:rPr>
          <w:instrText>com</w:instrText>
        </w:r>
        <w:r w:rsidRPr="00ED59E6">
          <w:rPr>
            <w:rPrChange w:id="1213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ru</w:instrText>
        </w:r>
        <w:r w:rsidRPr="00ED59E6">
          <w:rPr>
            <w:rPrChange w:id="1214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ru</w:instrText>
        </w:r>
        <w:r w:rsidRPr="00ED59E6">
          <w:rPr>
            <w:rPrChange w:id="1215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azure</w:instrText>
        </w:r>
        <w:r w:rsidRPr="00ED59E6">
          <w:rPr>
            <w:rPrChange w:id="1216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digital</w:instrText>
        </w:r>
        <w:r w:rsidRPr="00ED59E6">
          <w:rPr>
            <w:rPrChange w:id="1217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twins</w:instrText>
        </w:r>
        <w:r w:rsidRPr="00ED59E6">
          <w:rPr>
            <w:rPrChange w:id="1218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concepts</w:instrText>
        </w:r>
        <w:r w:rsidRPr="00ED59E6">
          <w:rPr>
            <w:rPrChange w:id="1219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objectmodel</w:instrText>
        </w:r>
        <w:r w:rsidRPr="00ED59E6">
          <w:rPr>
            <w:rPrChange w:id="1220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spatialgraph</w:instrText>
        </w:r>
        <w:r w:rsidRPr="00ED59E6">
          <w:rPr>
            <w:rPrChange w:id="1221" w:author="Rostislav Bobin" w:date="2019-04-12T15:0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FA3850">
          <w:rPr>
            <w:rStyle w:val="ac"/>
            <w:lang w:val="en-US"/>
          </w:rPr>
          <w:t>https</w:t>
        </w:r>
        <w:r w:rsidRPr="00ED59E6">
          <w:rPr>
            <w:rStyle w:val="ac"/>
            <w:rPrChange w:id="1222" w:author="Rostislav Bobin" w:date="2019-04-12T15:02:00Z">
              <w:rPr>
                <w:rStyle w:val="ac"/>
                <w:lang w:val="en-US"/>
              </w:rPr>
            </w:rPrChange>
          </w:rPr>
          <w:t>://</w:t>
        </w:r>
        <w:r w:rsidRPr="00FA3850">
          <w:rPr>
            <w:rStyle w:val="ac"/>
            <w:lang w:val="en-US"/>
          </w:rPr>
          <w:t>docs</w:t>
        </w:r>
        <w:r w:rsidRPr="00ED59E6">
          <w:rPr>
            <w:rStyle w:val="ac"/>
            <w:rPrChange w:id="1223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FA3850">
          <w:rPr>
            <w:rStyle w:val="ac"/>
            <w:lang w:val="en-US"/>
          </w:rPr>
          <w:t>microsoft</w:t>
        </w:r>
        <w:r w:rsidRPr="00ED59E6">
          <w:rPr>
            <w:rStyle w:val="ac"/>
            <w:rPrChange w:id="1224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FA3850">
          <w:rPr>
            <w:rStyle w:val="ac"/>
            <w:lang w:val="en-US"/>
          </w:rPr>
          <w:t>com</w:t>
        </w:r>
        <w:r w:rsidRPr="00ED59E6">
          <w:rPr>
            <w:rStyle w:val="ac"/>
            <w:rPrChange w:id="1225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ru</w:t>
        </w:r>
        <w:r w:rsidRPr="00ED59E6">
          <w:rPr>
            <w:rStyle w:val="ac"/>
            <w:rPrChange w:id="1226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FA3850">
          <w:rPr>
            <w:rStyle w:val="ac"/>
            <w:lang w:val="en-US"/>
          </w:rPr>
          <w:t>ru</w:t>
        </w:r>
        <w:r w:rsidRPr="00ED59E6">
          <w:rPr>
            <w:rStyle w:val="ac"/>
            <w:rPrChange w:id="1227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azure</w:t>
        </w:r>
        <w:r w:rsidRPr="00ED59E6">
          <w:rPr>
            <w:rStyle w:val="ac"/>
            <w:rPrChange w:id="1228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digital</w:t>
        </w:r>
        <w:r w:rsidRPr="00ED59E6">
          <w:rPr>
            <w:rStyle w:val="ac"/>
            <w:rPrChange w:id="1229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FA3850">
          <w:rPr>
            <w:rStyle w:val="ac"/>
            <w:lang w:val="en-US"/>
          </w:rPr>
          <w:t>twins</w:t>
        </w:r>
        <w:r w:rsidRPr="00ED59E6">
          <w:rPr>
            <w:rStyle w:val="ac"/>
            <w:rPrChange w:id="1230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concepts</w:t>
        </w:r>
        <w:r w:rsidRPr="00ED59E6">
          <w:rPr>
            <w:rStyle w:val="ac"/>
            <w:rPrChange w:id="1231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FA3850">
          <w:rPr>
            <w:rStyle w:val="ac"/>
            <w:lang w:val="en-US"/>
          </w:rPr>
          <w:t>objectmodel</w:t>
        </w:r>
        <w:r w:rsidRPr="00ED59E6">
          <w:rPr>
            <w:rStyle w:val="ac"/>
            <w:rPrChange w:id="1232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FA3850">
          <w:rPr>
            <w:rStyle w:val="ac"/>
            <w:lang w:val="en-US"/>
          </w:rPr>
          <w:t>spatialgraph</w:t>
        </w:r>
        <w:r w:rsidRPr="00ED59E6">
          <w:rPr>
            <w:rStyle w:val="ac"/>
            <w:rPrChange w:id="1233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ED59E6">
          <w:rPr>
            <w:rPrChange w:id="1234" w:author="Rostislav Bobin" w:date="2019-04-12T15:02:00Z">
              <w:rPr>
                <w:lang w:val="en-US"/>
              </w:rPr>
            </w:rPrChange>
          </w:rPr>
          <w:t xml:space="preserve"> (</w:t>
        </w:r>
        <w:r>
          <w:t>дата обращения 28.03.2019</w:t>
        </w:r>
        <w:r w:rsidRPr="00ED59E6">
          <w:rPr>
            <w:rPrChange w:id="1235" w:author="Rostislav Bobin" w:date="2019-04-12T15:02:00Z">
              <w:rPr>
                <w:lang w:val="en-US"/>
              </w:rPr>
            </w:rPrChange>
          </w:rPr>
          <w:t>)</w:t>
        </w:r>
        <w:r>
          <w:t>.</w:t>
        </w:r>
      </w:ins>
      <w:bookmarkEnd w:id="1200"/>
    </w:p>
    <w:p w14:paraId="30242924" w14:textId="260EB928" w:rsidR="00794F46" w:rsidRDefault="00794F46">
      <w:pPr>
        <w:pStyle w:val="ab"/>
        <w:numPr>
          <w:ilvl w:val="0"/>
          <w:numId w:val="3"/>
        </w:numPr>
        <w:spacing w:line="360" w:lineRule="auto"/>
        <w:jc w:val="both"/>
        <w:rPr>
          <w:ins w:id="1236" w:author="Rostislav Bobin" w:date="2019-04-19T09:10:00Z"/>
          <w:lang w:val="en-US"/>
        </w:rPr>
        <w:pPrChange w:id="1237" w:author="Rostislav Bobin" w:date="2019-04-18T13:52:00Z">
          <w:pPr>
            <w:widowControl w:val="0"/>
            <w:ind w:firstLine="0"/>
          </w:pPr>
        </w:pPrChange>
      </w:pPr>
      <w:bookmarkStart w:id="1238" w:name="_Ref6488017"/>
      <w:ins w:id="1239" w:author="Rostislav Bobin" w:date="2019-04-18T13:52:00Z">
        <w:r w:rsidRPr="00794F46">
          <w:rPr>
            <w:lang w:val="en-US"/>
          </w:rPr>
          <w:t>F. Bonomi, R. Milito, J. Zhu, and S. Addepalli, “Fog Computing and Its Role in the Internet of Things,” in Proceedings of ACM MCC,</w:t>
        </w:r>
        <w:r>
          <w:rPr>
            <w:lang w:val="en-US"/>
          </w:rPr>
          <w:t xml:space="preserve"> </w:t>
        </w:r>
        <w:r w:rsidRPr="00794F46">
          <w:rPr>
            <w:lang w:val="en-US"/>
          </w:rPr>
          <w:t>2012, pp. 13–16.</w:t>
        </w:r>
      </w:ins>
      <w:bookmarkEnd w:id="1238"/>
    </w:p>
    <w:p w14:paraId="11CD7952" w14:textId="4EC04E13" w:rsidR="00F954D1" w:rsidRPr="0085346D" w:rsidRDefault="00F954D1">
      <w:pPr>
        <w:pStyle w:val="ab"/>
        <w:numPr>
          <w:ilvl w:val="0"/>
          <w:numId w:val="3"/>
        </w:numPr>
        <w:spacing w:line="360" w:lineRule="auto"/>
        <w:jc w:val="both"/>
        <w:rPr>
          <w:ins w:id="1240" w:author="Rostislav Bobin" w:date="2019-04-19T09:50:00Z"/>
        </w:rPr>
        <w:pPrChange w:id="1241" w:author="Rostislav Bobin" w:date="2019-04-18T13:52:00Z">
          <w:pPr>
            <w:widowControl w:val="0"/>
            <w:ind w:firstLine="0"/>
          </w:pPr>
        </w:pPrChange>
      </w:pPr>
      <w:bookmarkStart w:id="1242" w:name="_Ref6557837"/>
      <w:ins w:id="1243" w:author="Rostislav Bobin" w:date="2019-04-19T09:11:00Z">
        <w:r>
          <w:rPr>
            <w:lang w:val="en-US"/>
          </w:rPr>
          <w:t>Low</w:t>
        </w:r>
        <w:r w:rsidRPr="000C2CA8">
          <w:rPr>
            <w:rPrChange w:id="1244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Carbon</w:t>
        </w:r>
        <w:r w:rsidRPr="000C2CA8">
          <w:rPr>
            <w:rPrChange w:id="1245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London</w:t>
        </w:r>
        <w:r w:rsidRPr="000C2CA8">
          <w:rPr>
            <w:rPrChange w:id="1246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webpage</w:t>
        </w:r>
      </w:ins>
      <w:ins w:id="1247" w:author="Rostislav Bobin" w:date="2019-04-19T09:51:00Z">
        <w:r w:rsidR="005A316B" w:rsidRPr="000C2CA8">
          <w:rPr>
            <w:rPrChange w:id="1248" w:author="Gleb Radchenko" w:date="2019-04-26T14:10:00Z">
              <w:rPr>
                <w:lang w:val="en-US"/>
              </w:rPr>
            </w:rPrChange>
          </w:rPr>
          <w:t>.</w:t>
        </w:r>
      </w:ins>
      <w:ins w:id="1249" w:author="Rostislav Bobin" w:date="2019-04-19T09:11:00Z">
        <w:r w:rsidRPr="000C2CA8">
          <w:rPr>
            <w:rPrChange w:id="1250" w:author="Gleb Radchenko" w:date="2019-04-26T14:10:00Z">
              <w:rPr>
                <w:lang w:val="en-US"/>
              </w:rPr>
            </w:rPrChange>
          </w:rPr>
          <w:t xml:space="preserve"> </w:t>
        </w:r>
      </w:ins>
      <w:ins w:id="1251" w:author="Rostislav Bobin" w:date="2019-04-19T09:10:00Z">
        <w:r w:rsidRPr="000C2CA8">
          <w:rPr>
            <w:rPrChange w:id="1252" w:author="Gleb Radchenko" w:date="2019-04-26T14:10:00Z">
              <w:rPr>
                <w:lang w:val="en-US"/>
              </w:rPr>
            </w:rPrChange>
          </w:rPr>
          <w:t>[</w:t>
        </w:r>
        <w:r>
          <w:t>Электронный</w:t>
        </w:r>
        <w:r w:rsidRPr="000C2CA8">
          <w:t xml:space="preserve"> </w:t>
        </w:r>
        <w:r>
          <w:t>ресурс</w:t>
        </w:r>
        <w:r w:rsidRPr="000C2CA8">
          <w:rPr>
            <w:rPrChange w:id="1253" w:author="Gleb Radchenko" w:date="2019-04-26T14:10:00Z">
              <w:rPr>
                <w:lang w:val="en-US"/>
              </w:rPr>
            </w:rPrChange>
          </w:rPr>
          <w:t>]</w:t>
        </w:r>
        <w:r w:rsidRPr="000C2CA8">
          <w:t xml:space="preserve"> </w:t>
        </w:r>
        <w:r>
          <w:rPr>
            <w:lang w:val="en-US"/>
          </w:rPr>
          <w:t>URL</w:t>
        </w:r>
        <w:r w:rsidRPr="000C2CA8">
          <w:rPr>
            <w:rPrChange w:id="1254" w:author="Gleb Radchenko" w:date="2019-04-26T14:10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0C2CA8">
          <w:rPr>
            <w:rPrChange w:id="1255" w:author="Gleb Radchenko" w:date="2019-04-26T14:10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0C2CA8">
          <w:rPr>
            <w:rPrChange w:id="1256" w:author="Gleb Radchenko" w:date="2019-04-26T14:10:00Z">
              <w:rPr>
                <w:lang w:val="en-US"/>
              </w:rPr>
            </w:rPrChange>
          </w:rPr>
          <w:instrText xml:space="preserve"> "</w:instrText>
        </w:r>
        <w:r w:rsidRPr="00F954D1">
          <w:rPr>
            <w:lang w:val="en-US"/>
          </w:rPr>
          <w:instrText>http</w:instrText>
        </w:r>
        <w:r w:rsidRPr="000C2CA8">
          <w:rPr>
            <w:rPrChange w:id="1257" w:author="Gleb Radchenko" w:date="2019-04-26T14:10:00Z">
              <w:rPr>
                <w:lang w:val="en-US"/>
              </w:rPr>
            </w:rPrChange>
          </w:rPr>
          <w:instrText>://</w:instrText>
        </w:r>
        <w:r w:rsidRPr="00F954D1">
          <w:rPr>
            <w:lang w:val="en-US"/>
          </w:rPr>
          <w:instrText>innovation</w:instrText>
        </w:r>
        <w:r w:rsidRPr="000C2CA8">
          <w:rPr>
            <w:rPrChange w:id="1258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ukpowernetworks</w:instrText>
        </w:r>
        <w:r w:rsidRPr="000C2CA8">
          <w:rPr>
            <w:rPrChange w:id="1259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co</w:instrText>
        </w:r>
        <w:r w:rsidRPr="000C2CA8">
          <w:rPr>
            <w:rPrChange w:id="1260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uk</w:instrText>
        </w:r>
        <w:r w:rsidRPr="000C2CA8">
          <w:rPr>
            <w:rPrChange w:id="1261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innovation</w:instrText>
        </w:r>
        <w:r w:rsidRPr="000C2CA8">
          <w:rPr>
            <w:rPrChange w:id="1262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en</w:instrText>
        </w:r>
        <w:r w:rsidRPr="000C2CA8">
          <w:rPr>
            <w:rPrChange w:id="1263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Projects</w:instrText>
        </w:r>
        <w:r w:rsidRPr="000C2CA8">
          <w:rPr>
            <w:rPrChange w:id="1264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tier</w:instrText>
        </w:r>
        <w:r w:rsidRPr="000C2CA8">
          <w:rPr>
            <w:rPrChange w:id="1265" w:author="Gleb Radchenko" w:date="2019-04-26T14:10:00Z">
              <w:rPr>
                <w:lang w:val="en-US"/>
              </w:rPr>
            </w:rPrChange>
          </w:rPr>
          <w:instrText>-2-</w:instrText>
        </w:r>
        <w:r w:rsidRPr="00F954D1">
          <w:rPr>
            <w:lang w:val="en-US"/>
          </w:rPr>
          <w:instrText>projects</w:instrText>
        </w:r>
        <w:r w:rsidRPr="000C2CA8">
          <w:rPr>
            <w:rPrChange w:id="1266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Low</w:instrText>
        </w:r>
        <w:r w:rsidRPr="000C2CA8">
          <w:rPr>
            <w:rPrChange w:id="1267" w:author="Gleb Radchenko" w:date="2019-04-26T14:10:00Z">
              <w:rPr>
                <w:lang w:val="en-US"/>
              </w:rPr>
            </w:rPrChange>
          </w:rPr>
          <w:instrText>-</w:instrText>
        </w:r>
        <w:r w:rsidRPr="00F954D1">
          <w:rPr>
            <w:lang w:val="en-US"/>
          </w:rPr>
          <w:instrText>Carbon</w:instrText>
        </w:r>
        <w:r w:rsidRPr="000C2CA8">
          <w:rPr>
            <w:rPrChange w:id="1268" w:author="Gleb Radchenko" w:date="2019-04-26T14:10:00Z">
              <w:rPr>
                <w:lang w:val="en-US"/>
              </w:rPr>
            </w:rPrChange>
          </w:rPr>
          <w:instrText>-</w:instrText>
        </w:r>
        <w:r w:rsidRPr="00F954D1">
          <w:rPr>
            <w:lang w:val="en-US"/>
          </w:rPr>
          <w:instrText>London</w:instrText>
        </w:r>
        <w:r w:rsidRPr="000C2CA8">
          <w:rPr>
            <w:rPrChange w:id="1269" w:author="Gleb Radchenko" w:date="2019-04-26T14:10:00Z">
              <w:rPr>
                <w:lang w:val="en-US"/>
              </w:rPr>
            </w:rPrChange>
          </w:rPr>
          <w:instrText>-(</w:instrText>
        </w:r>
        <w:r w:rsidRPr="00F954D1">
          <w:rPr>
            <w:lang w:val="en-US"/>
          </w:rPr>
          <w:instrText>LCL</w:instrText>
        </w:r>
        <w:r w:rsidRPr="000C2CA8">
          <w:rPr>
            <w:rPrChange w:id="1270" w:author="Gleb Radchenko" w:date="2019-04-26T14:10:00Z">
              <w:rPr>
                <w:lang w:val="en-US"/>
              </w:rPr>
            </w:rPrChange>
          </w:rPr>
          <w:instrText xml:space="preserve">)/"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</w:t>
        </w:r>
        <w:r w:rsidRPr="005A316B">
          <w:rPr>
            <w:rStyle w:val="ac"/>
            <w:rPrChange w:id="1271" w:author="Rostislav Bobin" w:date="2019-04-19T09:51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innovation</w:t>
        </w:r>
        <w:r w:rsidRPr="005A316B">
          <w:rPr>
            <w:rStyle w:val="ac"/>
            <w:rPrChange w:id="1272" w:author="Rostislav Bobin" w:date="2019-04-19T09:51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ukpowernetworks</w:t>
        </w:r>
        <w:r w:rsidRPr="005A316B">
          <w:rPr>
            <w:rStyle w:val="ac"/>
            <w:rPrChange w:id="1273" w:author="Rostislav Bobin" w:date="2019-04-19T09:51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</w:t>
        </w:r>
        <w:r w:rsidRPr="005A316B">
          <w:rPr>
            <w:rStyle w:val="ac"/>
            <w:rPrChange w:id="1274" w:author="Rostislav Bobin" w:date="2019-04-19T09:51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uk</w:t>
        </w:r>
        <w:r w:rsidRPr="005A316B">
          <w:rPr>
            <w:rStyle w:val="ac"/>
            <w:rPrChange w:id="1275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innovation</w:t>
        </w:r>
        <w:r w:rsidRPr="005A316B">
          <w:rPr>
            <w:rStyle w:val="ac"/>
            <w:rPrChange w:id="1276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en</w:t>
        </w:r>
        <w:r w:rsidRPr="005A316B">
          <w:rPr>
            <w:rStyle w:val="ac"/>
            <w:rPrChange w:id="1277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Projects</w:t>
        </w:r>
        <w:r w:rsidRPr="005A316B">
          <w:rPr>
            <w:rStyle w:val="ac"/>
            <w:rPrChange w:id="1278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tier</w:t>
        </w:r>
        <w:r w:rsidRPr="005A316B">
          <w:rPr>
            <w:rStyle w:val="ac"/>
            <w:rPrChange w:id="1279" w:author="Rostislav Bobin" w:date="2019-04-19T09:51:00Z">
              <w:rPr>
                <w:lang w:val="en-US"/>
              </w:rPr>
            </w:rPrChange>
          </w:rPr>
          <w:t>-2-</w:t>
        </w:r>
        <w:r w:rsidRPr="00591F78">
          <w:rPr>
            <w:rStyle w:val="ac"/>
            <w:lang w:val="en-US"/>
          </w:rPr>
          <w:t>projects</w:t>
        </w:r>
        <w:r w:rsidRPr="005A316B">
          <w:rPr>
            <w:rStyle w:val="ac"/>
            <w:rPrChange w:id="1280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Low</w:t>
        </w:r>
        <w:r w:rsidRPr="005A316B">
          <w:rPr>
            <w:rStyle w:val="ac"/>
            <w:rPrChange w:id="1281" w:author="Rostislav Bobin" w:date="2019-04-19T09:51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Carbon</w:t>
        </w:r>
        <w:r w:rsidRPr="005A316B">
          <w:rPr>
            <w:rStyle w:val="ac"/>
            <w:rPrChange w:id="1282" w:author="Rostislav Bobin" w:date="2019-04-19T09:51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London</w:t>
        </w:r>
        <w:r w:rsidRPr="005A316B">
          <w:rPr>
            <w:rStyle w:val="ac"/>
            <w:rPrChange w:id="1283" w:author="Rostislav Bobin" w:date="2019-04-19T09:51:00Z">
              <w:rPr>
                <w:lang w:val="en-US"/>
              </w:rPr>
            </w:rPrChange>
          </w:rPr>
          <w:t>-(</w:t>
        </w:r>
        <w:r w:rsidRPr="00591F78">
          <w:rPr>
            <w:rStyle w:val="ac"/>
            <w:lang w:val="en-US"/>
          </w:rPr>
          <w:t>LCL</w:t>
        </w:r>
        <w:r w:rsidRPr="005A316B">
          <w:rPr>
            <w:rStyle w:val="ac"/>
            <w:rPrChange w:id="1284" w:author="Rostislav Bobin" w:date="2019-04-19T09:51:00Z">
              <w:rPr>
                <w:lang w:val="en-US"/>
              </w:rPr>
            </w:rPrChange>
          </w:rPr>
          <w:t>)/</w:t>
        </w:r>
        <w:r>
          <w:rPr>
            <w:lang w:val="en-US"/>
          </w:rPr>
          <w:fldChar w:fldCharType="end"/>
        </w:r>
        <w:r w:rsidRPr="000C2CA8">
          <w:rPr>
            <w:rPrChange w:id="1285" w:author="Gleb Radchenko" w:date="2019-04-26T14:10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0C2CA8">
          <w:t xml:space="preserve"> </w:t>
        </w:r>
        <w:r>
          <w:t>обращения</w:t>
        </w:r>
        <w:r w:rsidRPr="000C2CA8">
          <w:t xml:space="preserve"> 16.04.2019</w:t>
        </w:r>
        <w:r w:rsidRPr="000C2CA8">
          <w:rPr>
            <w:rPrChange w:id="1286" w:author="Gleb Radchenko" w:date="2019-04-26T14:10:00Z">
              <w:rPr>
                <w:lang w:val="en-US"/>
              </w:rPr>
            </w:rPrChange>
          </w:rPr>
          <w:t>)</w:t>
        </w:r>
      </w:ins>
      <w:ins w:id="1287" w:author="Rostislav Bobin" w:date="2019-04-19T09:11:00Z">
        <w:r w:rsidRPr="000C2CA8">
          <w:t>.</w:t>
        </w:r>
      </w:ins>
      <w:bookmarkEnd w:id="1242"/>
    </w:p>
    <w:p w14:paraId="318D4608" w14:textId="2D5B247E" w:rsidR="005A316B" w:rsidRDefault="005A316B">
      <w:pPr>
        <w:pStyle w:val="ab"/>
        <w:numPr>
          <w:ilvl w:val="0"/>
          <w:numId w:val="3"/>
        </w:numPr>
        <w:spacing w:line="360" w:lineRule="auto"/>
        <w:jc w:val="both"/>
        <w:rPr>
          <w:ins w:id="1288" w:author="Rostislav Bobin" w:date="2019-04-19T09:51:00Z"/>
        </w:rPr>
        <w:pPrChange w:id="1289" w:author="Rostislav Bobin" w:date="2019-04-18T13:52:00Z">
          <w:pPr>
            <w:widowControl w:val="0"/>
            <w:ind w:firstLine="0"/>
          </w:pPr>
        </w:pPrChange>
      </w:pPr>
      <w:bookmarkStart w:id="1290" w:name="_Ref6559934"/>
      <w:ins w:id="1291" w:author="Rostislav Bobin" w:date="2019-04-19T09:50:00Z">
        <w:r>
          <w:rPr>
            <w:lang w:val="en-US"/>
          </w:rPr>
          <w:t>Azure</w:t>
        </w:r>
        <w:r w:rsidRPr="000C2CA8">
          <w:rPr>
            <w:rPrChange w:id="1292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0C2CA8">
          <w:rPr>
            <w:rPrChange w:id="1293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Hub</w:t>
        </w:r>
        <w:r w:rsidRPr="000C2CA8">
          <w:rPr>
            <w:rPrChange w:id="1294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Documentation</w:t>
        </w:r>
      </w:ins>
      <w:ins w:id="1295" w:author="Rostislav Bobin" w:date="2019-04-19T09:51:00Z">
        <w:r w:rsidRPr="000C2CA8">
          <w:rPr>
            <w:rPrChange w:id="1296" w:author="Gleb Radchenko" w:date="2019-04-26T14:10:00Z">
              <w:rPr>
                <w:lang w:val="en-US"/>
              </w:rPr>
            </w:rPrChange>
          </w:rPr>
          <w:t>.</w:t>
        </w:r>
      </w:ins>
      <w:ins w:id="1297" w:author="Rostislav Bobin" w:date="2019-04-19T09:50:00Z">
        <w:r w:rsidRPr="000C2CA8">
          <w:rPr>
            <w:rPrChange w:id="1298" w:author="Gleb Radchenko" w:date="2019-04-26T14:10:00Z">
              <w:rPr>
                <w:lang w:val="en-US"/>
              </w:rPr>
            </w:rPrChange>
          </w:rPr>
          <w:t xml:space="preserve"> </w:t>
        </w:r>
        <w:r w:rsidRPr="005A316B">
          <w:rPr>
            <w:rPrChange w:id="1299" w:author="Rostislav Bobin" w:date="2019-04-19T09:51:00Z">
              <w:rPr>
                <w:lang w:val="en-US"/>
              </w:rPr>
            </w:rPrChange>
          </w:rPr>
          <w:t>[</w:t>
        </w:r>
      </w:ins>
      <w:ins w:id="1300" w:author="Rostislav Bobin" w:date="2019-04-19T09:51:00Z">
        <w:r>
          <w:t>Электронный</w:t>
        </w:r>
        <w:r w:rsidRPr="005A316B">
          <w:t xml:space="preserve"> </w:t>
        </w:r>
        <w:r>
          <w:t>ресурс</w:t>
        </w:r>
      </w:ins>
      <w:ins w:id="1301" w:author="Rostislav Bobin" w:date="2019-04-19T09:50:00Z">
        <w:r w:rsidRPr="005A316B">
          <w:rPr>
            <w:rPrChange w:id="1302" w:author="Rostislav Bobin" w:date="2019-04-19T09:51:00Z">
              <w:rPr>
                <w:lang w:val="en-US"/>
              </w:rPr>
            </w:rPrChange>
          </w:rPr>
          <w:t>]</w:t>
        </w:r>
      </w:ins>
      <w:ins w:id="1303" w:author="Rostislav Bobin" w:date="2019-04-19T09:51:00Z">
        <w:r w:rsidRPr="005A316B">
          <w:t xml:space="preserve"> </w:t>
        </w:r>
        <w:r>
          <w:rPr>
            <w:lang w:val="en-US"/>
          </w:rPr>
          <w:t>URL</w:t>
        </w:r>
        <w:r w:rsidRPr="005A316B">
          <w:rPr>
            <w:rPrChange w:id="1304" w:author="Rostislav Bobin" w:date="2019-04-19T09:51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5A316B">
          <w:rPr>
            <w:rPrChange w:id="1305" w:author="Rostislav Bobin" w:date="2019-04-19T09:51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5A316B">
          <w:rPr>
            <w:rPrChange w:id="1306" w:author="Rostislav Bobin" w:date="2019-04-19T09:51:00Z">
              <w:rPr>
                <w:lang w:val="en-US"/>
              </w:rPr>
            </w:rPrChange>
          </w:rPr>
          <w:instrText xml:space="preserve"> "</w:instrText>
        </w:r>
        <w:r w:rsidRPr="005A316B">
          <w:rPr>
            <w:lang w:val="en-US"/>
          </w:rPr>
          <w:instrText>https</w:instrText>
        </w:r>
        <w:r w:rsidRPr="005A316B">
          <w:rPr>
            <w:rPrChange w:id="1307" w:author="Rostislav Bobin" w:date="2019-04-19T09:51:00Z">
              <w:rPr>
                <w:lang w:val="en-US"/>
              </w:rPr>
            </w:rPrChange>
          </w:rPr>
          <w:instrText>://</w:instrText>
        </w:r>
        <w:r w:rsidRPr="005A316B">
          <w:rPr>
            <w:lang w:val="en-US"/>
          </w:rPr>
          <w:instrText>docs</w:instrText>
        </w:r>
        <w:r w:rsidRPr="005A316B">
          <w:rPr>
            <w:rPrChange w:id="1308" w:author="Rostislav Bobin" w:date="2019-04-19T09:51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microsoft</w:instrText>
        </w:r>
        <w:r w:rsidRPr="005A316B">
          <w:rPr>
            <w:rPrChange w:id="1309" w:author="Rostislav Bobin" w:date="2019-04-19T09:51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com</w:instrText>
        </w:r>
        <w:r w:rsidRPr="005A316B">
          <w:rPr>
            <w:rPrChange w:id="1310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ru</w:instrText>
        </w:r>
        <w:r w:rsidRPr="005A316B">
          <w:rPr>
            <w:rPrChange w:id="1311" w:author="Rostislav Bobin" w:date="2019-04-19T09:51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ru</w:instrText>
        </w:r>
        <w:r w:rsidRPr="005A316B">
          <w:rPr>
            <w:rPrChange w:id="1312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azure</w:instrText>
        </w:r>
        <w:r w:rsidRPr="005A316B">
          <w:rPr>
            <w:rPrChange w:id="1313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iot</w:instrText>
        </w:r>
        <w:r w:rsidRPr="005A316B">
          <w:rPr>
            <w:rPrChange w:id="1314" w:author="Rostislav Bobin" w:date="2019-04-19T09:51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hub</w:instrText>
        </w:r>
        <w:r w:rsidRPr="005A316B">
          <w:rPr>
            <w:rPrChange w:id="1315" w:author="Rostislav Bobin" w:date="2019-04-19T09:51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5A316B">
          <w:rPr>
            <w:rStyle w:val="ac"/>
            <w:rPrChange w:id="1316" w:author="Rostislav Bobin" w:date="2019-04-19T09:51:00Z">
              <w:rPr>
                <w:rStyle w:val="ac"/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docs</w:t>
        </w:r>
        <w:r w:rsidRPr="005A316B">
          <w:rPr>
            <w:rStyle w:val="ac"/>
            <w:rPrChange w:id="1317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microsoft</w:t>
        </w:r>
        <w:r w:rsidRPr="005A316B">
          <w:rPr>
            <w:rStyle w:val="ac"/>
            <w:rPrChange w:id="1318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com</w:t>
        </w:r>
        <w:r w:rsidRPr="005A316B">
          <w:rPr>
            <w:rStyle w:val="ac"/>
            <w:rPrChange w:id="1319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ru</w:t>
        </w:r>
        <w:r w:rsidRPr="005A316B">
          <w:rPr>
            <w:rStyle w:val="ac"/>
            <w:rPrChange w:id="1320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ru</w:t>
        </w:r>
        <w:r w:rsidRPr="005A316B">
          <w:rPr>
            <w:rStyle w:val="ac"/>
            <w:rPrChange w:id="1321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azure</w:t>
        </w:r>
        <w:r w:rsidRPr="005A316B">
          <w:rPr>
            <w:rStyle w:val="ac"/>
            <w:rPrChange w:id="1322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iot</w:t>
        </w:r>
        <w:r w:rsidRPr="005A316B">
          <w:rPr>
            <w:rStyle w:val="ac"/>
            <w:rPrChange w:id="1323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hub</w:t>
        </w:r>
        <w:r w:rsidRPr="005A316B">
          <w:rPr>
            <w:rStyle w:val="ac"/>
            <w:rPrChange w:id="1324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5A316B">
          <w:rPr>
            <w:rPrChange w:id="1325" w:author="Rostislav Bobin" w:date="2019-04-19T09:51:00Z">
              <w:rPr>
                <w:lang w:val="en-US"/>
              </w:rPr>
            </w:rPrChange>
          </w:rPr>
          <w:t xml:space="preserve"> (</w:t>
        </w:r>
        <w:r w:rsidRPr="005A316B">
          <w:t>дата обращения 16.04.2019).</w:t>
        </w:r>
        <w:bookmarkEnd w:id="1290"/>
      </w:ins>
    </w:p>
    <w:p w14:paraId="13949693" w14:textId="77777777" w:rsidR="005A316B" w:rsidRPr="006D767F" w:rsidRDefault="005A316B" w:rsidP="005A316B">
      <w:pPr>
        <w:pStyle w:val="ab"/>
        <w:numPr>
          <w:ilvl w:val="0"/>
          <w:numId w:val="3"/>
        </w:numPr>
        <w:spacing w:line="360" w:lineRule="auto"/>
        <w:jc w:val="both"/>
        <w:rPr>
          <w:ins w:id="1326" w:author="Rostislav Bobin" w:date="2019-04-19T09:52:00Z"/>
        </w:rPr>
      </w:pPr>
      <w:bookmarkStart w:id="1327" w:name="_Ref6560022"/>
      <w:ins w:id="1328" w:author="Rostislav Bobin" w:date="2019-04-19T09:52:00Z">
        <w:r>
          <w:rPr>
            <w:lang w:val="en-US"/>
          </w:rPr>
          <w:t>Azure</w:t>
        </w:r>
        <w:r w:rsidRPr="005A316B">
          <w:rPr>
            <w:rPrChange w:id="1329" w:author="Rostislav Bobin" w:date="2019-04-19T09:5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Event</w:t>
        </w:r>
        <w:r w:rsidRPr="005A316B">
          <w:rPr>
            <w:rPrChange w:id="1330" w:author="Rostislav Bobin" w:date="2019-04-19T09:5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Hubs</w:t>
        </w:r>
        <w:r w:rsidRPr="005A316B">
          <w:rPr>
            <w:rPrChange w:id="1331" w:author="Rostislav Bobin" w:date="2019-04-19T09:52:00Z">
              <w:rPr>
                <w:lang w:val="en-US"/>
              </w:rPr>
            </w:rPrChange>
          </w:rPr>
          <w:t>. [</w:t>
        </w:r>
        <w:r>
          <w:t>Электронный ресурс</w:t>
        </w:r>
        <w:r w:rsidRPr="005A316B">
          <w:rPr>
            <w:rPrChange w:id="1332" w:author="Rostislav Bobin" w:date="2019-04-19T09:52:00Z">
              <w:rPr>
                <w:lang w:val="en-US"/>
              </w:rPr>
            </w:rPrChange>
          </w:rPr>
          <w:t>]</w:t>
        </w:r>
        <w:r>
          <w:t xml:space="preserve"> </w:t>
        </w:r>
        <w:r>
          <w:rPr>
            <w:lang w:val="en-US"/>
          </w:rPr>
          <w:t>URL</w:t>
        </w:r>
        <w:r w:rsidRPr="005A316B">
          <w:rPr>
            <w:rPrChange w:id="1333" w:author="Rostislav Bobin" w:date="2019-04-19T09:5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5A316B">
          <w:rPr>
            <w:rPrChange w:id="1334" w:author="Rostislav Bobin" w:date="2019-04-19T09:5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5A316B">
          <w:rPr>
            <w:rPrChange w:id="1335" w:author="Rostislav Bobin" w:date="2019-04-19T09:52:00Z">
              <w:rPr>
                <w:lang w:val="en-US"/>
              </w:rPr>
            </w:rPrChange>
          </w:rPr>
          <w:instrText xml:space="preserve"> "</w:instrText>
        </w:r>
        <w:r w:rsidRPr="005A316B">
          <w:rPr>
            <w:lang w:val="en-US"/>
          </w:rPr>
          <w:instrText>https</w:instrText>
        </w:r>
        <w:r w:rsidRPr="005A316B">
          <w:rPr>
            <w:rPrChange w:id="1336" w:author="Rostislav Bobin" w:date="2019-04-19T09:52:00Z">
              <w:rPr>
                <w:lang w:val="en-US"/>
              </w:rPr>
            </w:rPrChange>
          </w:rPr>
          <w:instrText>://</w:instrText>
        </w:r>
        <w:r w:rsidRPr="005A316B">
          <w:rPr>
            <w:lang w:val="en-US"/>
          </w:rPr>
          <w:instrText>azure</w:instrText>
        </w:r>
        <w:r w:rsidRPr="005A316B">
          <w:rPr>
            <w:rPrChange w:id="1337" w:author="Rostislav Bobin" w:date="2019-04-19T09:52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microsoft</w:instrText>
        </w:r>
        <w:r w:rsidRPr="005A316B">
          <w:rPr>
            <w:rPrChange w:id="1338" w:author="Rostislav Bobin" w:date="2019-04-19T09:52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com</w:instrText>
        </w:r>
        <w:r w:rsidRPr="005A316B">
          <w:rPr>
            <w:rPrChange w:id="1339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ru</w:instrText>
        </w:r>
        <w:r w:rsidRPr="005A316B">
          <w:rPr>
            <w:rPrChange w:id="1340" w:author="Rostislav Bobin" w:date="2019-04-19T09:52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ru</w:instrText>
        </w:r>
        <w:r w:rsidRPr="005A316B">
          <w:rPr>
            <w:rPrChange w:id="1341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services</w:instrText>
        </w:r>
        <w:r w:rsidRPr="005A316B">
          <w:rPr>
            <w:rPrChange w:id="1342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event</w:instrText>
        </w:r>
        <w:r w:rsidRPr="005A316B">
          <w:rPr>
            <w:rPrChange w:id="1343" w:author="Rostislav Bobin" w:date="2019-04-19T09:52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hubs</w:instrText>
        </w:r>
        <w:r w:rsidRPr="005A316B">
          <w:rPr>
            <w:rPrChange w:id="1344" w:author="Rostislav Bobin" w:date="2019-04-19T09:5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591F78">
          <w:rPr>
            <w:rStyle w:val="ac"/>
            <w:rPrChange w:id="1345" w:author="Rostislav Bobin" w:date="2019-04-19T09:52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azure</w:t>
        </w:r>
        <w:r w:rsidRPr="00591F78">
          <w:rPr>
            <w:rStyle w:val="ac"/>
            <w:rPrChange w:id="1346" w:author="Rostislav Bobin" w:date="2019-04-19T09:5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microsoft</w:t>
        </w:r>
        <w:r w:rsidRPr="00591F78">
          <w:rPr>
            <w:rStyle w:val="ac"/>
            <w:rPrChange w:id="1347" w:author="Rostislav Bobin" w:date="2019-04-19T09:5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com</w:t>
        </w:r>
        <w:r w:rsidRPr="00591F78">
          <w:rPr>
            <w:rStyle w:val="ac"/>
            <w:rPrChange w:id="1348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ru</w:t>
        </w:r>
        <w:r w:rsidRPr="00591F78">
          <w:rPr>
            <w:rStyle w:val="ac"/>
            <w:rPrChange w:id="1349" w:author="Rostislav Bobin" w:date="2019-04-19T09:52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ru</w:t>
        </w:r>
        <w:r w:rsidRPr="00591F78">
          <w:rPr>
            <w:rStyle w:val="ac"/>
            <w:rPrChange w:id="1350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services</w:t>
        </w:r>
        <w:r w:rsidRPr="00591F78">
          <w:rPr>
            <w:rStyle w:val="ac"/>
            <w:rPrChange w:id="1351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event</w:t>
        </w:r>
        <w:r w:rsidRPr="00591F78">
          <w:rPr>
            <w:rStyle w:val="ac"/>
            <w:rPrChange w:id="1352" w:author="Rostislav Bobin" w:date="2019-04-19T09:52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hubs</w:t>
        </w:r>
        <w:r w:rsidRPr="00591F78">
          <w:rPr>
            <w:rStyle w:val="ac"/>
            <w:rPrChange w:id="1353" w:author="Rostislav Bobin" w:date="2019-04-19T09:52:00Z">
              <w:rPr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5A316B">
          <w:rPr>
            <w:rPrChange w:id="1354" w:author="Rostislav Bobin" w:date="2019-04-19T09:52:00Z">
              <w:rPr>
                <w:lang w:val="en-US"/>
              </w:rPr>
            </w:rPrChange>
          </w:rPr>
          <w:t xml:space="preserve"> </w:t>
        </w:r>
        <w:r w:rsidRPr="006D767F">
          <w:t>(</w:t>
        </w:r>
        <w:r w:rsidRPr="005A316B">
          <w:t>дата обращения 16.04.2019).</w:t>
        </w:r>
        <w:bookmarkEnd w:id="1327"/>
      </w:ins>
    </w:p>
    <w:p w14:paraId="1C93CE31" w14:textId="34CA0F4E" w:rsidR="005A316B" w:rsidRDefault="0035627F">
      <w:pPr>
        <w:pStyle w:val="ab"/>
        <w:numPr>
          <w:ilvl w:val="0"/>
          <w:numId w:val="3"/>
        </w:numPr>
        <w:spacing w:line="360" w:lineRule="auto"/>
        <w:jc w:val="both"/>
        <w:rPr>
          <w:ins w:id="1355" w:author="Rostislav Bobin" w:date="2019-05-17T10:43:00Z"/>
        </w:rPr>
        <w:pPrChange w:id="1356" w:author="Rostislav Bobin" w:date="2019-04-18T13:52:00Z">
          <w:pPr>
            <w:widowControl w:val="0"/>
            <w:ind w:firstLine="0"/>
          </w:pPr>
        </w:pPrChange>
      </w:pPr>
      <w:bookmarkStart w:id="1357" w:name="_Ref6560609"/>
      <w:ins w:id="1358" w:author="Rostislav Bobin" w:date="2019-04-19T10:02:00Z">
        <w:r w:rsidRPr="0035627F">
          <w:rPr>
            <w:lang w:val="en-US"/>
            <w:rPrChange w:id="1359" w:author="Rostislav Bobin" w:date="2019-04-19T10:02:00Z">
              <w:rPr/>
            </w:rPrChange>
          </w:rPr>
          <w:t xml:space="preserve">Digital Twins Service Management APIs. </w:t>
        </w:r>
        <w:r w:rsidRPr="0035627F">
          <w:rPr>
            <w:rPrChange w:id="1360" w:author="Rostislav Bobin" w:date="2019-04-19T10:02:00Z">
              <w:rPr>
                <w:lang w:val="en-US"/>
              </w:rPr>
            </w:rPrChange>
          </w:rPr>
          <w:t>[</w:t>
        </w:r>
        <w:r>
          <w:t>Электронный</w:t>
        </w:r>
        <w:r w:rsidRPr="0035627F">
          <w:t xml:space="preserve"> </w:t>
        </w:r>
        <w:r>
          <w:t>ресурс</w:t>
        </w:r>
        <w:r w:rsidRPr="0035627F">
          <w:rPr>
            <w:rPrChange w:id="1361" w:author="Rostislav Bobin" w:date="2019-04-19T10:02:00Z">
              <w:rPr>
                <w:lang w:val="en-US"/>
              </w:rPr>
            </w:rPrChange>
          </w:rPr>
          <w:t>]</w:t>
        </w:r>
        <w:r w:rsidRPr="0035627F">
          <w:t xml:space="preserve"> </w:t>
        </w:r>
        <w:r>
          <w:rPr>
            <w:lang w:val="en-US"/>
          </w:rPr>
          <w:t>URL</w:t>
        </w:r>
        <w:r w:rsidRPr="0035627F">
          <w:rPr>
            <w:rPrChange w:id="1362" w:author="Rostislav Bobin" w:date="2019-04-19T10:0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35627F">
          <w:rPr>
            <w:rPrChange w:id="1363" w:author="Rostislav Bobin" w:date="2019-04-19T10:0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35627F">
          <w:rPr>
            <w:rPrChange w:id="1364" w:author="Rostislav Bobin" w:date="2019-04-19T10:02:00Z">
              <w:rPr>
                <w:lang w:val="en-US"/>
              </w:rPr>
            </w:rPrChange>
          </w:rPr>
          <w:instrText xml:space="preserve"> "</w:instrText>
        </w:r>
        <w:r w:rsidRPr="0035627F">
          <w:rPr>
            <w:lang w:val="en-US"/>
          </w:rPr>
          <w:instrText>https</w:instrText>
        </w:r>
        <w:r w:rsidRPr="0035627F">
          <w:rPr>
            <w:rPrChange w:id="1365" w:author="Rostislav Bobin" w:date="2019-04-19T10:02:00Z">
              <w:rPr>
                <w:lang w:val="en-US"/>
              </w:rPr>
            </w:rPrChange>
          </w:rPr>
          <w:instrText>://</w:instrText>
        </w:r>
        <w:r w:rsidRPr="0035627F">
          <w:rPr>
            <w:lang w:val="en-US"/>
          </w:rPr>
          <w:instrText>azuredigitaltwinsexample</w:instrText>
        </w:r>
        <w:r w:rsidRPr="0035627F">
          <w:rPr>
            <w:rPrChange w:id="1366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northeurope</w:instrText>
        </w:r>
        <w:r w:rsidRPr="0035627F">
          <w:rPr>
            <w:rPrChange w:id="1367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azuresmartspaces</w:instrText>
        </w:r>
        <w:r w:rsidRPr="0035627F">
          <w:rPr>
            <w:rPrChange w:id="1368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net</w:instrText>
        </w:r>
        <w:r w:rsidRPr="0035627F">
          <w:rPr>
            <w:rPrChange w:id="1369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management</w:instrText>
        </w:r>
        <w:r w:rsidRPr="0035627F">
          <w:rPr>
            <w:rPrChange w:id="1370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swagger</w:instrText>
        </w:r>
        <w:r w:rsidRPr="0035627F">
          <w:rPr>
            <w:rPrChange w:id="1371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ui</w:instrText>
        </w:r>
        <w:r w:rsidRPr="0035627F">
          <w:rPr>
            <w:rPrChange w:id="1372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index</w:instrText>
        </w:r>
        <w:r w:rsidRPr="0035627F">
          <w:rPr>
            <w:rPrChange w:id="1373" w:author="Rostislav Bobin" w:date="2019-04-19T10:0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35627F">
          <w:rPr>
            <w:rStyle w:val="ac"/>
            <w:rPrChange w:id="1374" w:author="Rostislav Bobin" w:date="2019-04-19T10:02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azuredigitaltwinsexample</w:t>
        </w:r>
        <w:r w:rsidRPr="0035627F">
          <w:rPr>
            <w:rStyle w:val="ac"/>
            <w:rPrChange w:id="1375" w:author="Rostislav Bobin" w:date="2019-04-19T10:0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northeurope</w:t>
        </w:r>
        <w:r w:rsidRPr="0035627F">
          <w:rPr>
            <w:rStyle w:val="ac"/>
            <w:rPrChange w:id="1376" w:author="Rostislav Bobin" w:date="2019-04-19T10:0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azuresmartspaces</w:t>
        </w:r>
        <w:r w:rsidRPr="0035627F">
          <w:rPr>
            <w:rStyle w:val="ac"/>
            <w:rPrChange w:id="1377" w:author="Rostislav Bobin" w:date="2019-04-19T10:0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net</w:t>
        </w:r>
        <w:r w:rsidRPr="0035627F">
          <w:rPr>
            <w:rStyle w:val="ac"/>
            <w:rPrChange w:id="1378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management</w:t>
        </w:r>
        <w:r w:rsidRPr="0035627F">
          <w:rPr>
            <w:rStyle w:val="ac"/>
            <w:rPrChange w:id="1379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swagger</w:t>
        </w:r>
        <w:r w:rsidRPr="0035627F">
          <w:rPr>
            <w:rStyle w:val="ac"/>
            <w:rPrChange w:id="1380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ui</w:t>
        </w:r>
        <w:r w:rsidRPr="0035627F">
          <w:rPr>
            <w:rStyle w:val="ac"/>
            <w:rPrChange w:id="1381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index</w:t>
        </w:r>
        <w:r w:rsidRPr="0035627F">
          <w:rPr>
            <w:rStyle w:val="ac"/>
            <w:rPrChange w:id="1382" w:author="Rostislav Bobin" w:date="2019-04-19T10:02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35627F">
          <w:rPr>
            <w:rPrChange w:id="1383" w:author="Rostislav Bobin" w:date="2019-04-19T10:02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35627F">
          <w:t xml:space="preserve"> </w:t>
        </w:r>
        <w:r>
          <w:t>обращения</w:t>
        </w:r>
        <w:r w:rsidRPr="0035627F">
          <w:t xml:space="preserve"> 12.03.2019</w:t>
        </w:r>
        <w:r w:rsidRPr="0035627F">
          <w:rPr>
            <w:rPrChange w:id="1384" w:author="Rostislav Bobin" w:date="2019-04-19T10:02:00Z">
              <w:rPr>
                <w:lang w:val="en-US"/>
              </w:rPr>
            </w:rPrChange>
          </w:rPr>
          <w:t>).</w:t>
        </w:r>
      </w:ins>
      <w:bookmarkEnd w:id="1357"/>
    </w:p>
    <w:p w14:paraId="40139999" w14:textId="312728F4" w:rsidR="00AC21C3" w:rsidRDefault="00AC21C3">
      <w:pPr>
        <w:pStyle w:val="ab"/>
        <w:numPr>
          <w:ilvl w:val="0"/>
          <w:numId w:val="3"/>
        </w:numPr>
        <w:spacing w:line="360" w:lineRule="auto"/>
        <w:jc w:val="both"/>
        <w:rPr>
          <w:ins w:id="1385" w:author="Rostislav Bobin" w:date="2019-05-17T11:36:00Z"/>
        </w:rPr>
        <w:pPrChange w:id="1386" w:author="Rostislav Bobin" w:date="2019-04-18T13:52:00Z">
          <w:pPr>
            <w:widowControl w:val="0"/>
            <w:ind w:firstLine="0"/>
          </w:pPr>
        </w:pPrChange>
      </w:pPr>
      <w:bookmarkStart w:id="1387" w:name="_Ref8983004"/>
      <w:ins w:id="1388" w:author="Rostislav Bobin" w:date="2019-05-17T10:43:00Z">
        <w:r>
          <w:rPr>
            <w:lang w:val="en-US"/>
          </w:rPr>
          <w:lastRenderedPageBreak/>
          <w:t xml:space="preserve">Microsoft Azure </w:t>
        </w:r>
      </w:ins>
      <w:ins w:id="1389" w:author="Rostislav Bobin" w:date="2019-05-17T10:44:00Z">
        <w:r>
          <w:rPr>
            <w:lang w:val="en-US"/>
          </w:rPr>
          <w:t xml:space="preserve">Digital Twins Graph Viewer Github page. </w:t>
        </w:r>
        <w:r w:rsidRPr="00AC21C3">
          <w:rPr>
            <w:rPrChange w:id="1390" w:author="Rostislav Bobin" w:date="2019-05-17T10:45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AC21C3">
          <w:rPr>
            <w:rPrChange w:id="1391" w:author="Rostislav Bobin" w:date="2019-05-17T10:45:00Z">
              <w:rPr>
                <w:lang w:val="en-US"/>
              </w:rPr>
            </w:rPrChange>
          </w:rPr>
          <w:t>]</w:t>
        </w:r>
      </w:ins>
      <w:ins w:id="1392" w:author="Rostislav Bobin" w:date="2019-05-17T10:45:00Z">
        <w:r>
          <w:t xml:space="preserve"> </w:t>
        </w:r>
        <w:r>
          <w:rPr>
            <w:lang w:val="en-US"/>
          </w:rPr>
          <w:t>URL</w:t>
        </w:r>
        <w:r w:rsidRPr="00AC21C3">
          <w:rPr>
            <w:rPrChange w:id="1393" w:author="Rostislav Bobin" w:date="2019-05-17T10:45:00Z">
              <w:rPr>
                <w:lang w:val="en-US"/>
              </w:rPr>
            </w:rPrChange>
          </w:rPr>
          <w:t xml:space="preserve">: </w:t>
        </w:r>
        <w:r>
          <w:fldChar w:fldCharType="begin"/>
        </w:r>
        <w:r>
          <w:instrText xml:space="preserve"> HYPERLINK "</w:instrText>
        </w:r>
        <w:r w:rsidRPr="00AC21C3">
          <w:rPr>
            <w:rPrChange w:id="1394" w:author="Rostislav Bobin" w:date="2019-05-17T10:45:00Z">
              <w:rPr>
                <w:rStyle w:val="ac"/>
              </w:rPr>
            </w:rPrChange>
          </w:rPr>
          <w:instrText>https://github.com/Azure/azure-digital-twins-graph-viewer</w:instrText>
        </w:r>
        <w:r w:rsidRPr="00AC21C3">
          <w:rPr>
            <w:rPrChange w:id="1395" w:author="Rostislav Bobin" w:date="2019-05-17T10:45:00Z">
              <w:rPr>
                <w:lang w:val="en-US"/>
              </w:rPr>
            </w:rPrChange>
          </w:rPr>
          <w:instrText>/</w:instrText>
        </w:r>
        <w:r>
          <w:instrText xml:space="preserve">" </w:instrText>
        </w:r>
        <w:r>
          <w:fldChar w:fldCharType="separate"/>
        </w:r>
        <w:r w:rsidRPr="008479DB">
          <w:rPr>
            <w:rStyle w:val="ac"/>
          </w:rPr>
          <w:t>https://github.com/Azure/azure-digital-twins-graph-viewer</w:t>
        </w:r>
        <w:r w:rsidRPr="00AC21C3">
          <w:rPr>
            <w:rStyle w:val="ac"/>
            <w:rPrChange w:id="1396" w:author="Rostislav Bobin" w:date="2019-05-17T10:45:00Z">
              <w:rPr>
                <w:rStyle w:val="ac"/>
                <w:lang w:val="en-US"/>
              </w:rPr>
            </w:rPrChange>
          </w:rPr>
          <w:t>/</w:t>
        </w:r>
        <w:r>
          <w:fldChar w:fldCharType="end"/>
        </w:r>
        <w:r w:rsidRPr="00AC21C3">
          <w:rPr>
            <w:rPrChange w:id="1397" w:author="Rostislav Bobin" w:date="2019-05-17T10:45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35627F">
          <w:t xml:space="preserve"> </w:t>
        </w:r>
        <w:r>
          <w:t>обращения 08</w:t>
        </w:r>
        <w:r w:rsidRPr="0035627F">
          <w:t>.03.2019</w:t>
        </w:r>
        <w:r w:rsidRPr="00AC21C3">
          <w:rPr>
            <w:rPrChange w:id="1398" w:author="Rostislav Bobin" w:date="2019-05-17T10:45:00Z">
              <w:rPr>
                <w:lang w:val="en-US"/>
              </w:rPr>
            </w:rPrChange>
          </w:rPr>
          <w:t>).</w:t>
        </w:r>
      </w:ins>
      <w:bookmarkEnd w:id="1387"/>
    </w:p>
    <w:p w14:paraId="7A2F2B9E" w14:textId="7413271A" w:rsidR="002423B6" w:rsidRDefault="002423B6">
      <w:pPr>
        <w:pStyle w:val="ab"/>
        <w:numPr>
          <w:ilvl w:val="0"/>
          <w:numId w:val="3"/>
        </w:numPr>
        <w:spacing w:line="360" w:lineRule="auto"/>
        <w:jc w:val="both"/>
        <w:rPr>
          <w:ins w:id="1399" w:author="Rostislav Bobin" w:date="2019-05-17T11:37:00Z"/>
        </w:rPr>
        <w:pPrChange w:id="1400" w:author="Rostislav Bobin" w:date="2019-04-18T13:52:00Z">
          <w:pPr>
            <w:widowControl w:val="0"/>
            <w:ind w:firstLine="0"/>
          </w:pPr>
        </w:pPrChange>
      </w:pPr>
      <w:bookmarkStart w:id="1401" w:name="_Ref8985538"/>
      <w:ins w:id="1402" w:author="Rostislav Bobin" w:date="2019-05-17T11:36:00Z">
        <w:r>
          <w:rPr>
            <w:lang w:val="en-US"/>
          </w:rPr>
          <w:t>AWS</w:t>
        </w:r>
        <w:r w:rsidRPr="00FB3A4A">
          <w:rPr>
            <w:rPrChange w:id="1403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FB3A4A">
          <w:rPr>
            <w:rPrChange w:id="1404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Core</w:t>
        </w:r>
        <w:r w:rsidRPr="00FB3A4A">
          <w:rPr>
            <w:rPrChange w:id="1405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Features</w:t>
        </w:r>
        <w:r w:rsidRPr="00FB3A4A">
          <w:rPr>
            <w:rPrChange w:id="1406" w:author="Rostislav Bobin" w:date="2019-05-20T08:04:00Z">
              <w:rPr>
                <w:lang w:val="en-US"/>
              </w:rPr>
            </w:rPrChange>
          </w:rPr>
          <w:t xml:space="preserve">. </w:t>
        </w:r>
        <w:r w:rsidRPr="002423B6">
          <w:rPr>
            <w:rPrChange w:id="1407" w:author="Rostislav Bobin" w:date="2019-05-17T11:37:00Z">
              <w:rPr>
                <w:lang w:val="en-US"/>
              </w:rPr>
            </w:rPrChange>
          </w:rPr>
          <w:t>[</w:t>
        </w:r>
      </w:ins>
      <w:ins w:id="1408" w:author="Rostislav Bobin" w:date="2019-05-17T11:37:00Z">
        <w:r>
          <w:t>Электронный</w:t>
        </w:r>
        <w:r w:rsidRPr="002423B6">
          <w:t xml:space="preserve"> </w:t>
        </w:r>
        <w:r>
          <w:t>ресурс</w:t>
        </w:r>
      </w:ins>
      <w:ins w:id="1409" w:author="Rostislav Bobin" w:date="2019-05-17T11:36:00Z">
        <w:r w:rsidRPr="002423B6">
          <w:rPr>
            <w:rPrChange w:id="1410" w:author="Rostislav Bobin" w:date="2019-05-17T11:37:00Z">
              <w:rPr>
                <w:lang w:val="en-US"/>
              </w:rPr>
            </w:rPrChange>
          </w:rPr>
          <w:t>]</w:t>
        </w:r>
      </w:ins>
      <w:ins w:id="1411" w:author="Rostislav Bobin" w:date="2019-05-17T11:37:00Z">
        <w:r w:rsidRPr="002423B6">
          <w:t xml:space="preserve"> </w:t>
        </w:r>
        <w:r>
          <w:rPr>
            <w:lang w:val="en-US"/>
          </w:rPr>
          <w:t>URL</w:t>
        </w:r>
        <w:r w:rsidRPr="002423B6">
          <w:rPr>
            <w:rPrChange w:id="1412" w:author="Rostislav Bobin" w:date="2019-05-17T11:37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2423B6">
          <w:rPr>
            <w:rPrChange w:id="1413" w:author="Rostislav Bobin" w:date="2019-05-17T11:37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2423B6">
          <w:rPr>
            <w:rPrChange w:id="1414" w:author="Rostislav Bobin" w:date="2019-05-17T11:37:00Z">
              <w:rPr>
                <w:lang w:val="en-US"/>
              </w:rPr>
            </w:rPrChange>
          </w:rPr>
          <w:instrText xml:space="preserve"> "</w:instrText>
        </w:r>
        <w:r w:rsidRPr="002423B6">
          <w:rPr>
            <w:lang w:val="en-US"/>
          </w:rPr>
          <w:instrText>https</w:instrText>
        </w:r>
        <w:r w:rsidRPr="002423B6">
          <w:rPr>
            <w:rPrChange w:id="1415" w:author="Rostislav Bobin" w:date="2019-05-17T11:37:00Z">
              <w:rPr>
                <w:lang w:val="en-US"/>
              </w:rPr>
            </w:rPrChange>
          </w:rPr>
          <w:instrText>://</w:instrText>
        </w:r>
        <w:r w:rsidRPr="002423B6">
          <w:rPr>
            <w:lang w:val="en-US"/>
          </w:rPr>
          <w:instrText>aws</w:instrText>
        </w:r>
        <w:r w:rsidRPr="002423B6">
          <w:rPr>
            <w:rPrChange w:id="1416" w:author="Rostislav Bobin" w:date="2019-05-17T11:37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amazon</w:instrText>
        </w:r>
        <w:r w:rsidRPr="002423B6">
          <w:rPr>
            <w:rPrChange w:id="1417" w:author="Rostislav Bobin" w:date="2019-05-17T11:37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com</w:instrText>
        </w:r>
        <w:r w:rsidRPr="002423B6">
          <w:rPr>
            <w:rPrChange w:id="1418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ru</w:instrText>
        </w:r>
        <w:r w:rsidRPr="002423B6">
          <w:rPr>
            <w:rPrChange w:id="1419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iot</w:instrText>
        </w:r>
        <w:r w:rsidRPr="002423B6">
          <w:rPr>
            <w:rPrChange w:id="1420" w:author="Rostislav Bobin" w:date="2019-05-17T11:37:00Z">
              <w:rPr>
                <w:lang w:val="en-US"/>
              </w:rPr>
            </w:rPrChange>
          </w:rPr>
          <w:instrText>-</w:instrText>
        </w:r>
        <w:r w:rsidRPr="002423B6">
          <w:rPr>
            <w:lang w:val="en-US"/>
          </w:rPr>
          <w:instrText>core</w:instrText>
        </w:r>
        <w:r w:rsidRPr="002423B6">
          <w:rPr>
            <w:rPrChange w:id="1421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features</w:instrText>
        </w:r>
        <w:r w:rsidRPr="002423B6">
          <w:rPr>
            <w:rPrChange w:id="1422" w:author="Rostislav Bobin" w:date="2019-05-17T11:37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8479DB">
          <w:rPr>
            <w:rStyle w:val="ac"/>
            <w:lang w:val="en-US"/>
          </w:rPr>
          <w:t>https</w:t>
        </w:r>
        <w:r w:rsidRPr="002423B6">
          <w:rPr>
            <w:rStyle w:val="ac"/>
            <w:rPrChange w:id="1423" w:author="Rostislav Bobin" w:date="2019-05-17T11:37:00Z">
              <w:rPr>
                <w:rStyle w:val="ac"/>
                <w:lang w:val="en-US"/>
              </w:rPr>
            </w:rPrChange>
          </w:rPr>
          <w:t>://</w:t>
        </w:r>
        <w:r w:rsidRPr="008479DB">
          <w:rPr>
            <w:rStyle w:val="ac"/>
            <w:lang w:val="en-US"/>
          </w:rPr>
          <w:t>aws</w:t>
        </w:r>
        <w:r w:rsidRPr="002423B6">
          <w:rPr>
            <w:rStyle w:val="ac"/>
            <w:rPrChange w:id="1424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amazon</w:t>
        </w:r>
        <w:r w:rsidRPr="002423B6">
          <w:rPr>
            <w:rStyle w:val="ac"/>
            <w:rPrChange w:id="1425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com</w:t>
        </w:r>
        <w:r w:rsidRPr="002423B6">
          <w:rPr>
            <w:rStyle w:val="ac"/>
            <w:rPrChange w:id="1426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ru</w:t>
        </w:r>
        <w:r w:rsidRPr="002423B6">
          <w:rPr>
            <w:rStyle w:val="ac"/>
            <w:rPrChange w:id="1427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iot</w:t>
        </w:r>
        <w:r w:rsidRPr="002423B6">
          <w:rPr>
            <w:rStyle w:val="ac"/>
            <w:rPrChange w:id="1428" w:author="Rostislav Bobin" w:date="2019-05-17T11:37:00Z">
              <w:rPr>
                <w:rStyle w:val="ac"/>
                <w:lang w:val="en-US"/>
              </w:rPr>
            </w:rPrChange>
          </w:rPr>
          <w:t>-</w:t>
        </w:r>
        <w:r w:rsidRPr="008479DB">
          <w:rPr>
            <w:rStyle w:val="ac"/>
            <w:lang w:val="en-US"/>
          </w:rPr>
          <w:t>core</w:t>
        </w:r>
        <w:r w:rsidRPr="002423B6">
          <w:rPr>
            <w:rStyle w:val="ac"/>
            <w:rPrChange w:id="1429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features</w:t>
        </w:r>
        <w:r w:rsidRPr="002423B6">
          <w:rPr>
            <w:rStyle w:val="ac"/>
            <w:rPrChange w:id="1430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2423B6">
          <w:rPr>
            <w:rPrChange w:id="1431" w:author="Rostislav Bobin" w:date="2019-05-17T11:37:00Z">
              <w:rPr>
                <w:lang w:val="en-US"/>
              </w:rPr>
            </w:rPrChange>
          </w:rPr>
          <w:t xml:space="preserve"> (</w:t>
        </w:r>
        <w:r w:rsidRPr="002423B6">
          <w:t>дата обращ</w:t>
        </w:r>
        <w:r>
          <w:t>ения 18.04</w:t>
        </w:r>
        <w:r w:rsidRPr="002423B6">
          <w:t>.2019</w:t>
        </w:r>
        <w:r w:rsidRPr="002423B6">
          <w:rPr>
            <w:rPrChange w:id="1432" w:author="Rostislav Bobin" w:date="2019-05-17T11:37:00Z">
              <w:rPr>
                <w:lang w:val="en-US"/>
              </w:rPr>
            </w:rPrChange>
          </w:rPr>
          <w:t>).</w:t>
        </w:r>
        <w:bookmarkEnd w:id="1401"/>
      </w:ins>
    </w:p>
    <w:p w14:paraId="1DD0064F" w14:textId="2B97697B" w:rsidR="002423B6" w:rsidRDefault="002423B6">
      <w:pPr>
        <w:pStyle w:val="ab"/>
        <w:numPr>
          <w:ilvl w:val="0"/>
          <w:numId w:val="3"/>
        </w:numPr>
        <w:spacing w:line="360" w:lineRule="auto"/>
        <w:jc w:val="both"/>
        <w:pPrChange w:id="1433" w:author="Rostislav Bobin" w:date="2019-04-18T13:52:00Z">
          <w:pPr>
            <w:widowControl w:val="0"/>
            <w:ind w:firstLine="0"/>
          </w:pPr>
        </w:pPrChange>
      </w:pPr>
      <w:bookmarkStart w:id="1434" w:name="_Ref8985551"/>
      <w:ins w:id="1435" w:author="Rostislav Bobin" w:date="2019-05-17T11:37:00Z">
        <w:r>
          <w:rPr>
            <w:lang w:val="en-US"/>
          </w:rPr>
          <w:t>AWS</w:t>
        </w:r>
        <w:r w:rsidRPr="00FB3A4A">
          <w:rPr>
            <w:rPrChange w:id="1436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FB3A4A">
          <w:rPr>
            <w:rPrChange w:id="1437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Greengrass</w:t>
        </w:r>
        <w:r w:rsidRPr="00FB3A4A">
          <w:rPr>
            <w:rPrChange w:id="1438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Features</w:t>
        </w:r>
        <w:r w:rsidRPr="00FB3A4A">
          <w:rPr>
            <w:rPrChange w:id="1439" w:author="Rostislav Bobin" w:date="2019-05-20T08:04:00Z">
              <w:rPr>
                <w:lang w:val="en-US"/>
              </w:rPr>
            </w:rPrChange>
          </w:rPr>
          <w:t xml:space="preserve">. </w:t>
        </w:r>
        <w:r w:rsidRPr="002423B6">
          <w:rPr>
            <w:rPrChange w:id="1440" w:author="Rostislav Bobin" w:date="2019-05-17T11:38:00Z">
              <w:rPr>
                <w:lang w:val="en-US"/>
              </w:rPr>
            </w:rPrChange>
          </w:rPr>
          <w:t>[</w:t>
        </w:r>
        <w:r>
          <w:t>Электронный</w:t>
        </w:r>
        <w:r w:rsidRPr="002423B6">
          <w:t xml:space="preserve"> </w:t>
        </w:r>
        <w:r>
          <w:t>ресурс</w:t>
        </w:r>
        <w:r w:rsidRPr="002423B6">
          <w:rPr>
            <w:rPrChange w:id="1441" w:author="Rostislav Bobin" w:date="2019-05-17T11:38:00Z">
              <w:rPr>
                <w:lang w:val="en-US"/>
              </w:rPr>
            </w:rPrChange>
          </w:rPr>
          <w:t>]</w:t>
        </w:r>
      </w:ins>
      <w:ins w:id="1442" w:author="Rostislav Bobin" w:date="2019-05-17T11:38:00Z">
        <w:r>
          <w:t xml:space="preserve"> </w:t>
        </w:r>
        <w:r>
          <w:rPr>
            <w:lang w:val="en-US"/>
          </w:rPr>
          <w:t>URL</w:t>
        </w:r>
        <w:r w:rsidRPr="002423B6">
          <w:rPr>
            <w:rPrChange w:id="1443" w:author="Rostislav Bobin" w:date="2019-05-17T11:38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2423B6">
          <w:rPr>
            <w:rPrChange w:id="1444" w:author="Rostislav Bobin" w:date="2019-05-17T11:38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2423B6">
          <w:rPr>
            <w:rPrChange w:id="1445" w:author="Rostislav Bobin" w:date="2019-05-17T11:38:00Z">
              <w:rPr>
                <w:lang w:val="en-US"/>
              </w:rPr>
            </w:rPrChange>
          </w:rPr>
          <w:instrText xml:space="preserve"> "</w:instrText>
        </w:r>
        <w:r w:rsidRPr="002423B6">
          <w:rPr>
            <w:lang w:val="en-US"/>
          </w:rPr>
          <w:instrText>https</w:instrText>
        </w:r>
        <w:r w:rsidRPr="002423B6">
          <w:rPr>
            <w:rPrChange w:id="1446" w:author="Rostislav Bobin" w:date="2019-05-17T11:38:00Z">
              <w:rPr>
                <w:lang w:val="en-US"/>
              </w:rPr>
            </w:rPrChange>
          </w:rPr>
          <w:instrText>://</w:instrText>
        </w:r>
        <w:r w:rsidRPr="002423B6">
          <w:rPr>
            <w:lang w:val="en-US"/>
          </w:rPr>
          <w:instrText>aws</w:instrText>
        </w:r>
        <w:r w:rsidRPr="002423B6">
          <w:rPr>
            <w:rPrChange w:id="1447" w:author="Rostislav Bobin" w:date="2019-05-17T11:38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amazon</w:instrText>
        </w:r>
        <w:r w:rsidRPr="002423B6">
          <w:rPr>
            <w:rPrChange w:id="1448" w:author="Rostislav Bobin" w:date="2019-05-17T11:38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com</w:instrText>
        </w:r>
        <w:r w:rsidRPr="002423B6">
          <w:rPr>
            <w:rPrChange w:id="1449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ru</w:instrText>
        </w:r>
        <w:r w:rsidRPr="002423B6">
          <w:rPr>
            <w:rPrChange w:id="1450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greengrass</w:instrText>
        </w:r>
        <w:r w:rsidRPr="002423B6">
          <w:rPr>
            <w:rPrChange w:id="1451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features</w:instrText>
        </w:r>
        <w:r w:rsidRPr="002423B6">
          <w:rPr>
            <w:rPrChange w:id="1452" w:author="Rostislav Bobin" w:date="2019-05-17T11:38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8479DB">
          <w:rPr>
            <w:rStyle w:val="ac"/>
            <w:lang w:val="en-US"/>
          </w:rPr>
          <w:t>https</w:t>
        </w:r>
        <w:r w:rsidRPr="008479DB">
          <w:rPr>
            <w:rStyle w:val="ac"/>
            <w:rPrChange w:id="1453" w:author="Rostislav Bobin" w:date="2019-05-17T11:38:00Z">
              <w:rPr>
                <w:lang w:val="en-US"/>
              </w:rPr>
            </w:rPrChange>
          </w:rPr>
          <w:t>://</w:t>
        </w:r>
        <w:r w:rsidRPr="008479DB">
          <w:rPr>
            <w:rStyle w:val="ac"/>
            <w:lang w:val="en-US"/>
          </w:rPr>
          <w:t>aws</w:t>
        </w:r>
        <w:r w:rsidRPr="008479DB">
          <w:rPr>
            <w:rStyle w:val="ac"/>
            <w:rPrChange w:id="1454" w:author="Rostislav Bobin" w:date="2019-05-17T11:38:00Z">
              <w:rPr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amazon</w:t>
        </w:r>
        <w:r w:rsidRPr="008479DB">
          <w:rPr>
            <w:rStyle w:val="ac"/>
            <w:rPrChange w:id="1455" w:author="Rostislav Bobin" w:date="2019-05-17T11:38:00Z">
              <w:rPr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com</w:t>
        </w:r>
        <w:r w:rsidRPr="008479DB">
          <w:rPr>
            <w:rStyle w:val="ac"/>
            <w:rPrChange w:id="1456" w:author="Rostislav Bobin" w:date="2019-05-17T11:38:00Z">
              <w:rPr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ru</w:t>
        </w:r>
        <w:r w:rsidRPr="008479DB">
          <w:rPr>
            <w:rStyle w:val="ac"/>
            <w:rPrChange w:id="1457" w:author="Rostislav Bobin" w:date="2019-05-17T11:38:00Z">
              <w:rPr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greengrass</w:t>
        </w:r>
        <w:r w:rsidRPr="008479DB">
          <w:rPr>
            <w:rStyle w:val="ac"/>
            <w:rPrChange w:id="1458" w:author="Rostislav Bobin" w:date="2019-05-17T11:38:00Z">
              <w:rPr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features</w:t>
        </w:r>
        <w:r w:rsidRPr="008479DB">
          <w:rPr>
            <w:rStyle w:val="ac"/>
            <w:rPrChange w:id="1459" w:author="Rostislav Bobin" w:date="2019-05-17T11:38:00Z">
              <w:rPr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2423B6">
          <w:rPr>
            <w:rPrChange w:id="1460" w:author="Rostislav Bobin" w:date="2019-05-17T11:38:00Z">
              <w:rPr>
                <w:lang w:val="en-US"/>
              </w:rPr>
            </w:rPrChange>
          </w:rPr>
          <w:t xml:space="preserve"> (</w:t>
        </w:r>
        <w:r w:rsidRPr="002423B6">
          <w:t>дата обращения 18.04.2019</w:t>
        </w:r>
        <w:r w:rsidRPr="002423B6">
          <w:rPr>
            <w:rPrChange w:id="1461" w:author="Rostislav Bobin" w:date="2019-05-17T11:38:00Z">
              <w:rPr>
                <w:lang w:val="en-US"/>
              </w:rPr>
            </w:rPrChange>
          </w:rPr>
          <w:t>).</w:t>
        </w:r>
      </w:ins>
      <w:bookmarkEnd w:id="1434"/>
    </w:p>
    <w:p w14:paraId="2E7643EA" w14:textId="21395EF8" w:rsidR="00455A2A" w:rsidRDefault="00455A2A" w:rsidP="00455A2A">
      <w:pPr>
        <w:pStyle w:val="ab"/>
        <w:numPr>
          <w:ilvl w:val="0"/>
          <w:numId w:val="3"/>
        </w:numPr>
        <w:spacing w:line="360" w:lineRule="auto"/>
        <w:jc w:val="both"/>
      </w:pPr>
      <w:bookmarkStart w:id="1462" w:name="_Ref9245952"/>
      <w:r>
        <w:t xml:space="preserve">Центры событий </w:t>
      </w:r>
      <w:r>
        <w:rPr>
          <w:lang w:val="en-US"/>
        </w:rPr>
        <w:t>Microsoft</w:t>
      </w:r>
      <w:r w:rsidRPr="00455A2A">
        <w:t xml:space="preserve"> </w:t>
      </w:r>
      <w:r>
        <w:rPr>
          <w:lang w:val="en-US"/>
        </w:rPr>
        <w:t>Azure</w:t>
      </w:r>
      <w:r w:rsidRPr="00455A2A">
        <w:t xml:space="preserve">. </w:t>
      </w:r>
      <w:r>
        <w:t xml:space="preserve">Документация. </w:t>
      </w:r>
      <w:r w:rsidRPr="00455A2A">
        <w:t>[</w:t>
      </w:r>
      <w:r>
        <w:t>Электронный ресурс</w:t>
      </w:r>
      <w:r w:rsidRPr="00455A2A">
        <w:t>]</w:t>
      </w:r>
      <w:r>
        <w:t xml:space="preserve"> </w:t>
      </w:r>
      <w:r>
        <w:rPr>
          <w:lang w:val="en-US"/>
        </w:rPr>
        <w:t>URL</w:t>
      </w:r>
      <w:r w:rsidRPr="00455A2A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1463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1464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1465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1466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1467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146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146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147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147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event</w:instrText>
      </w:r>
      <w:r w:rsidR="0044706D" w:rsidRPr="0044706D">
        <w:rPr>
          <w:rStyle w:val="ac"/>
          <w:rPrChange w:id="1472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hubs</w:instrText>
      </w:r>
      <w:r w:rsidR="0044706D" w:rsidRPr="0044706D">
        <w:rPr>
          <w:rStyle w:val="ac"/>
          <w:rPrChange w:id="1473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microsoft</w:t>
      </w:r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ru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ru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event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hubs</w:t>
      </w:r>
      <w:r w:rsidRPr="007C0919">
        <w:rPr>
          <w:rStyle w:val="ac"/>
        </w:rPr>
        <w:t>/</w:t>
      </w:r>
      <w:r w:rsidR="0044706D">
        <w:rPr>
          <w:rStyle w:val="ac"/>
        </w:rPr>
        <w:fldChar w:fldCharType="end"/>
      </w:r>
      <w:r w:rsidRPr="00455A2A">
        <w:t xml:space="preserve"> </w:t>
      </w:r>
      <w:r>
        <w:t>(дата обращения 19</w:t>
      </w:r>
      <w:r w:rsidRPr="00455A2A">
        <w:t>.04.2019).</w:t>
      </w:r>
      <w:bookmarkEnd w:id="1462"/>
    </w:p>
    <w:p w14:paraId="4294DAE3" w14:textId="5053AB4E" w:rsidR="00581ACE" w:rsidRDefault="00581ACE" w:rsidP="00581ACE">
      <w:pPr>
        <w:pStyle w:val="ab"/>
        <w:numPr>
          <w:ilvl w:val="0"/>
          <w:numId w:val="3"/>
        </w:numPr>
        <w:spacing w:line="360" w:lineRule="auto"/>
        <w:jc w:val="both"/>
      </w:pPr>
      <w:bookmarkStart w:id="1474" w:name="_Ref9246260"/>
      <w:r w:rsidRPr="00581ACE">
        <w:t>Авторизация доступа к веб-приложениям Azure Active Directory с помощью потока предоставления кода OAuth 2.0. [</w:t>
      </w:r>
      <w:r>
        <w:t>Электронный ресурс</w:t>
      </w:r>
      <w:r w:rsidRPr="00581ACE">
        <w:t>]</w:t>
      </w:r>
      <w:r>
        <w:t xml:space="preserve"> </w:t>
      </w:r>
      <w:r>
        <w:rPr>
          <w:lang w:val="en-US"/>
        </w:rPr>
        <w:t>URL</w:t>
      </w:r>
      <w:r w:rsidRPr="00581ACE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1475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1476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1477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1478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147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148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1481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148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148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active</w:instrText>
      </w:r>
      <w:r w:rsidR="0044706D" w:rsidRPr="0044706D">
        <w:rPr>
          <w:rStyle w:val="ac"/>
          <w:rPrChange w:id="148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directory</w:instrText>
      </w:r>
      <w:r w:rsidR="0044706D" w:rsidRPr="0044706D">
        <w:rPr>
          <w:rStyle w:val="ac"/>
          <w:rPrChange w:id="148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develop</w:instrText>
      </w:r>
      <w:r w:rsidR="0044706D" w:rsidRPr="0044706D">
        <w:rPr>
          <w:rStyle w:val="ac"/>
          <w:rPrChange w:id="148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v</w:instrText>
      </w:r>
      <w:r w:rsidR="0044706D" w:rsidRPr="0044706D">
        <w:rPr>
          <w:rStyle w:val="ac"/>
          <w:rPrChange w:id="1487" w:author="Rostislav Bobin" w:date="2019-05-26T15:53:00Z">
            <w:rPr>
              <w:rStyle w:val="ac"/>
              <w:lang w:val="en-US"/>
            </w:rPr>
          </w:rPrChange>
        </w:rPr>
        <w:instrText>1-</w:instrText>
      </w:r>
      <w:r w:rsidR="0044706D">
        <w:rPr>
          <w:rStyle w:val="ac"/>
          <w:lang w:val="en-US"/>
        </w:rPr>
        <w:instrText>protocols</w:instrText>
      </w:r>
      <w:r w:rsidR="0044706D" w:rsidRPr="0044706D">
        <w:rPr>
          <w:rStyle w:val="ac"/>
          <w:rPrChange w:id="1488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oauth</w:instrText>
      </w:r>
      <w:r w:rsidR="0044706D" w:rsidRPr="0044706D">
        <w:rPr>
          <w:rStyle w:val="ac"/>
          <w:rPrChange w:id="148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code</w:instrText>
      </w:r>
      <w:r w:rsidR="0044706D" w:rsidRPr="0044706D">
        <w:rPr>
          <w:rStyle w:val="ac"/>
          <w:rPrChange w:id="1490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microsoft</w:t>
      </w:r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ru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ru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active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directory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develop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v</w:t>
      </w:r>
      <w:r w:rsidRPr="007C0919">
        <w:rPr>
          <w:rStyle w:val="ac"/>
        </w:rPr>
        <w:t>1-</w:t>
      </w:r>
      <w:r w:rsidRPr="007C0919">
        <w:rPr>
          <w:rStyle w:val="ac"/>
          <w:lang w:val="en-US"/>
        </w:rPr>
        <w:t>protocols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oauth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code</w:t>
      </w:r>
      <w:r w:rsidRPr="00581ACE">
        <w:rPr>
          <w:rStyle w:val="ac"/>
        </w:rPr>
        <w:t>/</w:t>
      </w:r>
      <w:r w:rsidR="0044706D">
        <w:rPr>
          <w:rStyle w:val="ac"/>
        </w:rPr>
        <w:fldChar w:fldCharType="end"/>
      </w:r>
      <w:r w:rsidRPr="00581ACE">
        <w:t xml:space="preserve"> (дата обращения 19.04.2019).</w:t>
      </w:r>
      <w:bookmarkEnd w:id="1474"/>
    </w:p>
    <w:p w14:paraId="32FACB44" w14:textId="11D67360" w:rsidR="00CF3347" w:rsidRDefault="00CF3347" w:rsidP="00CF3347">
      <w:pPr>
        <w:pStyle w:val="ab"/>
        <w:numPr>
          <w:ilvl w:val="0"/>
          <w:numId w:val="3"/>
        </w:numPr>
        <w:spacing w:line="360" w:lineRule="auto"/>
        <w:jc w:val="both"/>
      </w:pPr>
      <w:bookmarkStart w:id="1491" w:name="_Ref9249155"/>
      <w:r>
        <w:t xml:space="preserve">Документация </w:t>
      </w:r>
      <w:r>
        <w:rPr>
          <w:lang w:val="en-US"/>
        </w:rPr>
        <w:t>Azure</w:t>
      </w:r>
      <w:r w:rsidRPr="00CF3347">
        <w:t xml:space="preserve"> </w:t>
      </w:r>
      <w:r>
        <w:rPr>
          <w:lang w:val="en-US"/>
        </w:rPr>
        <w:t>Active</w:t>
      </w:r>
      <w:r w:rsidRPr="00CF3347">
        <w:t xml:space="preserve"> </w:t>
      </w:r>
      <w:r>
        <w:rPr>
          <w:lang w:val="en-US"/>
        </w:rPr>
        <w:t>Directory</w:t>
      </w:r>
      <w:r w:rsidRPr="00CF3347">
        <w:t>. [</w:t>
      </w:r>
      <w:r>
        <w:t>Электронный ресурс</w:t>
      </w:r>
      <w:r w:rsidRPr="00CF3347">
        <w:t>]</w:t>
      </w:r>
      <w:r>
        <w:t xml:space="preserve"> </w:t>
      </w:r>
      <w:r>
        <w:rPr>
          <w:lang w:val="en-US"/>
        </w:rPr>
        <w:t>URL</w:t>
      </w:r>
      <w:r w:rsidRPr="00CF3347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1492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1493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1494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1495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1496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1497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1498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1499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150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active</w:instrText>
      </w:r>
      <w:r w:rsidR="0044706D" w:rsidRPr="0044706D">
        <w:rPr>
          <w:rStyle w:val="ac"/>
          <w:rPrChange w:id="1501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directory</w:instrText>
      </w:r>
      <w:r w:rsidR="0044706D" w:rsidRPr="0044706D">
        <w:rPr>
          <w:rStyle w:val="ac"/>
          <w:rPrChange w:id="1502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microsoft</w:t>
      </w:r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ru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ru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active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directory</w:t>
      </w:r>
      <w:r w:rsidRPr="007C0919">
        <w:rPr>
          <w:rStyle w:val="ac"/>
        </w:rPr>
        <w:t>/</w:t>
      </w:r>
      <w:r w:rsidR="0044706D">
        <w:rPr>
          <w:rStyle w:val="ac"/>
        </w:rPr>
        <w:fldChar w:fldCharType="end"/>
      </w:r>
      <w:r w:rsidRPr="00CF3347">
        <w:t xml:space="preserve"> (</w:t>
      </w:r>
      <w:r>
        <w:t>дата обращения 16.03.2019</w:t>
      </w:r>
      <w:r w:rsidRPr="00CF3347">
        <w:t>)</w:t>
      </w:r>
      <w:r>
        <w:t>.</w:t>
      </w:r>
      <w:bookmarkEnd w:id="1491"/>
    </w:p>
    <w:p w14:paraId="0491575D" w14:textId="59F0ED9F" w:rsidR="00601C79" w:rsidRDefault="00601C79" w:rsidP="00CF3347">
      <w:pPr>
        <w:pStyle w:val="ab"/>
        <w:numPr>
          <w:ilvl w:val="0"/>
          <w:numId w:val="3"/>
        </w:numPr>
        <w:spacing w:line="360" w:lineRule="auto"/>
        <w:jc w:val="both"/>
      </w:pPr>
      <w:bookmarkStart w:id="1503" w:name="_Ref9254486"/>
      <w:r>
        <w:t xml:space="preserve">Документация по центру Интернета вещей. </w:t>
      </w:r>
      <w:r w:rsidRPr="00CF3347">
        <w:t>[</w:t>
      </w:r>
      <w:r>
        <w:t>Электронный ресурс</w:t>
      </w:r>
      <w:r w:rsidRPr="00CF3347">
        <w:t>]</w:t>
      </w:r>
      <w:r>
        <w:t xml:space="preserve"> </w:t>
      </w:r>
      <w:r>
        <w:rPr>
          <w:lang w:val="en-US"/>
        </w:rPr>
        <w:t>URL</w:t>
      </w:r>
      <w:r w:rsidRPr="00CF3347">
        <w:t xml:space="preserve">: </w:t>
      </w:r>
      <w:hyperlink r:id="rId29" w:history="1">
        <w:r>
          <w:rPr>
            <w:rStyle w:val="ac"/>
          </w:rPr>
          <w:t>https://docs.microsoft.com/ru-ru/azure/iot-hub/</w:t>
        </w:r>
      </w:hyperlink>
      <w:r w:rsidRPr="00CF3347">
        <w:t xml:space="preserve"> (</w:t>
      </w:r>
      <w:r>
        <w:t>дата обращения 18.03.2019</w:t>
      </w:r>
      <w:r w:rsidRPr="00CF3347">
        <w:t>)</w:t>
      </w:r>
      <w:r>
        <w:t>.</w:t>
      </w:r>
      <w:bookmarkEnd w:id="1503"/>
    </w:p>
    <w:p w14:paraId="4F3AAD78" w14:textId="4FF6B5BC" w:rsidR="00367FC0" w:rsidRPr="002423B6" w:rsidRDefault="00367FC0" w:rsidP="00367FC0">
      <w:pPr>
        <w:pStyle w:val="ab"/>
        <w:numPr>
          <w:ilvl w:val="0"/>
          <w:numId w:val="3"/>
        </w:numPr>
        <w:spacing w:line="360" w:lineRule="auto"/>
        <w:jc w:val="both"/>
        <w:rPr>
          <w:ins w:id="1504" w:author="Rostislav Bobin" w:date="2019-04-05T13:10:00Z"/>
        </w:rPr>
      </w:pPr>
      <w:bookmarkStart w:id="1505" w:name="_Ref9332564"/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Pr="00367FC0">
        <w:t xml:space="preserve"> </w:t>
      </w:r>
      <w:r>
        <w:rPr>
          <w:lang w:val="en-US"/>
        </w:rPr>
        <w:t>Requests</w:t>
      </w:r>
      <w:r w:rsidRPr="00367FC0">
        <w:t>. [</w:t>
      </w:r>
      <w:r>
        <w:t>Электронный ресурс</w:t>
      </w:r>
      <w:r w:rsidRPr="00367FC0">
        <w:t>]</w:t>
      </w:r>
      <w:r>
        <w:t xml:space="preserve"> </w:t>
      </w:r>
      <w:r>
        <w:rPr>
          <w:lang w:val="en-US"/>
        </w:rPr>
        <w:t>URL</w:t>
      </w:r>
      <w:r w:rsidRPr="00367FC0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1506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1507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1508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learning</w:instrText>
      </w:r>
      <w:r w:rsidR="0044706D" w:rsidRPr="0044706D">
        <w:rPr>
          <w:rStyle w:val="ac"/>
          <w:rPrChange w:id="150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getpostman</w:instrText>
      </w:r>
      <w:r w:rsidR="0044706D" w:rsidRPr="0044706D">
        <w:rPr>
          <w:rStyle w:val="ac"/>
          <w:rPrChange w:id="151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151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151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postman</w:instrText>
      </w:r>
      <w:r w:rsidR="0044706D" w:rsidRPr="0044706D">
        <w:rPr>
          <w:rStyle w:val="ac"/>
          <w:rPrChange w:id="151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sending</w:instrText>
      </w:r>
      <w:r w:rsidR="0044706D" w:rsidRPr="0044706D">
        <w:rPr>
          <w:rStyle w:val="ac"/>
          <w:rPrChange w:id="1514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="0044706D">
        <w:rPr>
          <w:rStyle w:val="ac"/>
          <w:lang w:val="en-US"/>
        </w:rPr>
        <w:instrText>api</w:instrText>
      </w:r>
      <w:r w:rsidR="0044706D" w:rsidRPr="0044706D">
        <w:rPr>
          <w:rStyle w:val="ac"/>
          <w:rPrChange w:id="1515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="0044706D">
        <w:rPr>
          <w:rStyle w:val="ac"/>
          <w:lang w:val="en-US"/>
        </w:rPr>
        <w:instrText>requests</w:instrText>
      </w:r>
      <w:r w:rsidR="0044706D" w:rsidRPr="0044706D">
        <w:rPr>
          <w:rStyle w:val="ac"/>
          <w:rPrChange w:id="151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requests</w:instrText>
      </w:r>
      <w:r w:rsidR="0044706D" w:rsidRPr="0044706D">
        <w:rPr>
          <w:rStyle w:val="ac"/>
          <w:rPrChange w:id="151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367FC0">
        <w:rPr>
          <w:rStyle w:val="ac"/>
        </w:rPr>
        <w:t>://</w:t>
      </w:r>
      <w:r w:rsidRPr="007C0919">
        <w:rPr>
          <w:rStyle w:val="ac"/>
          <w:lang w:val="en-US"/>
        </w:rPr>
        <w:t>learning</w:t>
      </w:r>
      <w:r w:rsidRPr="00367FC0">
        <w:rPr>
          <w:rStyle w:val="ac"/>
        </w:rPr>
        <w:t>.</w:t>
      </w:r>
      <w:r w:rsidRPr="007C0919">
        <w:rPr>
          <w:rStyle w:val="ac"/>
          <w:lang w:val="en-US"/>
        </w:rPr>
        <w:t>getpostman</w:t>
      </w:r>
      <w:r w:rsidRPr="00367FC0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docs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postman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sending</w:t>
      </w:r>
      <w:r w:rsidRPr="00367FC0">
        <w:rPr>
          <w:rStyle w:val="ac"/>
        </w:rPr>
        <w:t>_</w:t>
      </w:r>
      <w:r w:rsidRPr="007C0919">
        <w:rPr>
          <w:rStyle w:val="ac"/>
          <w:lang w:val="en-US"/>
        </w:rPr>
        <w:t>api</w:t>
      </w:r>
      <w:r w:rsidRPr="00367FC0">
        <w:rPr>
          <w:rStyle w:val="ac"/>
        </w:rPr>
        <w:t>_</w:t>
      </w:r>
      <w:r w:rsidRPr="007C0919">
        <w:rPr>
          <w:rStyle w:val="ac"/>
          <w:lang w:val="en-US"/>
        </w:rPr>
        <w:t>requests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requests</w:t>
      </w:r>
      <w:r w:rsidRPr="00367FC0">
        <w:rPr>
          <w:rStyle w:val="ac"/>
        </w:rPr>
        <w:t>/</w:t>
      </w:r>
      <w:r w:rsidR="0044706D">
        <w:rPr>
          <w:rStyle w:val="ac"/>
        </w:rPr>
        <w:fldChar w:fldCharType="end"/>
      </w:r>
      <w:r w:rsidRPr="00367FC0">
        <w:t xml:space="preserve"> (</w:t>
      </w:r>
      <w:r>
        <w:t>дата обращения 07.04.2019</w:t>
      </w:r>
      <w:r w:rsidRPr="00367FC0">
        <w:t>).</w:t>
      </w:r>
      <w:bookmarkEnd w:id="1505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  <w:rPr>
          <w:ins w:id="1518" w:author="Rostislav Bobin" w:date="2019-05-17T12:41:00Z"/>
        </w:rPr>
      </w:pPr>
      <w:bookmarkStart w:id="1519" w:name="_Toc9242714"/>
      <w:r>
        <w:lastRenderedPageBreak/>
        <w:t>ПРИЛОЖЕНИЯ</w:t>
      </w:r>
      <w:bookmarkEnd w:id="1519"/>
    </w:p>
    <w:p w14:paraId="532939BE" w14:textId="77777777" w:rsidR="00445709" w:rsidRDefault="00445709" w:rsidP="00445709">
      <w:pPr>
        <w:widowControl w:val="0"/>
        <w:ind w:firstLine="0"/>
        <w:rPr>
          <w:ins w:id="1520" w:author="Rostislav Bobin" w:date="2019-05-17T12:41:00Z"/>
        </w:rPr>
      </w:pPr>
      <w:bookmarkStart w:id="1521" w:name="_Toc483920466"/>
      <w:bookmarkStart w:id="1522" w:name="_Toc9242715"/>
      <w:ins w:id="1523" w:author="Rostislav Bobin" w:date="2019-05-17T12:41:00Z">
        <w:r>
          <w:rPr>
            <w:rStyle w:val="20"/>
          </w:rPr>
          <w:t>Приложение 1</w:t>
        </w:r>
        <w:bookmarkEnd w:id="1521"/>
        <w:bookmarkEnd w:id="1522"/>
      </w:ins>
    </w:p>
    <w:p w14:paraId="6F990264" w14:textId="77777777" w:rsidR="00445709" w:rsidRDefault="00445709" w:rsidP="00445709">
      <w:pPr>
        <w:widowControl w:val="0"/>
        <w:ind w:firstLine="0"/>
        <w:rPr>
          <w:ins w:id="1524" w:author="Rostislav Bobin" w:date="2019-05-17T12:41:00Z"/>
        </w:rPr>
      </w:pPr>
      <w:ins w:id="1525" w:author="Rostislav Bobin" w:date="2019-05-17T12:41:00Z">
        <w:r>
          <w:t>Спецификация вариантов использования</w:t>
        </w:r>
      </w:ins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rPr>
          <w:ins w:id="152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27" w:author="Rostislav Bobin" w:date="2019-05-17T12:41:00Z"/>
                <w:b/>
              </w:rPr>
            </w:pPr>
            <w:ins w:id="1528" w:author="Rostislav Bobin" w:date="2019-05-17T12:41:00Z">
              <w:r>
                <w:rPr>
                  <w:i/>
                  <w:lang w:val="en-US"/>
                </w:rPr>
                <w:t>UseCase</w:t>
              </w:r>
              <w:r w:rsidRPr="00455A2A">
                <w:rPr>
                  <w:i/>
                </w:rPr>
                <w:t>:</w:t>
              </w:r>
              <w:r w:rsidRPr="00455A2A">
                <w:rPr>
                  <w:b/>
                </w:rPr>
                <w:t xml:space="preserve"> </w:t>
              </w:r>
            </w:ins>
            <w:ins w:id="1529" w:author="Rostislav Bobin" w:date="2019-05-17T12:42:00Z">
              <w:r>
                <w:t>Добавить источник данных</w:t>
              </w:r>
            </w:ins>
          </w:p>
        </w:tc>
      </w:tr>
      <w:tr w:rsidR="00445709" w14:paraId="7AF6A513" w14:textId="77777777" w:rsidTr="00445709">
        <w:trPr>
          <w:ins w:id="153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31" w:author="Rostislav Bobin" w:date="2019-05-17T12:41:00Z"/>
              </w:rPr>
            </w:pPr>
            <w:ins w:id="1532" w:author="Rostislav Bobin" w:date="2019-05-17T12:41:00Z">
              <w:r>
                <w:rPr>
                  <w:i/>
                  <w:lang w:val="en-US"/>
                </w:rPr>
                <w:t>ID</w:t>
              </w:r>
              <w:r w:rsidRPr="00455A2A">
                <w:rPr>
                  <w:i/>
                </w:rPr>
                <w:t>:</w:t>
              </w:r>
              <w:r w:rsidRPr="00455A2A">
                <w:t xml:space="preserve"> </w:t>
              </w:r>
              <w:r>
                <w:t>1</w:t>
              </w:r>
            </w:ins>
          </w:p>
        </w:tc>
      </w:tr>
      <w:tr w:rsidR="00445709" w14:paraId="07B248DF" w14:textId="77777777" w:rsidTr="00445709">
        <w:trPr>
          <w:ins w:id="153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34" w:author="Rostislav Bobin" w:date="2019-05-17T12:41:00Z"/>
              </w:rPr>
            </w:pPr>
            <w:ins w:id="1535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1536" w:author="Rostislav Bobin" w:date="2019-05-17T12:45:00Z">
              <w:r>
                <w:t xml:space="preserve">выполнить </w:t>
              </w:r>
            </w:ins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ins w:id="1537" w:author="Rostislav Bobin" w:date="2019-05-17T12:45:00Z">
              <w:r>
                <w:t xml:space="preserve">, инициирующий создание нового устройства с одним подключенным сенсором в </w:t>
              </w:r>
            </w:ins>
            <w:r w:rsidR="00CE5927">
              <w:t>выбранном</w:t>
            </w:r>
            <w:ins w:id="1538" w:author="Rostislav Bobin" w:date="2019-05-17T12:45:00Z">
              <w:r>
                <w:t xml:space="preserve"> </w:t>
              </w:r>
            </w:ins>
            <w:r w:rsidR="00CE5927">
              <w:t>помещении</w:t>
            </w:r>
          </w:p>
        </w:tc>
      </w:tr>
      <w:tr w:rsidR="00445709" w14:paraId="34EA216C" w14:textId="77777777" w:rsidTr="00445709">
        <w:trPr>
          <w:ins w:id="153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40" w:author="Rostislav Bobin" w:date="2019-05-17T12:41:00Z"/>
              </w:rPr>
            </w:pPr>
            <w:ins w:id="1541" w:author="Rostislav Bobin" w:date="2019-05-17T12:41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4D5EA1B" w14:textId="77777777" w:rsidTr="00445709">
        <w:trPr>
          <w:ins w:id="154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43" w:author="Rostislav Bobin" w:date="2019-05-17T12:41:00Z"/>
                <w:i/>
                <w:lang w:val="en-US"/>
              </w:rPr>
            </w:pPr>
            <w:ins w:id="1544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02BE3451" w14:textId="77777777" w:rsidTr="00445709">
        <w:trPr>
          <w:ins w:id="154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46" w:author="Rostislav Bobin" w:date="2019-05-17T12:41:00Z"/>
              </w:rPr>
            </w:pPr>
            <w:ins w:id="1547" w:author="Rostislav Bobin" w:date="2019-05-17T12:41:00Z">
              <w:r w:rsidRPr="00E45719">
                <w:rPr>
                  <w:i/>
                </w:rPr>
                <w:t>Предусловия:</w:t>
              </w:r>
            </w:ins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rPr>
          <w:ins w:id="154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1549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1550" w:author="Rostislav Bobin" w:date="2019-05-17T12:41:00Z"/>
              </w:rPr>
            </w:pPr>
            <w:ins w:id="1551" w:author="Rostislav Bobin" w:date="2019-05-17T12:46:00Z">
              <w:r>
                <w:t xml:space="preserve">Выполнить </w:t>
              </w:r>
            </w:ins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ins w:id="1552" w:author="Rostislav Bobin" w:date="2019-05-17T12:46:00Z">
              <w:r>
                <w:t>запрос</w:t>
              </w:r>
            </w:ins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ins w:id="1553" w:author="Rostislav Bobin" w:date="2019-05-17T12:41:00Z">
              <w:r>
                <w:t xml:space="preserve">Получить </w:t>
              </w:r>
            </w:ins>
            <w:r w:rsidR="007D59AE">
              <w:t xml:space="preserve">от сервера </w:t>
            </w:r>
            <w:ins w:id="1554" w:author="Rostislav Bobin" w:date="2019-05-17T12:41:00Z">
              <w:r>
                <w:t>ответ</w:t>
              </w:r>
            </w:ins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1555" w:author="Rostislav Bobin" w:date="2019-05-17T12:41:00Z"/>
              </w:rPr>
            </w:pPr>
            <w:ins w:id="1556" w:author="Rostislav Bobin" w:date="2019-05-17T13:05:00Z">
              <w:r>
                <w:t xml:space="preserve">Внести </w:t>
              </w:r>
            </w:ins>
            <w:r>
              <w:t>идентификатор созданного устройства</w:t>
            </w:r>
            <w:ins w:id="1557" w:author="Rostislav Bobin" w:date="2019-05-17T13:05:00Z">
              <w:r>
                <w:t xml:space="preserve"> в базу данных</w:t>
              </w:r>
            </w:ins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1558" w:author="Rostislav Bobin" w:date="2019-05-17T12:41:00Z"/>
              </w:rPr>
            </w:pPr>
            <w:ins w:id="1559" w:author="Rostislav Bobin" w:date="2019-05-17T12:46:00Z">
              <w:r>
                <w:t xml:space="preserve">Вернуть </w:t>
              </w:r>
            </w:ins>
            <w:r w:rsidR="003031C0">
              <w:t>администратору</w:t>
            </w:r>
            <w:ins w:id="1560" w:author="Rostislav Bobin" w:date="2019-05-17T12:46:00Z">
              <w:r>
                <w:t xml:space="preserve"> </w:t>
              </w:r>
            </w:ins>
            <w:r w:rsidR="007D59AE" w:rsidRPr="007D59AE">
              <w:t>идентификаторы</w:t>
            </w:r>
            <w:ins w:id="1561" w:author="Rostislav Bobin" w:date="2019-05-17T12:46:00Z">
              <w:r w:rsidRPr="00445709">
                <w:rPr>
                  <w:rPrChange w:id="1562" w:author="Rostislav Bobin" w:date="2019-05-17T12:47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сенсора и устройс</w:t>
              </w:r>
            </w:ins>
            <w:ins w:id="1563" w:author="Rostislav Bobin" w:date="2019-05-17T13:04:00Z">
              <w:r w:rsidR="00AE38CB">
                <w:t>т</w:t>
              </w:r>
            </w:ins>
            <w:ins w:id="1564" w:author="Rostislav Bobin" w:date="2019-05-17T12:46:00Z">
              <w:r>
                <w:t>ва</w:t>
              </w:r>
            </w:ins>
          </w:p>
        </w:tc>
      </w:tr>
      <w:tr w:rsidR="00445709" w14:paraId="0ED037D5" w14:textId="77777777" w:rsidTr="00445709">
        <w:trPr>
          <w:ins w:id="156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66" w:author="Rostislav Bobin" w:date="2019-05-17T12:41:00Z"/>
              </w:rPr>
            </w:pPr>
            <w:ins w:id="1567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04011F4" w14:textId="77777777" w:rsidTr="00445709">
        <w:trPr>
          <w:ins w:id="156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69" w:author="Rostislav Bobin" w:date="2019-05-17T12:41:00Z"/>
              </w:rPr>
            </w:pPr>
            <w:ins w:id="1570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7B0310E5" w14:textId="77777777" w:rsidTr="00445709">
        <w:trPr>
          <w:ins w:id="157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72" w:author="Rostislav Bobin" w:date="2019-05-17T12:41:00Z"/>
                <w:i/>
              </w:rPr>
            </w:pPr>
          </w:p>
        </w:tc>
      </w:tr>
      <w:tr w:rsidR="00445709" w14:paraId="48987C4D" w14:textId="77777777" w:rsidTr="00445709">
        <w:trPr>
          <w:ins w:id="157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74" w:author="Rostislav Bobin" w:date="2019-05-17T12:41:00Z"/>
                <w:b/>
              </w:rPr>
            </w:pPr>
            <w:ins w:id="1575" w:author="Rostislav Bobin" w:date="2019-05-17T12:41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t>Добавить пользователя</w:t>
              </w:r>
            </w:ins>
          </w:p>
        </w:tc>
      </w:tr>
      <w:tr w:rsidR="00445709" w14:paraId="2A1BE36F" w14:textId="77777777" w:rsidTr="00445709">
        <w:trPr>
          <w:ins w:id="157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77" w:author="Rostislav Bobin" w:date="2019-05-17T12:41:00Z"/>
              </w:rPr>
            </w:pPr>
            <w:ins w:id="1578" w:author="Rostislav Bobin" w:date="2019-05-17T12:41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  <w:r>
                <w:t>2</w:t>
              </w:r>
            </w:ins>
          </w:p>
        </w:tc>
      </w:tr>
      <w:tr w:rsidR="00445709" w14:paraId="54F5EEBC" w14:textId="77777777" w:rsidTr="00445709">
        <w:trPr>
          <w:ins w:id="157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80" w:author="Rostislav Bobin" w:date="2019-05-17T12:41:00Z"/>
              </w:rPr>
            </w:pPr>
            <w:ins w:id="1581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1582" w:author="Rostislav Bobin" w:date="2019-05-17T12:45:00Z">
              <w:r w:rsidR="007D59AE">
                <w:t xml:space="preserve">выполнить </w:t>
              </w:r>
            </w:ins>
            <w:r w:rsidR="007D59AE">
              <w:t xml:space="preserve">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ins w:id="1583" w:author="Rostislav Bobin" w:date="2019-05-17T12:45:00Z">
              <w:r w:rsidR="007D59AE">
                <w:t xml:space="preserve">, инициирующий создание нового </w:t>
              </w:r>
            </w:ins>
            <w:r w:rsidR="003031C0">
              <w:t>пользователя</w:t>
            </w:r>
          </w:p>
        </w:tc>
      </w:tr>
      <w:tr w:rsidR="00445709" w14:paraId="6ACD184D" w14:textId="77777777" w:rsidTr="00445709">
        <w:trPr>
          <w:ins w:id="158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85" w:author="Rostislav Bobin" w:date="2019-05-17T12:41:00Z"/>
              </w:rPr>
            </w:pPr>
            <w:ins w:id="1586" w:author="Rostislav Bobin" w:date="2019-05-17T12:41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55648CD" w14:textId="77777777" w:rsidTr="00445709">
        <w:trPr>
          <w:ins w:id="158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88" w:author="Rostislav Bobin" w:date="2019-05-17T12:41:00Z"/>
                <w:i/>
                <w:lang w:val="en-US"/>
              </w:rPr>
            </w:pPr>
            <w:ins w:id="1589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4E0C3A66" w14:textId="77777777" w:rsidTr="00445709">
        <w:trPr>
          <w:ins w:id="159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591" w:author="Rostislav Bobin" w:date="2019-05-17T12:41:00Z"/>
              </w:rPr>
            </w:pPr>
            <w:ins w:id="1592" w:author="Rostislav Bobin" w:date="2019-05-17T12:41:00Z">
              <w:r>
                <w:rPr>
                  <w:i/>
                </w:rPr>
                <w:t>Предусловия:</w:t>
              </w:r>
              <w:r>
                <w:t xml:space="preserve"> -</w:t>
              </w:r>
            </w:ins>
          </w:p>
        </w:tc>
      </w:tr>
      <w:tr w:rsidR="00445709" w14:paraId="5CCA01A0" w14:textId="77777777" w:rsidTr="00445709">
        <w:trPr>
          <w:ins w:id="159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1594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1595" w:author="Rostislav Bobin" w:date="2019-05-17T12:41:00Z"/>
              </w:rPr>
            </w:pPr>
            <w:ins w:id="1596" w:author="Rostislav Bobin" w:date="2019-05-17T12:46:00Z">
              <w:r>
                <w:t xml:space="preserve">Выполнить </w:t>
              </w:r>
            </w:ins>
            <w:r>
              <w:rPr>
                <w:lang w:val="en-US"/>
              </w:rPr>
              <w:t>POST</w:t>
            </w:r>
            <w:r w:rsidRPr="007D59AE">
              <w:t>-</w:t>
            </w:r>
            <w:ins w:id="1597" w:author="Rostislav Bobin" w:date="2019-05-17T12:46:00Z">
              <w:r>
                <w:t>запрос</w:t>
              </w:r>
            </w:ins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1598" w:author="Rostislav Bobin" w:date="2019-05-17T12:41:00Z">
              <w:r>
                <w:t xml:space="preserve">Получить </w:t>
              </w:r>
            </w:ins>
            <w:r>
              <w:t xml:space="preserve">от сервера </w:t>
            </w:r>
            <w:ins w:id="1599" w:author="Rostislav Bobin" w:date="2019-05-17T12:41:00Z">
              <w:r>
                <w:t>ответ</w:t>
              </w:r>
            </w:ins>
            <w:r>
              <w:t xml:space="preserve">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1600" w:author="Rostislav Bobin" w:date="2019-05-17T13:05:00Z">
              <w:r>
                <w:t>Внести в базу данных</w:t>
              </w:r>
            </w:ins>
            <w:r>
              <w:t xml:space="preserve">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1601" w:author="Rostislav Bobin" w:date="2019-05-17T12:41:00Z"/>
              </w:rPr>
            </w:pPr>
            <w:r>
              <w:t>Вернуть администратору</w:t>
            </w:r>
            <w:ins w:id="1602" w:author="Rostislav Bobin" w:date="2019-05-17T13:05:00Z">
              <w:r>
                <w:t xml:space="preserve"> </w:t>
              </w:r>
            </w:ins>
            <w:r>
              <w:t>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rPr>
          <w:ins w:id="160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04" w:author="Rostislav Bobin" w:date="2019-05-17T12:41:00Z"/>
              </w:rPr>
            </w:pPr>
            <w:ins w:id="1605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608AEF4" w14:textId="77777777" w:rsidTr="00445709">
        <w:trPr>
          <w:ins w:id="160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07" w:author="Rostislav Bobin" w:date="2019-05-17T12:41:00Z"/>
              </w:rPr>
            </w:pPr>
            <w:ins w:id="1608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446F55E5" w14:textId="77777777" w:rsidTr="00445709">
        <w:trPr>
          <w:ins w:id="160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10" w:author="Rostislav Bobin" w:date="2019-05-17T12:41:00Z"/>
                <w:i/>
              </w:rPr>
            </w:pPr>
          </w:p>
        </w:tc>
      </w:tr>
      <w:tr w:rsidR="00445709" w14:paraId="6737670A" w14:textId="77777777" w:rsidTr="00445709">
        <w:trPr>
          <w:ins w:id="161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12" w:author="Rostislav Bobin" w:date="2019-05-17T12:43:00Z"/>
                <w:i/>
              </w:rPr>
            </w:pPr>
            <w:ins w:id="1613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rPr>
                  <w:szCs w:val="28"/>
                </w:rPr>
                <w:t>Оповестить пользователя о неэффективном энергопотреблении</w:t>
              </w:r>
            </w:ins>
          </w:p>
        </w:tc>
      </w:tr>
      <w:tr w:rsidR="00445709" w14:paraId="55B5EFDF" w14:textId="77777777" w:rsidTr="00445709">
        <w:trPr>
          <w:ins w:id="161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15" w:author="Rostislav Bobin" w:date="2019-05-17T12:43:00Z"/>
                <w:i/>
                <w:lang w:val="en-US"/>
              </w:rPr>
            </w:pPr>
            <w:ins w:id="1616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3031C0">
              <w:t>3</w:t>
            </w:r>
          </w:p>
        </w:tc>
      </w:tr>
      <w:tr w:rsidR="00445709" w14:paraId="339314BD" w14:textId="77777777" w:rsidTr="00445709">
        <w:trPr>
          <w:ins w:id="161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18" w:author="Rostislav Bobin" w:date="2019-05-17T12:43:00Z"/>
                <w:i/>
                <w:rPrChange w:id="1619" w:author="Rostislav Bobin" w:date="2019-05-17T12:43:00Z">
                  <w:rPr>
                    <w:ins w:id="1620" w:author="Rostislav Bobin" w:date="2019-05-17T12:43:00Z"/>
                    <w:i/>
                    <w:lang w:val="en-US"/>
                  </w:rPr>
                </w:rPrChange>
              </w:rPr>
            </w:pPr>
            <w:ins w:id="1621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</w:t>
            </w:r>
            <w:ins w:id="1622" w:author="Rostislav Bobin" w:date="2019-05-17T12:48:00Z">
              <w:r>
                <w:t xml:space="preserve">ри достижении заранее определенных условий, уведомить </w:t>
              </w:r>
            </w:ins>
            <w:r w:rsidR="003031C0">
              <w:t>пользователя</w:t>
            </w:r>
            <w:ins w:id="1623" w:author="Rostislav Bobin" w:date="2019-05-17T12:48:00Z">
              <w:r>
                <w:t xml:space="preserve"> системы</w:t>
              </w:r>
            </w:ins>
            <w:r w:rsidR="003031C0">
              <w:t xml:space="preserve"> и администратора</w:t>
            </w:r>
            <w:ins w:id="1624" w:author="Rostislav Bobin" w:date="2019-05-17T12:48:00Z">
              <w:r>
                <w:t xml:space="preserve"> о неэффективном энергопотреблении в одном из помещений</w:t>
              </w:r>
            </w:ins>
          </w:p>
        </w:tc>
      </w:tr>
      <w:tr w:rsidR="00445709" w14:paraId="541E935F" w14:textId="77777777" w:rsidTr="00445709">
        <w:trPr>
          <w:ins w:id="162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26" w:author="Rostislav Bobin" w:date="2019-05-17T12:43:00Z"/>
                <w:i/>
              </w:rPr>
            </w:pPr>
            <w:ins w:id="1627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250377E9" w14:textId="77777777" w:rsidTr="00445709">
        <w:trPr>
          <w:ins w:id="162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29" w:author="Rostislav Bobin" w:date="2019-05-17T12:43:00Z"/>
                <w:i/>
              </w:rPr>
            </w:pPr>
            <w:ins w:id="1630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4608582D" w14:textId="77777777" w:rsidTr="00445709">
        <w:trPr>
          <w:ins w:id="163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32" w:author="Rostislav Bobin" w:date="2019-05-17T12:43:00Z"/>
              </w:rPr>
            </w:pPr>
            <w:ins w:id="1633" w:author="Rostislav Bobin" w:date="2019-05-17T12:43:00Z">
              <w:r w:rsidRPr="00E45719">
                <w:rPr>
                  <w:i/>
                </w:rPr>
                <w:t>Предусловия:</w:t>
              </w:r>
              <w:r w:rsidRPr="00E45719">
                <w:t xml:space="preserve"> </w:t>
              </w:r>
            </w:ins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rPr>
          <w:ins w:id="163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35" w:author="Rostislav Bobin" w:date="2019-05-17T12:43:00Z"/>
              </w:rPr>
            </w:pPr>
            <w:ins w:id="1636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551D41BA" w14:textId="61950EF6" w:rsidR="00AE38CB" w:rsidRPr="00445709" w:rsidRDefault="00E45719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ns w:id="1637" w:author="Rostislav Bobin" w:date="2019-05-17T12:43:00Z"/>
                <w:i/>
                <w:rPrChange w:id="1638" w:author="Rostislav Bobin" w:date="2019-05-17T12:49:00Z">
                  <w:rPr>
                    <w:ins w:id="1639" w:author="Rostislav Bobin" w:date="2019-05-17T12:43:00Z"/>
                  </w:rPr>
                </w:rPrChange>
              </w:rPr>
              <w:pPrChange w:id="1640" w:author="Rostislav Bobin" w:date="2019-05-17T12:49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lastRenderedPageBreak/>
              <w:t>А</w:t>
            </w:r>
            <w:ins w:id="1641" w:author="Rostislav Bobin" w:date="2019-05-17T13:01:00Z">
              <w:r w:rsidR="00AE38CB">
                <w:t>ктивировать событие, отп</w:t>
              </w:r>
            </w:ins>
            <w:ins w:id="1642" w:author="Rostislav Bobin" w:date="2019-05-17T13:02:00Z">
              <w:r w:rsidR="00AE38CB">
                <w:t>р</w:t>
              </w:r>
            </w:ins>
            <w:ins w:id="1643" w:author="Rostislav Bobin" w:date="2019-05-17T13:01:00Z">
              <w:r w:rsidR="00AE38CB">
                <w:t xml:space="preserve">авляющее </w:t>
              </w:r>
              <w:r w:rsidR="00AE38CB">
                <w:rPr>
                  <w:lang w:val="en-US"/>
                </w:rPr>
                <w:t>email</w:t>
              </w:r>
              <w:r w:rsidR="00AE38CB" w:rsidRPr="00AE38CB">
                <w:rPr>
                  <w:rPrChange w:id="1644" w:author="Rostislav Bobin" w:date="2019-05-17T13:01:00Z">
                    <w:rPr>
                      <w:lang w:val="en-US"/>
                    </w:rPr>
                  </w:rPrChange>
                </w:rPr>
                <w:t>-</w:t>
              </w:r>
              <w:r w:rsidR="00AE38CB">
                <w:t>сообщени</w:t>
              </w:r>
            </w:ins>
            <w:r>
              <w:t>я</w:t>
            </w:r>
            <w:ins w:id="1645" w:author="Rostislav Bobin" w:date="2019-05-17T13:02:00Z">
              <w:r w:rsidR="00AE38CB">
                <w:t xml:space="preserve"> администратору системы</w:t>
              </w:r>
            </w:ins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rPr>
          <w:ins w:id="164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47" w:author="Rostislav Bobin" w:date="2019-05-17T12:43:00Z"/>
                <w:i/>
              </w:rPr>
            </w:pPr>
            <w:ins w:id="1648" w:author="Rostislav Bobin" w:date="2019-05-17T12:43:00Z">
              <w:r>
                <w:rPr>
                  <w:i/>
                </w:rPr>
                <w:lastRenderedPageBreak/>
                <w:t>Постусловия:</w:t>
              </w:r>
              <w:r>
                <w:t xml:space="preserve"> -</w:t>
              </w:r>
            </w:ins>
          </w:p>
        </w:tc>
      </w:tr>
      <w:tr w:rsidR="00445709" w14:paraId="4C944857" w14:textId="77777777" w:rsidTr="00445709">
        <w:trPr>
          <w:ins w:id="164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50" w:author="Rostislav Bobin" w:date="2019-05-17T12:43:00Z"/>
                <w:i/>
              </w:rPr>
            </w:pPr>
            <w:ins w:id="1651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rPr>
          <w:ins w:id="165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53" w:author="Rostislav Bobin" w:date="2019-05-17T12:43:00Z"/>
                <w:i/>
              </w:rPr>
            </w:pPr>
            <w:ins w:id="1654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1655" w:author="Rostislav Bobin" w:date="2019-05-17T12:44:00Z">
              <w:r>
                <w:rPr>
                  <w:szCs w:val="28"/>
                </w:rPr>
                <w:t>Посмотреть среднее энергопотребление за промежуток</w:t>
              </w:r>
            </w:ins>
          </w:p>
        </w:tc>
      </w:tr>
      <w:tr w:rsidR="00445709" w14:paraId="615059C2" w14:textId="77777777" w:rsidTr="00445709">
        <w:trPr>
          <w:ins w:id="165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57" w:author="Rostislav Bobin" w:date="2019-05-17T12:43:00Z"/>
                <w:i/>
                <w:lang w:val="en-US"/>
              </w:rPr>
            </w:pPr>
            <w:ins w:id="1658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E45719">
              <w:t>4</w:t>
            </w:r>
          </w:p>
        </w:tc>
      </w:tr>
      <w:tr w:rsidR="00445709" w14:paraId="375843BB" w14:textId="77777777" w:rsidTr="00445709">
        <w:trPr>
          <w:ins w:id="165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60" w:author="Rostislav Bobin" w:date="2019-05-17T12:43:00Z"/>
                <w:i/>
                <w:rPrChange w:id="1661" w:author="Rostislav Bobin" w:date="2019-05-17T13:03:00Z">
                  <w:rPr>
                    <w:ins w:id="1662" w:author="Rostislav Bobin" w:date="2019-05-17T12:43:00Z"/>
                    <w:i/>
                    <w:lang w:val="en-US"/>
                  </w:rPr>
                </w:rPrChange>
              </w:rPr>
            </w:pPr>
            <w:ins w:id="1663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rPr>
          <w:ins w:id="166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65" w:author="Rostislav Bobin" w:date="2019-05-17T12:43:00Z"/>
                <w:i/>
              </w:rPr>
            </w:pPr>
            <w:ins w:id="1666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5477BD1C" w14:textId="77777777" w:rsidTr="00445709">
        <w:trPr>
          <w:ins w:id="166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68" w:author="Rostislav Bobin" w:date="2019-05-17T12:43:00Z"/>
                <w:i/>
              </w:rPr>
            </w:pPr>
            <w:ins w:id="1669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6D18341F" w14:textId="77777777" w:rsidTr="00445709">
        <w:trPr>
          <w:ins w:id="167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71" w:author="Rostislav Bobin" w:date="2019-05-17T12:43:00Z"/>
                <w:i/>
              </w:rPr>
            </w:pPr>
            <w:ins w:id="1672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rPr>
          <w:ins w:id="167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1674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  <w:rPr>
                <w:ins w:id="1675" w:author="Rostislav Bobin" w:date="2019-05-17T12:41:00Z"/>
              </w:rPr>
            </w:pPr>
            <w:ins w:id="1676" w:author="Rostislav Bobin" w:date="2019-05-17T12:46:00Z">
              <w:r>
                <w:t>Выполнить</w:t>
              </w:r>
            </w:ins>
            <w:r>
              <w:t xml:space="preserve"> </w:t>
            </w:r>
            <w:ins w:id="1677" w:author="Rostislav Bobin" w:date="2019-05-17T12:46:00Z">
              <w:r>
                <w:t>запрос</w:t>
              </w:r>
            </w:ins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AE38CB" w:rsidRDefault="00A55290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rPr>
                <w:ins w:id="1678" w:author="Rostislav Bobin" w:date="2019-05-17T12:43:00Z"/>
                <w:rPrChange w:id="1679" w:author="Rostislav Bobin" w:date="2019-05-17T13:03:00Z">
                  <w:rPr>
                    <w:ins w:id="1680" w:author="Rostislav Bobin" w:date="2019-05-17T12:43:00Z"/>
                    <w:i/>
                  </w:rPr>
                </w:rPrChange>
              </w:rPr>
              <w:pPrChange w:id="1681" w:author="Rostislav Bobin" w:date="2019-05-17T13:03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rPr>
          <w:ins w:id="168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83" w:author="Rostislav Bobin" w:date="2019-05-17T12:43:00Z"/>
                <w:i/>
              </w:rPr>
            </w:pPr>
            <w:ins w:id="1684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244F96AD" w14:textId="77777777" w:rsidTr="00445709">
        <w:trPr>
          <w:ins w:id="168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86" w:author="Rostislav Bobin" w:date="2019-05-17T12:43:00Z"/>
              </w:rPr>
            </w:pPr>
            <w:ins w:id="1687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rPr>
          <w:ins w:id="168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89" w:author="Rostislav Bobin" w:date="2019-05-17T12:43:00Z"/>
                <w:i/>
              </w:rPr>
            </w:pPr>
            <w:ins w:id="1690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1691" w:author="Rostislav Bobin" w:date="2019-05-17T12:44:00Z">
              <w:r>
                <w:rPr>
                  <w:szCs w:val="28"/>
                </w:rPr>
                <w:t xml:space="preserve">Посмотреть текущее энергопотребление </w:t>
              </w:r>
            </w:ins>
          </w:p>
        </w:tc>
      </w:tr>
      <w:tr w:rsidR="00445709" w14:paraId="45ACC28A" w14:textId="77777777" w:rsidTr="00445709">
        <w:trPr>
          <w:ins w:id="169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93" w:author="Rostislav Bobin" w:date="2019-05-17T12:43:00Z"/>
                <w:i/>
                <w:lang w:val="en-US"/>
              </w:rPr>
            </w:pPr>
            <w:ins w:id="1694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A55290">
              <w:t>5</w:t>
            </w:r>
          </w:p>
        </w:tc>
      </w:tr>
      <w:tr w:rsidR="00445709" w14:paraId="53485329" w14:textId="77777777" w:rsidTr="00445709">
        <w:trPr>
          <w:ins w:id="169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696" w:author="Rostislav Bobin" w:date="2019-05-17T12:43:00Z"/>
                <w:i/>
                <w:rPrChange w:id="1697" w:author="Rostislav Bobin" w:date="2019-05-17T12:43:00Z">
                  <w:rPr>
                    <w:ins w:id="1698" w:author="Rostislav Bobin" w:date="2019-05-17T12:43:00Z"/>
                    <w:i/>
                    <w:lang w:val="en-US"/>
                  </w:rPr>
                </w:rPrChange>
              </w:rPr>
            </w:pPr>
            <w:ins w:id="1699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rPr>
          <w:ins w:id="170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701" w:author="Rostislav Bobin" w:date="2019-05-17T12:43:00Z"/>
                <w:i/>
              </w:rPr>
            </w:pPr>
            <w:ins w:id="1702" w:author="Rostislav Bobin" w:date="2019-05-17T12:43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39AEC44A" w14:textId="77777777" w:rsidTr="00445709">
        <w:trPr>
          <w:ins w:id="170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704" w:author="Rostislav Bobin" w:date="2019-05-17T12:43:00Z"/>
                <w:i/>
              </w:rPr>
            </w:pPr>
            <w:ins w:id="1705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09B8C775" w14:textId="77777777" w:rsidTr="00445709">
        <w:trPr>
          <w:ins w:id="170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707" w:author="Rostislav Bobin" w:date="2019-05-17T12:43:00Z"/>
                <w:i/>
              </w:rPr>
            </w:pPr>
            <w:ins w:id="1708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rPr>
          <w:ins w:id="170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710" w:author="Rostislav Bobin" w:date="2019-05-17T12:43:00Z"/>
                <w:lang w:val="en-US"/>
                <w:rPrChange w:id="1711" w:author="Rostislav Bobin" w:date="2019-05-17T13:04:00Z">
                  <w:rPr>
                    <w:ins w:id="1712" w:author="Rostislav Bobin" w:date="2019-05-17T12:43:00Z"/>
                  </w:rPr>
                </w:rPrChange>
              </w:rPr>
            </w:pPr>
            <w:ins w:id="1713" w:author="Rostislav Bobin" w:date="2019-05-17T12:43:00Z">
              <w:r w:rsidRPr="00AE38CB">
                <w:rPr>
                  <w:rPrChange w:id="1714" w:author="Rostislav Bobin" w:date="2019-05-17T13:04:00Z">
                    <w:rPr>
                      <w:i/>
                    </w:rPr>
                  </w:rPrChange>
                </w:rPr>
                <w:t>Основной поток:</w:t>
              </w:r>
              <w:r w:rsidRPr="00AE38CB">
                <w:t xml:space="preserve"> </w:t>
              </w:r>
            </w:ins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AE38CB" w:rsidRDefault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  <w:rPr>
                <w:ins w:id="1715" w:author="Rostislav Bobin" w:date="2019-05-17T12:43:00Z"/>
                <w:rPrChange w:id="1716" w:author="Rostislav Bobin" w:date="2019-05-17T13:04:00Z">
                  <w:rPr>
                    <w:ins w:id="1717" w:author="Rostislav Bobin" w:date="2019-05-17T12:43:00Z"/>
                    <w:i/>
                  </w:rPr>
                </w:rPrChange>
              </w:rPr>
              <w:pPrChange w:id="1718" w:author="Rostislav Bobin" w:date="2019-05-17T13:04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rPr>
          <w:ins w:id="171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720" w:author="Rostislav Bobin" w:date="2019-05-17T12:43:00Z"/>
                <w:i/>
              </w:rPr>
            </w:pPr>
            <w:ins w:id="1721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3E6F0787" w14:textId="77777777" w:rsidTr="00445709">
        <w:trPr>
          <w:ins w:id="172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1723" w:author="Rostislav Bobin" w:date="2019-05-17T12:43:00Z"/>
                <w:i/>
              </w:rPr>
            </w:pPr>
            <w:ins w:id="1724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ins w:id="1725" w:author="Rostislav Bobin" w:date="2019-05-17T12:41:00Z"/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  <w:rPr>
          <w:ins w:id="1726" w:author="Rostislav Bobin" w:date="2019-05-17T12:41:00Z"/>
        </w:rPr>
      </w:pPr>
      <w:ins w:id="1727" w:author="Rostislav Bobin" w:date="2019-05-17T12:41:00Z">
        <w:r>
          <w:br w:type="page"/>
        </w:r>
      </w:ins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ins w:id="1728" w:author="Rostislav Bobin" w:date="2019-05-17T12:41:00Z"/>
          <w:rStyle w:val="20"/>
          <w:lang w:val="en-US"/>
        </w:rPr>
      </w:pPr>
      <w:bookmarkStart w:id="1729" w:name="_Toc483920467"/>
      <w:bookmarkStart w:id="1730" w:name="_Toc9242716"/>
      <w:ins w:id="1731" w:author="Rostislav Bobin" w:date="2019-05-17T12:41:00Z">
        <w:r>
          <w:rPr>
            <w:rStyle w:val="20"/>
          </w:rPr>
          <w:lastRenderedPageBreak/>
          <w:t>Приложение 2</w:t>
        </w:r>
        <w:bookmarkEnd w:id="1729"/>
        <w:bookmarkEnd w:id="1730"/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Console.WriteLine("ERROR: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410DD8C2" w:rsidR="00445709" w:rsidRPr="00445709" w:rsidRDefault="00445709">
      <w:pPr>
        <w:ind w:firstLine="0"/>
        <w:rPr>
          <w:rPrChange w:id="1732" w:author="Rostislav Bobin" w:date="2019-05-17T12:41:00Z">
            <w:rPr>
              <w:lang w:val="en-US"/>
            </w:rPr>
          </w:rPrChange>
        </w:rPr>
        <w:pPrChange w:id="1733" w:author="Rostislav Bobin" w:date="2019-05-17T12:41:00Z">
          <w:pPr>
            <w:pStyle w:val="1"/>
            <w:widowControl w:val="0"/>
          </w:pPr>
        </w:pPrChange>
      </w:pPr>
      <w:ins w:id="1734" w:author="Rostislav Bobin" w:date="2019-05-17T12:41:00Z">
        <w:r>
          <w:rPr>
            <w:rFonts w:ascii="Courier New" w:hAnsi="Courier New" w:cs="Courier New"/>
            <w:i/>
            <w:iCs/>
            <w:sz w:val="20"/>
            <w:lang w:val="en-US"/>
          </w:rPr>
          <w:lastRenderedPageBreak/>
          <w:br/>
        </w:r>
      </w:ins>
    </w:p>
    <w:sectPr w:rsidR="00445709" w:rsidRPr="00445709">
      <w:footerReference w:type="default" r:id="rId30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6" w:author="Gleb Radchenko" w:date="2019-04-12T15:18:00Z" w:initials="GR">
    <w:p w14:paraId="6430A8DC" w14:textId="77777777" w:rsidR="004A51EB" w:rsidRDefault="004A51EB" w:rsidP="0044706D">
      <w:pPr>
        <w:pStyle w:val="afd"/>
      </w:pPr>
      <w:r>
        <w:rPr>
          <w:rStyle w:val="afc"/>
        </w:rPr>
        <w:annotationRef/>
      </w:r>
      <w:r>
        <w:t>Форматирование подписи исправить. В диаграмме нет структуры</w:t>
      </w:r>
    </w:p>
  </w:comment>
  <w:comment w:id="107" w:author="Gleb Radchenko" w:date="2019-05-24T13:11:00Z" w:initials="GR">
    <w:p w14:paraId="39CADB7C" w14:textId="77777777" w:rsidR="004A51EB" w:rsidRDefault="004A51EB" w:rsidP="0044706D">
      <w:pPr>
        <w:pStyle w:val="afd"/>
      </w:pPr>
      <w:r>
        <w:rPr>
          <w:rStyle w:val="afc"/>
        </w:rPr>
        <w:annotationRef/>
      </w:r>
      <w:r>
        <w:t>Использовать стандартную нотацию (например, потоки данных), убрать рекламу веб-сервиса, увеличить размер текста. Исправить подписи</w:t>
      </w:r>
    </w:p>
  </w:comment>
  <w:comment w:id="139" w:author="Gleb Radchenko" w:date="2019-05-24T13:16:00Z" w:initials="GR">
    <w:p w14:paraId="62046D0E" w14:textId="77777777" w:rsidR="004A51EB" w:rsidRDefault="004A51EB" w:rsidP="00E05CCC">
      <w:pPr>
        <w:pStyle w:val="afd"/>
      </w:pPr>
      <w:r>
        <w:rPr>
          <w:rStyle w:val="afc"/>
        </w:rPr>
        <w:annotationRef/>
      </w:r>
      <w:r>
        <w:t>Нужна диаграмма</w:t>
      </w:r>
    </w:p>
  </w:comment>
  <w:comment w:id="269" w:author="Gleb Radchenko" w:date="2019-05-24T13:07:00Z" w:initials="GR">
    <w:p w14:paraId="3F94A313" w14:textId="49080661" w:rsidR="004A51EB" w:rsidRPr="002D3E29" w:rsidRDefault="004A51EB">
      <w:pPr>
        <w:pStyle w:val="afd"/>
      </w:pPr>
      <w:r>
        <w:rPr>
          <w:rStyle w:val="afc"/>
        </w:rPr>
        <w:annotationRef/>
      </w:r>
      <w:r>
        <w:t xml:space="preserve">Надо представить </w:t>
      </w:r>
      <w:r>
        <w:rPr>
          <w:lang w:val="en-US"/>
        </w:rPr>
        <w:t>Azure</w:t>
      </w:r>
      <w:r w:rsidRPr="002D3E29">
        <w:t xml:space="preserve"> </w:t>
      </w:r>
      <w:r>
        <w:rPr>
          <w:lang w:val="en-US"/>
        </w:rPr>
        <w:t>DT</w:t>
      </w:r>
      <w:r w:rsidRPr="002D3E29">
        <w:t xml:space="preserve"> </w:t>
      </w:r>
      <w:r>
        <w:t>до того, как начинаешь его описывать.</w:t>
      </w:r>
    </w:p>
  </w:comment>
  <w:comment w:id="328" w:author="Gleb Radchenko" w:date="2019-04-12T15:18:00Z" w:initials="GR">
    <w:p w14:paraId="040B62B4" w14:textId="004F22BF" w:rsidR="004A51EB" w:rsidRDefault="004A51EB">
      <w:pPr>
        <w:pStyle w:val="afd"/>
      </w:pPr>
      <w:r>
        <w:rPr>
          <w:rStyle w:val="afc"/>
        </w:rPr>
        <w:annotationRef/>
      </w:r>
      <w:r>
        <w:t>Форматирование подписи исправить. В диаграмме нет структуры</w:t>
      </w:r>
    </w:p>
  </w:comment>
  <w:comment w:id="329" w:author="Gleb Radchenko" w:date="2019-05-24T13:11:00Z" w:initials="GR">
    <w:p w14:paraId="58C23199" w14:textId="28444A76" w:rsidR="004A51EB" w:rsidRDefault="004A51EB">
      <w:pPr>
        <w:pStyle w:val="afd"/>
      </w:pPr>
      <w:r>
        <w:rPr>
          <w:rStyle w:val="afc"/>
        </w:rPr>
        <w:annotationRef/>
      </w:r>
      <w:r>
        <w:t>Использовать стандартную нотацию (например, потоки данных), убрать рекламу веб-сервиса, увеличить размер текста. Исправить подписи</w:t>
      </w:r>
    </w:p>
  </w:comment>
  <w:comment w:id="335" w:author="Gleb Radchenko" w:date="2019-04-26T14:17:00Z" w:initials="GR">
    <w:p w14:paraId="0BAF998A" w14:textId="47822D1D" w:rsidR="004A51EB" w:rsidRPr="0085346D" w:rsidRDefault="004A51EB">
      <w:pPr>
        <w:pStyle w:val="afd"/>
      </w:pPr>
      <w:r>
        <w:rPr>
          <w:rStyle w:val="afc"/>
        </w:rPr>
        <w:annotationRef/>
      </w:r>
      <w:r>
        <w:t>Развернуть описание, добавить примеры</w:t>
      </w:r>
    </w:p>
  </w:comment>
  <w:comment w:id="359" w:author="Gleb Radchenko" w:date="2019-05-24T13:13:00Z" w:initials="GR">
    <w:p w14:paraId="1AB654F8" w14:textId="4984130E" w:rsidR="004A51EB" w:rsidRDefault="004A51EB">
      <w:pPr>
        <w:pStyle w:val="afd"/>
      </w:pPr>
      <w:r>
        <w:rPr>
          <w:rStyle w:val="afc"/>
        </w:rPr>
        <w:annotationRef/>
      </w:r>
      <w:r>
        <w:t>Не понятен смысл предложения</w:t>
      </w:r>
    </w:p>
  </w:comment>
  <w:comment w:id="373" w:author="Gleb Radchenko" w:date="2019-05-24T13:16:00Z" w:initials="GR">
    <w:p w14:paraId="52A68311" w14:textId="38509799" w:rsidR="004A51EB" w:rsidRDefault="004A51EB">
      <w:pPr>
        <w:pStyle w:val="afd"/>
      </w:pPr>
      <w:r>
        <w:rPr>
          <w:rStyle w:val="afc"/>
        </w:rPr>
        <w:annotationRef/>
      </w:r>
      <w:r>
        <w:t>Нужна диаграмма</w:t>
      </w:r>
    </w:p>
  </w:comment>
  <w:comment w:id="413" w:author="Gleb Radchenko" w:date="2019-05-24T13:20:00Z" w:initials="GR">
    <w:p w14:paraId="47E33D4D" w14:textId="2DBAAA06" w:rsidR="004A51EB" w:rsidRDefault="004A51EB">
      <w:pPr>
        <w:pStyle w:val="afd"/>
      </w:pPr>
      <w:r>
        <w:rPr>
          <w:rStyle w:val="afc"/>
        </w:rPr>
        <w:annotationRef/>
      </w:r>
      <w:r>
        <w:t>Форматирование подписи, название варианта использования вылезло за границы</w:t>
      </w:r>
    </w:p>
  </w:comment>
  <w:comment w:id="414" w:author="Gleb Radchenko" w:date="2019-05-24T13:20:00Z" w:initials="GR">
    <w:p w14:paraId="2FEC3393" w14:textId="3A617571" w:rsidR="004A51EB" w:rsidRDefault="004A51EB">
      <w:pPr>
        <w:pStyle w:val="afd"/>
      </w:pPr>
      <w:r>
        <w:rPr>
          <w:rStyle w:val="afc"/>
        </w:rPr>
        <w:annotationRef/>
      </w:r>
      <w:r>
        <w:t>Исправить на диаграмме и дальше по тексту</w:t>
      </w:r>
    </w:p>
  </w:comment>
  <w:comment w:id="435" w:author="Gleb Radchenko" w:date="2019-05-24T13:22:00Z" w:initials="GR">
    <w:p w14:paraId="10F74D2D" w14:textId="0E5AF169" w:rsidR="004A51EB" w:rsidRDefault="004A51EB">
      <w:pPr>
        <w:pStyle w:val="afd"/>
      </w:pPr>
      <w:r>
        <w:rPr>
          <w:rStyle w:val="afc"/>
        </w:rPr>
        <w:annotationRef/>
      </w:r>
      <w:hyperlink r:id="rId1" w:history="1">
        <w:r>
          <w:rPr>
            <w:rStyle w:val="ac"/>
          </w:rPr>
          <w:t>https://habr.com/ru/company/trinion/blog/340064/</w:t>
        </w:r>
      </w:hyperlink>
      <w:r>
        <w:t xml:space="preserve"> </w:t>
      </w:r>
    </w:p>
  </w:comment>
  <w:comment w:id="445" w:author="Gleb Radchenko" w:date="2019-05-24T13:23:00Z" w:initials="GR">
    <w:p w14:paraId="51EC0037" w14:textId="0B8F4FFD" w:rsidR="004A51EB" w:rsidRDefault="004A51EB">
      <w:pPr>
        <w:pStyle w:val="afd"/>
      </w:pPr>
      <w:r>
        <w:rPr>
          <w:rStyle w:val="afc"/>
        </w:rPr>
        <w:annotationRef/>
      </w:r>
      <w:r>
        <w:t>невозможно прочитать – размер текста слишком маленьний, нотация не ясна. Диаграмма компонентов, или модулей. Система оповещений?</w:t>
      </w:r>
    </w:p>
  </w:comment>
  <w:comment w:id="452" w:author="Gleb Radchenko" w:date="2019-05-24T13:30:00Z" w:initials="GR">
    <w:p w14:paraId="6B1B6E3A" w14:textId="5FEB97F7" w:rsidR="004A51EB" w:rsidRDefault="004A51EB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532" w:author="Gleb Radchenko" w:date="2019-05-24T13:29:00Z" w:initials="GR">
    <w:p w14:paraId="5F8E3EA9" w14:textId="39EB6D05" w:rsidR="004A51EB" w:rsidRDefault="004A51EB">
      <w:pPr>
        <w:pStyle w:val="afd"/>
      </w:pPr>
      <w:r>
        <w:rPr>
          <w:rStyle w:val="afc"/>
        </w:rPr>
        <w:annotationRef/>
      </w:r>
      <w:r>
        <w:t>Не понятно</w:t>
      </w:r>
    </w:p>
  </w:comment>
  <w:comment w:id="586" w:author="Gleb Radchenko" w:date="2019-05-24T13:33:00Z" w:initials="GR">
    <w:p w14:paraId="0693122E" w14:textId="3C469BE6" w:rsidR="004A51EB" w:rsidRDefault="004A51EB">
      <w:pPr>
        <w:pStyle w:val="afd"/>
      </w:pPr>
      <w:r>
        <w:rPr>
          <w:rStyle w:val="afc"/>
        </w:rPr>
        <w:annotationRef/>
      </w:r>
      <w:r>
        <w:t xml:space="preserve">Плохое название, надо переназвать, чтобы было понятно что он делает </w:t>
      </w:r>
    </w:p>
  </w:comment>
  <w:comment w:id="617" w:author="Gleb Radchenko" w:date="2019-05-24T13:28:00Z" w:initials="GR">
    <w:p w14:paraId="3A02BBB4" w14:textId="56FA68AB" w:rsidR="004A51EB" w:rsidRPr="00635824" w:rsidRDefault="004A51EB">
      <w:pPr>
        <w:pStyle w:val="afd"/>
      </w:pPr>
      <w:r>
        <w:rPr>
          <w:rStyle w:val="afc"/>
        </w:rPr>
        <w:annotationRef/>
      </w:r>
      <w:r>
        <w:t>Генератор</w:t>
      </w:r>
    </w:p>
  </w:comment>
  <w:comment w:id="655" w:author="Gleb Radchenko" w:date="2019-05-24T13:38:00Z" w:initials="GR">
    <w:p w14:paraId="6A39619B" w14:textId="4C4A053A" w:rsidR="004A51EB" w:rsidRPr="0033163E" w:rsidRDefault="004A51EB">
      <w:pPr>
        <w:pStyle w:val="afd"/>
      </w:pPr>
      <w:r>
        <w:rPr>
          <w:rStyle w:val="afc"/>
        </w:rPr>
        <w:annotationRef/>
      </w:r>
      <w:r>
        <w:t>Убрать задний фон.</w:t>
      </w:r>
    </w:p>
  </w:comment>
  <w:comment w:id="673" w:author="Gleb Radchenko" w:date="2019-05-24T13:44:00Z" w:initials="GR">
    <w:p w14:paraId="4EB77037" w14:textId="2A1903F1" w:rsidR="004A51EB" w:rsidRDefault="004A51EB">
      <w:pPr>
        <w:pStyle w:val="afd"/>
      </w:pPr>
      <w:r>
        <w:rPr>
          <w:rStyle w:val="afc"/>
        </w:rPr>
        <w:annotationRef/>
      </w:r>
      <w:r>
        <w:t>Маленький размер шрифта, сделай сверху вниз. Не понятно назначение этой диаграммы, что эта деятельность дает.</w:t>
      </w:r>
    </w:p>
  </w:comment>
  <w:comment w:id="1014" w:author="Gleb Radchenko" w:date="2019-05-24T13:52:00Z" w:initials="GR">
    <w:p w14:paraId="60B14B74" w14:textId="615AA4ED" w:rsidR="004A51EB" w:rsidRPr="00125296" w:rsidRDefault="004A51EB">
      <w:pPr>
        <w:pStyle w:val="afd"/>
      </w:pPr>
      <w:r>
        <w:rPr>
          <w:rStyle w:val="afc"/>
        </w:rPr>
        <w:annotationRef/>
      </w:r>
      <w:r>
        <w:t>Размер одного раздела ½ страницы минимум</w:t>
      </w:r>
    </w:p>
  </w:comment>
  <w:comment w:id="1112" w:author="Gleb Radchenko" w:date="2019-05-24T13:53:00Z" w:initials="GR">
    <w:p w14:paraId="6A3ECD53" w14:textId="5C1B6E35" w:rsidR="004A51EB" w:rsidRDefault="004A51EB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30A8DC" w15:done="0"/>
  <w15:commentEx w15:paraId="39CADB7C" w15:done="0"/>
  <w15:commentEx w15:paraId="62046D0E" w15:done="0"/>
  <w15:commentEx w15:paraId="3F94A313" w15:done="0"/>
  <w15:commentEx w15:paraId="040B62B4" w15:done="0"/>
  <w15:commentEx w15:paraId="58C23199" w15:done="0"/>
  <w15:commentEx w15:paraId="0BAF998A" w15:done="0"/>
  <w15:commentEx w15:paraId="1AB654F8" w15:done="0"/>
  <w15:commentEx w15:paraId="52A68311" w15:done="0"/>
  <w15:commentEx w15:paraId="47E33D4D" w15:done="0"/>
  <w15:commentEx w15:paraId="2FEC3393" w15:done="0"/>
  <w15:commentEx w15:paraId="10F74D2D" w15:done="0"/>
  <w15:commentEx w15:paraId="51EC0037" w15:done="0"/>
  <w15:commentEx w15:paraId="6B1B6E3A" w15:done="0"/>
  <w15:commentEx w15:paraId="5F8E3EA9" w15:done="0"/>
  <w15:commentEx w15:paraId="0693122E" w15:done="0"/>
  <w15:commentEx w15:paraId="3A02BBB4" w15:done="0"/>
  <w15:commentEx w15:paraId="6A39619B" w15:done="0"/>
  <w15:commentEx w15:paraId="4EB77037" w15:done="0"/>
  <w15:commentEx w15:paraId="60B14B74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4A313" w16cid:durableId="20926B25"/>
  <w16cid:commentId w16cid:paraId="040B62B4" w16cid:durableId="205B2ACF"/>
  <w16cid:commentId w16cid:paraId="58C23199" w16cid:durableId="20926BFB"/>
  <w16cid:commentId w16cid:paraId="0BAF998A" w16cid:durableId="206D9195"/>
  <w16cid:commentId w16cid:paraId="1AB654F8" w16cid:durableId="20926C89"/>
  <w16cid:commentId w16cid:paraId="52A68311" w16cid:durableId="20926D28"/>
  <w16cid:commentId w16cid:paraId="47E33D4D" w16cid:durableId="20926E3A"/>
  <w16cid:commentId w16cid:paraId="2FEC3393" w16cid:durableId="20926E2C"/>
  <w16cid:commentId w16cid:paraId="10F74D2D" w16cid:durableId="20926EB0"/>
  <w16cid:commentId w16cid:paraId="51EC0037" w16cid:durableId="20926EC6"/>
  <w16cid:commentId w16cid:paraId="6B1B6E3A" w16cid:durableId="2092706C"/>
  <w16cid:commentId w16cid:paraId="5F8E3EA9" w16cid:durableId="2092701C"/>
  <w16cid:commentId w16cid:paraId="0693122E" w16cid:durableId="2092710F"/>
  <w16cid:commentId w16cid:paraId="3A02BBB4" w16cid:durableId="20927001"/>
  <w16cid:commentId w16cid:paraId="6A39619B" w16cid:durableId="2092724D"/>
  <w16cid:commentId w16cid:paraId="4EB77037" w16cid:durableId="209273D6"/>
  <w16cid:commentId w16cid:paraId="60B14B74" w16cid:durableId="20927588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9B7BC7" w14:textId="77777777" w:rsidR="00663069" w:rsidRDefault="00663069">
      <w:pPr>
        <w:spacing w:line="240" w:lineRule="auto"/>
      </w:pPr>
      <w:r>
        <w:separator/>
      </w:r>
    </w:p>
  </w:endnote>
  <w:endnote w:type="continuationSeparator" w:id="0">
    <w:p w14:paraId="64E95C75" w14:textId="77777777" w:rsidR="00663069" w:rsidRDefault="006630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4A51EB" w:rsidRDefault="004A51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EE4DAC">
      <w:rPr>
        <w:noProof/>
        <w:color w:val="000000"/>
        <w:szCs w:val="28"/>
      </w:rPr>
      <w:t>38</w:t>
    </w:r>
    <w:r>
      <w:rPr>
        <w:color w:val="000000"/>
        <w:szCs w:val="28"/>
      </w:rPr>
      <w:fldChar w:fldCharType="end"/>
    </w:r>
  </w:p>
  <w:p w14:paraId="03E52B00" w14:textId="77777777" w:rsidR="004A51EB" w:rsidRDefault="004A51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15F8D" w14:textId="77777777" w:rsidR="00663069" w:rsidRDefault="00663069">
      <w:pPr>
        <w:spacing w:line="240" w:lineRule="auto"/>
      </w:pPr>
      <w:r>
        <w:separator/>
      </w:r>
    </w:p>
  </w:footnote>
  <w:footnote w:type="continuationSeparator" w:id="0">
    <w:p w14:paraId="120F8FC3" w14:textId="77777777" w:rsidR="00663069" w:rsidRDefault="006630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2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D075C4"/>
    <w:multiLevelType w:val="hybridMultilevel"/>
    <w:tmpl w:val="E4345286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AF4FF4"/>
    <w:multiLevelType w:val="multilevel"/>
    <w:tmpl w:val="2364FBB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8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DD0F40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1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11933"/>
    <w:multiLevelType w:val="multilevel"/>
    <w:tmpl w:val="25847D1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C156F"/>
    <w:multiLevelType w:val="hybridMultilevel"/>
    <w:tmpl w:val="EE4EC010"/>
    <w:lvl w:ilvl="0" w:tplc="B782841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21" w15:restartNumberingAfterBreak="0">
    <w:nsid w:val="4C7C750C"/>
    <w:multiLevelType w:val="multilevel"/>
    <w:tmpl w:val="2F961016"/>
    <w:lvl w:ilvl="0">
      <w:start w:val="1"/>
      <w:numFmt w:val="bullet"/>
      <w:lvlText w:val="−"/>
      <w:lvlJc w:val="left"/>
      <w:pPr>
        <w:ind w:left="1134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25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26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476FB"/>
    <w:multiLevelType w:val="multilevel"/>
    <w:tmpl w:val="AA32D2C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2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31"/>
  </w:num>
  <w:num w:numId="4">
    <w:abstractNumId w:val="5"/>
  </w:num>
  <w:num w:numId="5">
    <w:abstractNumId w:val="15"/>
  </w:num>
  <w:num w:numId="6">
    <w:abstractNumId w:val="28"/>
  </w:num>
  <w:num w:numId="7">
    <w:abstractNumId w:val="32"/>
  </w:num>
  <w:num w:numId="8">
    <w:abstractNumId w:val="21"/>
  </w:num>
  <w:num w:numId="9">
    <w:abstractNumId w:val="1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</w:num>
  <w:num w:numId="15">
    <w:abstractNumId w:val="16"/>
  </w:num>
  <w:num w:numId="16">
    <w:abstractNumId w:val="26"/>
  </w:num>
  <w:num w:numId="17">
    <w:abstractNumId w:val="6"/>
  </w:num>
  <w:num w:numId="18">
    <w:abstractNumId w:val="20"/>
  </w:num>
  <w:num w:numId="19">
    <w:abstractNumId w:val="19"/>
  </w:num>
  <w:num w:numId="20">
    <w:abstractNumId w:val="29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17"/>
  </w:num>
  <w:num w:numId="25">
    <w:abstractNumId w:val="8"/>
  </w:num>
  <w:num w:numId="26">
    <w:abstractNumId w:val="27"/>
  </w:num>
  <w:num w:numId="27">
    <w:abstractNumId w:val="18"/>
  </w:num>
  <w:num w:numId="28">
    <w:abstractNumId w:val="12"/>
  </w:num>
  <w:num w:numId="29">
    <w:abstractNumId w:val="25"/>
  </w:num>
  <w:num w:numId="30">
    <w:abstractNumId w:val="7"/>
  </w:num>
  <w:num w:numId="31">
    <w:abstractNumId w:val="24"/>
  </w:num>
  <w:num w:numId="32">
    <w:abstractNumId w:val="4"/>
  </w:num>
  <w:num w:numId="33">
    <w:abstractNumId w:val="1"/>
  </w:num>
  <w:num w:numId="34">
    <w:abstractNumId w:val="3"/>
  </w:num>
  <w:num w:numId="35">
    <w:abstractNumId w:val="9"/>
  </w:num>
  <w:num w:numId="36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tislav Bobin">
    <w15:presenceInfo w15:providerId="Windows Live" w15:userId="5abc76a58eeeba6c"/>
  </w15:person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qwUAvPPLeSwAAAA="/>
  </w:docVars>
  <w:rsids>
    <w:rsidRoot w:val="00785A9B"/>
    <w:rsid w:val="0000241F"/>
    <w:rsid w:val="00004DA7"/>
    <w:rsid w:val="0001762E"/>
    <w:rsid w:val="00025D81"/>
    <w:rsid w:val="00030F2E"/>
    <w:rsid w:val="0006255B"/>
    <w:rsid w:val="0007585F"/>
    <w:rsid w:val="000B34D4"/>
    <w:rsid w:val="000C2CA8"/>
    <w:rsid w:val="000C3641"/>
    <w:rsid w:val="000F2968"/>
    <w:rsid w:val="000F2E8B"/>
    <w:rsid w:val="000F7602"/>
    <w:rsid w:val="00117EDE"/>
    <w:rsid w:val="00125296"/>
    <w:rsid w:val="00125A2C"/>
    <w:rsid w:val="00137B5D"/>
    <w:rsid w:val="00170FD1"/>
    <w:rsid w:val="001907E9"/>
    <w:rsid w:val="001940A2"/>
    <w:rsid w:val="00195187"/>
    <w:rsid w:val="00197AA6"/>
    <w:rsid w:val="001A37D0"/>
    <w:rsid w:val="001B39CB"/>
    <w:rsid w:val="001C7CDA"/>
    <w:rsid w:val="001F29E0"/>
    <w:rsid w:val="00214707"/>
    <w:rsid w:val="00224397"/>
    <w:rsid w:val="00227B83"/>
    <w:rsid w:val="002423B6"/>
    <w:rsid w:val="0024675C"/>
    <w:rsid w:val="00273449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D7269"/>
    <w:rsid w:val="003E3D5E"/>
    <w:rsid w:val="003F660D"/>
    <w:rsid w:val="004151B3"/>
    <w:rsid w:val="004217B8"/>
    <w:rsid w:val="004272E6"/>
    <w:rsid w:val="00427F60"/>
    <w:rsid w:val="00430599"/>
    <w:rsid w:val="00445709"/>
    <w:rsid w:val="0044706D"/>
    <w:rsid w:val="004523F2"/>
    <w:rsid w:val="00455A2A"/>
    <w:rsid w:val="004600B0"/>
    <w:rsid w:val="00464026"/>
    <w:rsid w:val="0048374E"/>
    <w:rsid w:val="004936E7"/>
    <w:rsid w:val="004A51EB"/>
    <w:rsid w:val="004C5C26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EAB"/>
    <w:rsid w:val="005A316B"/>
    <w:rsid w:val="005B6340"/>
    <w:rsid w:val="005D3A83"/>
    <w:rsid w:val="005D687E"/>
    <w:rsid w:val="005E15F2"/>
    <w:rsid w:val="00600720"/>
    <w:rsid w:val="00601C79"/>
    <w:rsid w:val="006245BF"/>
    <w:rsid w:val="00625086"/>
    <w:rsid w:val="00635824"/>
    <w:rsid w:val="00663069"/>
    <w:rsid w:val="00695244"/>
    <w:rsid w:val="006C304F"/>
    <w:rsid w:val="006D0FFB"/>
    <w:rsid w:val="00711988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43B6B"/>
    <w:rsid w:val="0085346D"/>
    <w:rsid w:val="0087046B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6271E"/>
    <w:rsid w:val="00967033"/>
    <w:rsid w:val="009A15E8"/>
    <w:rsid w:val="009B3DEE"/>
    <w:rsid w:val="009D06B2"/>
    <w:rsid w:val="009E41E5"/>
    <w:rsid w:val="00A033D9"/>
    <w:rsid w:val="00A07AFB"/>
    <w:rsid w:val="00A14282"/>
    <w:rsid w:val="00A50643"/>
    <w:rsid w:val="00A53BA9"/>
    <w:rsid w:val="00A55290"/>
    <w:rsid w:val="00A5646A"/>
    <w:rsid w:val="00A655CB"/>
    <w:rsid w:val="00A72889"/>
    <w:rsid w:val="00AA2535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807BB"/>
    <w:rsid w:val="00BA4C5D"/>
    <w:rsid w:val="00BA74D4"/>
    <w:rsid w:val="00BC4629"/>
    <w:rsid w:val="00BD2780"/>
    <w:rsid w:val="00BF3B59"/>
    <w:rsid w:val="00C03E23"/>
    <w:rsid w:val="00C0690A"/>
    <w:rsid w:val="00C26E88"/>
    <w:rsid w:val="00C512EB"/>
    <w:rsid w:val="00C96117"/>
    <w:rsid w:val="00CD34E8"/>
    <w:rsid w:val="00CE5927"/>
    <w:rsid w:val="00CF3347"/>
    <w:rsid w:val="00D21775"/>
    <w:rsid w:val="00D22FFD"/>
    <w:rsid w:val="00D27A42"/>
    <w:rsid w:val="00D67520"/>
    <w:rsid w:val="00D844BF"/>
    <w:rsid w:val="00D90A6E"/>
    <w:rsid w:val="00D932D7"/>
    <w:rsid w:val="00DA18DF"/>
    <w:rsid w:val="00DE571B"/>
    <w:rsid w:val="00E05CCC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E13AE"/>
    <w:pPr>
      <w:tabs>
        <w:tab w:val="left" w:pos="567"/>
        <w:tab w:val="right" w:leader="dot" w:pos="9345"/>
      </w:tabs>
      <w:spacing w:after="100"/>
      <w:ind w:left="284" w:hanging="284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.com/ru/company/trinion/blog/340064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microsoft.com/ru-ru/azure/iot-hu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hyperlink" Target="https://docs.microsoft.com/ru-ru/azure/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idc.com/getdoc.jsp?containerId=prUS44596319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073D20A-1FF9-4EFF-BF7B-13678A191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12386</Words>
  <Characters>70603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2</cp:revision>
  <dcterms:created xsi:type="dcterms:W3CDTF">2019-05-28T04:23:00Z</dcterms:created>
  <dcterms:modified xsi:type="dcterms:W3CDTF">2019-05-28T04:23:00Z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
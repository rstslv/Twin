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D1AEA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622E531B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26371351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29ECE27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7FB8D97A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17C0CE3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3F074C2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>Рецензент</w:t>
            </w:r>
          </w:p>
          <w:p w14:paraId="6B44D466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Рецензент </w:t>
            </w:r>
            <w:proofErr w:type="spellStart"/>
            <w:r>
              <w:rPr>
                <w:highlight w:val="yellow"/>
              </w:rPr>
              <w:t>рецензент</w:t>
            </w:r>
            <w:proofErr w:type="spellEnd"/>
          </w:p>
          <w:p w14:paraId="4A954278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ООО «Рецензент </w:t>
            </w:r>
            <w:proofErr w:type="spellStart"/>
            <w:r>
              <w:rPr>
                <w:highlight w:val="yellow"/>
              </w:rPr>
              <w:t>рецензент</w:t>
            </w:r>
            <w:proofErr w:type="spellEnd"/>
            <w:r>
              <w:rPr>
                <w:highlight w:val="yellow"/>
              </w:rPr>
              <w:t>»</w:t>
            </w:r>
          </w:p>
          <w:p w14:paraId="5B23C158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rPr>
                <w:highlight w:val="yellow"/>
              </w:rPr>
              <w:t>____________ И.О. Фамилия</w:t>
            </w:r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 xml:space="preserve">__________ </w:t>
            </w:r>
            <w:proofErr w:type="gramStart"/>
            <w:r>
              <w:t>Л.Б.</w:t>
            </w:r>
            <w:proofErr w:type="gramEnd"/>
            <w:r>
              <w:t xml:space="preserve">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6A832F08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ПРОТОТИПА ЦИФРОВОГО ДВОЙНИКА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СИСТЕМЫ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7777777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 xml:space="preserve">__________ </w:t>
            </w:r>
            <w:proofErr w:type="gramStart"/>
            <w:r>
              <w:t>Г.И.</w:t>
            </w:r>
            <w:proofErr w:type="gramEnd"/>
            <w:r>
              <w:t>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ins w:id="0" w:author="Rostislav Bobin" w:date="2019-05-20T08:04:00Z">
              <w:r w:rsidR="00FB3A4A" w:rsidRPr="00FB3A4A">
                <w:rPr>
                  <w:rPrChange w:id="1" w:author="Rostislav Bobin" w:date="2019-05-20T08:04:00Z">
                    <w:rPr>
                      <w:lang w:val="en-US"/>
                    </w:rPr>
                  </w:rPrChange>
                </w:rPr>
                <w:t xml:space="preserve"> </w:t>
              </w:r>
            </w:ins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</w:t>
            </w:r>
            <w:proofErr w:type="spellStart"/>
            <w:r>
              <w:t>нормоконтролер</w:t>
            </w:r>
            <w:proofErr w:type="spellEnd"/>
            <w:r>
              <w:t>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 xml:space="preserve">_____________ </w:t>
            </w:r>
            <w:proofErr w:type="gramStart"/>
            <w:r>
              <w:t>О.Н.</w:t>
            </w:r>
            <w:proofErr w:type="gramEnd"/>
            <w:r>
              <w:t>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AF23385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ins w:id="2" w:author="Rostislav Bobin" w:date="2019-05-17T10:23:00Z"/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ins w:id="3" w:author="Rostislav Bobin" w:date="2019-05-17T10:23:00Z"/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11F2CC71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99B5D6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65E1A1B7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1C05D48E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26B814B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EFF951B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 xml:space="preserve">________________ </w:t>
      </w:r>
      <w:proofErr w:type="gramStart"/>
      <w:r>
        <w:t>Л.Б.</w:t>
      </w:r>
      <w:proofErr w:type="gramEnd"/>
      <w:r>
        <w:t>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>
      <w:pPr>
        <w:widowControl w:val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(утверждена приказом ректора от 28.04.2017 № 835)</w:t>
      </w:r>
    </w:p>
    <w:p w14:paraId="3B7087E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>Разработка прототипа цифрового двойника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</w:t>
      </w:r>
      <w:proofErr w:type="spellStart"/>
      <w:r w:rsidRPr="00553241">
        <w:rPr>
          <w:lang w:val="en-US"/>
        </w:rPr>
        <w:t>Borodulin</w:t>
      </w:r>
      <w:proofErr w:type="spellEnd"/>
      <w:r w:rsidRPr="00553241">
        <w:rPr>
          <w:lang w:val="en-US"/>
        </w:rPr>
        <w:t xml:space="preserve">, G. Radchenko, A. </w:t>
      </w:r>
      <w:proofErr w:type="spellStart"/>
      <w:r w:rsidRPr="00553241">
        <w:rPr>
          <w:lang w:val="en-US"/>
        </w:rPr>
        <w:t>Shestakov</w:t>
      </w:r>
      <w:proofErr w:type="spellEnd"/>
      <w:r w:rsidRPr="00553241">
        <w:rPr>
          <w:lang w:val="en-US"/>
        </w:rPr>
        <w:t xml:space="preserve">, L. Sokolinsky,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R. Prodan, "Towards Digital Twins Cloud Platform: Microservices and Computational Workflows to Rule a Smart Factory", Proc. the10th Int. </w:t>
      </w:r>
      <w:proofErr w:type="spellStart"/>
      <w:r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Cloud </w:t>
      </w:r>
      <w:proofErr w:type="spellStart"/>
      <w:r>
        <w:t>Comput</w:t>
      </w:r>
      <w:proofErr w:type="spellEnd"/>
      <w:r>
        <w:t xml:space="preserve">. - UCC '17, </w:t>
      </w:r>
      <w:proofErr w:type="spellStart"/>
      <w:r>
        <w:t>pp</w:t>
      </w:r>
      <w:proofErr w:type="spellEnd"/>
      <w:r>
        <w:t xml:space="preserve">. 209-210, </w:t>
      </w:r>
      <w:proofErr w:type="spellStart"/>
      <w:r>
        <w:t>December</w:t>
      </w:r>
      <w:proofErr w:type="spellEnd"/>
      <w:r>
        <w:t xml:space="preserve">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</w:t>
      </w:r>
      <w:proofErr w:type="spellStart"/>
      <w:r w:rsidRPr="00553241">
        <w:rPr>
          <w:lang w:val="en-US"/>
        </w:rPr>
        <w:t>Alaasam</w:t>
      </w:r>
      <w:proofErr w:type="spellEnd"/>
      <w:r w:rsidRPr="00553241">
        <w:rPr>
          <w:lang w:val="en-US"/>
        </w:rPr>
        <w:t xml:space="preserve">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“Micro-Workflows: Kafka and Kepler fusion to support Digital Twins of Industrial Processes”, IEEE/ACM Int. </w:t>
      </w:r>
      <w:proofErr w:type="spellStart"/>
      <w:r>
        <w:lastRenderedPageBreak/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Cloud </w:t>
      </w:r>
      <w:proofErr w:type="spellStart"/>
      <w:r>
        <w:t>Comput</w:t>
      </w:r>
      <w:proofErr w:type="spellEnd"/>
      <w:r>
        <w:t xml:space="preserve">. – UCC '18, </w:t>
      </w:r>
      <w:proofErr w:type="spellStart"/>
      <w:r>
        <w:t>pp</w:t>
      </w:r>
      <w:proofErr w:type="spellEnd"/>
      <w:r>
        <w:t xml:space="preserve">. 83-88, </w:t>
      </w:r>
      <w:proofErr w:type="spellStart"/>
      <w:r>
        <w:t>December</w:t>
      </w:r>
      <w:proofErr w:type="spellEnd"/>
      <w:r>
        <w:t xml:space="preserve">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4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4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proofErr w:type="gramStart"/>
      <w:r>
        <w:rPr>
          <w:color w:val="000000"/>
          <w:szCs w:val="28"/>
        </w:rPr>
        <w:t>Г.И.</w:t>
      </w:r>
      <w:proofErr w:type="gramEnd"/>
      <w:r>
        <w:rPr>
          <w:color w:val="000000"/>
          <w:szCs w:val="28"/>
        </w:rPr>
        <w:t>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397AFF94" w14:textId="77777777" w:rsidR="0058297E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242690" w:history="1">
            <w:r w:rsidR="0058297E" w:rsidRPr="003E5691">
              <w:rPr>
                <w:rStyle w:val="ac"/>
                <w:rFonts w:eastAsia="SimSun"/>
                <w:noProof/>
              </w:rPr>
              <w:t>ВВЕДЕНИЕ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6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3EABA177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1" w:history="1">
            <w:r w:rsidR="0058297E" w:rsidRPr="003E5691">
              <w:rPr>
                <w:rStyle w:val="ac"/>
                <w:rFonts w:eastAsia="SimSun"/>
                <w:noProof/>
              </w:rPr>
              <w:t>1.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ОБЗОР ЛИТЕРАТУРЫ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95E1DC2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2" w:history="1">
            <w:r w:rsidR="0058297E" w:rsidRPr="003E5691">
              <w:rPr>
                <w:rStyle w:val="ac"/>
                <w:rFonts w:eastAsia="SimSun"/>
                <w:noProof/>
              </w:rPr>
              <w:t>1.1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0AA878EA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3" w:history="1">
            <w:r w:rsidR="0058297E" w:rsidRPr="003E5691">
              <w:rPr>
                <w:rStyle w:val="ac"/>
                <w:rFonts w:eastAsia="SimSun"/>
                <w:noProof/>
              </w:rPr>
              <w:t>1.2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11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C336FE3" w14:textId="77777777" w:rsidR="0058297E" w:rsidRDefault="00612C4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4" w:history="1">
            <w:r w:rsidR="0058297E" w:rsidRPr="003E5691">
              <w:rPr>
                <w:rStyle w:val="ac"/>
                <w:rFonts w:eastAsia="SimSun"/>
                <w:noProof/>
              </w:rPr>
              <w:t>1.2.1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12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C585139" w14:textId="77777777" w:rsidR="0058297E" w:rsidRDefault="00612C4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8" w:history="1">
            <w:r w:rsidR="0058297E" w:rsidRPr="003E5691">
              <w:rPr>
                <w:rStyle w:val="ac"/>
                <w:rFonts w:eastAsia="SimSun"/>
                <w:noProof/>
              </w:rPr>
              <w:t>1.2.2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Microsoft Azure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_Toc9242698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14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330D7FD" w14:textId="77777777" w:rsidR="0058297E" w:rsidRDefault="00612C4A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9" w:history="1">
            <w:r w:rsidR="0058297E" w:rsidRPr="003E5691">
              <w:rPr>
                <w:rStyle w:val="ac"/>
                <w:rFonts w:eastAsia="SimSun"/>
                <w:noProof/>
              </w:rPr>
              <w:t>1.2.3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Amazon Web Services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_Toc9242699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16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3DAEE69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0" w:history="1">
            <w:r w:rsidR="0058297E" w:rsidRPr="003E5691">
              <w:rPr>
                <w:rStyle w:val="ac"/>
                <w:rFonts w:eastAsia="SimSun"/>
                <w:noProof/>
              </w:rPr>
              <w:t>2.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20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0F90265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1" w:history="1">
            <w:r w:rsidR="0058297E" w:rsidRPr="003E5691">
              <w:rPr>
                <w:rStyle w:val="ac"/>
                <w:rFonts w:eastAsia="SimSun"/>
                <w:noProof/>
              </w:rPr>
              <w:t>2.1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58297E" w:rsidRPr="003E5691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20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BDDA4C6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2" w:history="1">
            <w:r w:rsidR="0058297E" w:rsidRPr="003E5691">
              <w:rPr>
                <w:rStyle w:val="ac"/>
                <w:rFonts w:eastAsia="SimSun"/>
                <w:noProof/>
              </w:rPr>
              <w:t>2.2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21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1070FBA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3" w:history="1">
            <w:r w:rsidR="0058297E" w:rsidRPr="003E5691">
              <w:rPr>
                <w:rStyle w:val="ac"/>
                <w:rFonts w:eastAsia="SimSun"/>
                <w:noProof/>
              </w:rPr>
              <w:t>2.3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22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36F33D92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4" w:history="1">
            <w:r w:rsidR="0058297E" w:rsidRPr="003E5691">
              <w:rPr>
                <w:rStyle w:val="ac"/>
                <w:rFonts w:eastAsia="SimSun"/>
                <w:noProof/>
              </w:rPr>
              <w:t>3.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АРХИТЕКТУРА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C8DCC34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5" w:history="1">
            <w:r w:rsidR="0058297E" w:rsidRPr="003E5691">
              <w:rPr>
                <w:rStyle w:val="ac"/>
                <w:rFonts w:eastAsia="SimSun"/>
                <w:noProof/>
              </w:rPr>
              <w:t>3.1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_Toc9242705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6DFA947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6" w:history="1">
            <w:r w:rsidR="0058297E" w:rsidRPr="003E5691">
              <w:rPr>
                <w:rStyle w:val="ac"/>
                <w:rFonts w:eastAsia="SimSun"/>
                <w:noProof/>
              </w:rPr>
              <w:t>3.2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_Toc9242706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D6DE015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7" w:history="1">
            <w:r w:rsidR="0058297E" w:rsidRPr="003E5691">
              <w:rPr>
                <w:rStyle w:val="ac"/>
                <w:rFonts w:eastAsia="SimSun"/>
                <w:noProof/>
              </w:rPr>
              <w:t>3.3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Схема базы данных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_Toc9242707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B3A76EB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8" w:history="1">
            <w:r w:rsidR="0058297E" w:rsidRPr="003E5691">
              <w:rPr>
                <w:rStyle w:val="ac"/>
                <w:rFonts w:eastAsia="SimSun"/>
                <w:noProof/>
              </w:rPr>
              <w:t>3.4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Импорт данных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_Toc9242708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6CF107C9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9" w:history="1">
            <w:r w:rsidR="0058297E" w:rsidRPr="003E5691">
              <w:rPr>
                <w:rStyle w:val="ac"/>
                <w:rFonts w:eastAsia="SimSun"/>
                <w:noProof/>
              </w:rPr>
              <w:t>3.5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Используемые инструменты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_Toc9242709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5C491DE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0" w:history="1">
            <w:r w:rsidR="0058297E" w:rsidRPr="003E5691">
              <w:rPr>
                <w:rStyle w:val="ac"/>
                <w:rFonts w:eastAsia="SimSun"/>
                <w:noProof/>
              </w:rPr>
              <w:t>4.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РЕАЛИЗАЦИЯ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11CE890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1" w:history="1">
            <w:r w:rsidR="0058297E" w:rsidRPr="003E5691">
              <w:rPr>
                <w:rStyle w:val="ac"/>
                <w:rFonts w:eastAsia="SimSun"/>
                <w:noProof/>
              </w:rPr>
              <w:t>5.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ТЕСТИРОВАНИЕ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D1299FB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2" w:history="1">
            <w:r w:rsidR="0058297E" w:rsidRPr="003E5691">
              <w:rPr>
                <w:rStyle w:val="ac"/>
                <w:rFonts w:eastAsia="SimSun"/>
                <w:noProof/>
              </w:rPr>
              <w:t>ЗАКЛЮЧЕНИЕ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6DA9F877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3" w:history="1">
            <w:r w:rsidR="0058297E" w:rsidRPr="003E5691">
              <w:rPr>
                <w:rStyle w:val="ac"/>
                <w:rFonts w:eastAsia="SimSun"/>
                <w:noProof/>
              </w:rPr>
              <w:t>ЛИТЕРАТУРА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CADD59B" w14:textId="77777777" w:rsidR="0058297E" w:rsidRDefault="00612C4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4" w:history="1">
            <w:r w:rsidR="0058297E" w:rsidRPr="003E5691">
              <w:rPr>
                <w:rStyle w:val="ac"/>
                <w:rFonts w:eastAsia="SimSun"/>
                <w:noProof/>
              </w:rPr>
              <w:t>ПРИЛОЖЕНИЯ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3E87633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5" w:history="1">
            <w:r w:rsidR="0058297E" w:rsidRPr="003E5691">
              <w:rPr>
                <w:rStyle w:val="ac"/>
                <w:rFonts w:eastAsia="SimSun"/>
                <w:noProof/>
              </w:rPr>
              <w:t>Приложение 1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_Toc9242715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80B42AB" w14:textId="77777777" w:rsidR="0058297E" w:rsidRDefault="00612C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6" w:history="1">
            <w:r w:rsidR="0058297E" w:rsidRPr="003E5691">
              <w:rPr>
                <w:rStyle w:val="ac"/>
                <w:rFonts w:eastAsia="SimSun"/>
                <w:noProof/>
              </w:rPr>
              <w:t>Приложение 2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_Toc9242716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33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ED320C">
      <w:pPr>
        <w:pStyle w:val="1"/>
        <w:numPr>
          <w:ilvl w:val="0"/>
          <w:numId w:val="0"/>
        </w:numPr>
        <w:ind w:left="360"/>
      </w:pPr>
      <w:r>
        <w:br w:type="page"/>
      </w:r>
      <w:bookmarkStart w:id="5" w:name="_Toc9242690"/>
      <w:r>
        <w:lastRenderedPageBreak/>
        <w:t>ВВЕДЕНИЕ</w:t>
      </w:r>
      <w:bookmarkEnd w:id="5"/>
    </w:p>
    <w:p w14:paraId="0A4C8C38" w14:textId="477E4D31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_Ref3555118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1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2019 год — 745 миллиардов долларов США, на 2022 —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_Ref3555133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2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D32BA35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привело к появлению Промышленного интернета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IIoT) —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_Ref3555145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3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</w:t>
      </w:r>
      <w:proofErr w:type="spellStart"/>
      <w:r w:rsidR="00553241">
        <w:rPr>
          <w:color w:val="000000"/>
          <w:szCs w:val="28"/>
        </w:rPr>
        <w:t>Digital</w:t>
      </w:r>
      <w:proofErr w:type="spellEnd"/>
      <w:r w:rsidR="00553241">
        <w:rPr>
          <w:color w:val="000000"/>
          <w:szCs w:val="28"/>
        </w:rPr>
        <w:t xml:space="preserve"> </w:t>
      </w:r>
      <w:proofErr w:type="spellStart"/>
      <w:r w:rsidR="00553241">
        <w:rPr>
          <w:color w:val="000000"/>
          <w:szCs w:val="28"/>
        </w:rPr>
        <w:t>Twin</w:t>
      </w:r>
      <w:proofErr w:type="spellEnd"/>
      <w:r w:rsidR="00553241">
        <w:rPr>
          <w:color w:val="000000"/>
          <w:szCs w:val="28"/>
        </w:rPr>
        <w:t>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13D8699E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—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4</w:t>
      </w:r>
      <w:r w:rsidR="00D67520">
        <w:rPr>
          <w:color w:val="000000"/>
          <w:szCs w:val="28"/>
        </w:rPr>
        <w:fldChar w:fldCharType="end"/>
      </w:r>
      <w:r w:rsidR="00D67520" w:rsidRPr="00D67520">
        <w:rPr>
          <w:color w:val="000000"/>
          <w:szCs w:val="28"/>
        </w:rPr>
        <w:t>,</w:t>
      </w:r>
      <w:ins w:id="6" w:author="Gleb Radchenko" w:date="2019-05-24T13:05:00Z">
        <w:r w:rsidR="002D3E29">
          <w:rPr>
            <w:color w:val="000000"/>
            <w:szCs w:val="28"/>
            <w:lang w:val="en-US"/>
          </w:rPr>
          <w:t> </w:t>
        </w:r>
      </w:ins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7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</w:t>
      </w:r>
    </w:p>
    <w:p w14:paraId="22A3FAB8" w14:textId="419B0D46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</w:t>
      </w:r>
      <w:r>
        <w:rPr>
          <w:color w:val="000000"/>
          <w:szCs w:val="28"/>
        </w:rPr>
        <w:lastRenderedPageBreak/>
        <w:t xml:space="preserve">множество решений для цифрового преобразования бизнеса. Гибкость и </w:t>
      </w:r>
      <w:proofErr w:type="spellStart"/>
      <w:r>
        <w:rPr>
          <w:color w:val="000000"/>
          <w:szCs w:val="28"/>
        </w:rPr>
        <w:t>автоматизированность</w:t>
      </w:r>
      <w:proofErr w:type="spellEnd"/>
      <w:r>
        <w:rPr>
          <w:color w:val="000000"/>
          <w:szCs w:val="28"/>
        </w:rPr>
        <w:t xml:space="preserve">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_Ref3555186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5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120E7750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_Ref3555203 \r \h </w:instrText>
      </w:r>
      <w:r w:rsidR="00D67520">
        <w:fldChar w:fldCharType="separate"/>
      </w:r>
      <w:r w:rsidR="00D67520">
        <w:t>18</w:t>
      </w:r>
      <w:r w:rsidR="00D67520">
        <w:fldChar w:fldCharType="end"/>
      </w:r>
      <w:r w:rsidR="00725A86" w:rsidRPr="00746587">
        <w:t>]</w:t>
      </w:r>
      <w:r>
        <w:t xml:space="preserve"> и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_Ref3555213 \r \h </w:instrText>
      </w:r>
      <w:r w:rsidR="00D67520">
        <w:fldChar w:fldCharType="separate"/>
      </w:r>
      <w:r w:rsidR="00D67520">
        <w:t>19</w:t>
      </w:r>
      <w:r w:rsidR="00D67520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50040277" w:rsidR="00785A9B" w:rsidRDefault="00BF3B59" w:rsidP="0074658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 xml:space="preserve">разработка,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77777777" w:rsidR="00785A9B" w:rsidRDefault="00BF3B59" w:rsidP="0074658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77777777" w:rsidR="00785A9B" w:rsidRDefault="00BF3B59">
      <w:pPr>
        <w:widowControl w:val="0"/>
      </w:pPr>
      <w:r>
        <w:rPr>
          <w:highlight w:val="yellow"/>
        </w:rPr>
        <w:t>Работа состоит из введения, X разделов, заключения, библиографии и X приложений. Объем работы составляет XX страницы, объем библиографии – XX источников, объем приложений – XX страниц.</w:t>
      </w:r>
    </w:p>
    <w:p w14:paraId="437C0654" w14:textId="77777777" w:rsidR="00785A9B" w:rsidRDefault="00BF3B59">
      <w:pPr>
        <w:widowControl w:val="0"/>
      </w:pPr>
      <w:r>
        <w:t xml:space="preserve">Первая глава содержит описание концепции Интернета вещей, </w:t>
      </w:r>
      <w:r>
        <w:lastRenderedPageBreak/>
        <w:t>облачных вычислений и цифровых двойников.</w:t>
      </w:r>
    </w:p>
    <w:p w14:paraId="080B8F13" w14:textId="77777777" w:rsidR="00785A9B" w:rsidRDefault="00BF3B59">
      <w:pPr>
        <w:widowControl w:val="0"/>
      </w:pPr>
      <w:r>
        <w:t>Во второй главе проводится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44DF773B" w:rsidR="00785A9B" w:rsidRDefault="00BF3B59">
      <w:pPr>
        <w:widowControl w:val="0"/>
      </w:pPr>
      <w:r>
        <w:t>В третьей 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>
        <w:t xml:space="preserve"> использования.</w:t>
      </w:r>
    </w:p>
    <w:p w14:paraId="47A5AFA1" w14:textId="77777777" w:rsidR="00785A9B" w:rsidRDefault="00BF3B59">
      <w:pPr>
        <w:widowControl w:val="0"/>
      </w:pPr>
      <w:r>
        <w:t>В четвертой главе приведены архитектура системы и используемые в работе алгоритмы.</w:t>
      </w:r>
    </w:p>
    <w:p w14:paraId="3A4F8204" w14:textId="77777777" w:rsidR="00785A9B" w:rsidRDefault="00BF3B59">
      <w:pPr>
        <w:widowControl w:val="0"/>
      </w:pPr>
      <w:r>
        <w:t>Пятая глава описывает детали реализации прототипа.</w:t>
      </w:r>
    </w:p>
    <w:p w14:paraId="173B94B8" w14:textId="77777777" w:rsidR="00785A9B" w:rsidRDefault="00BF3B59">
      <w:pPr>
        <w:widowControl w:val="0"/>
      </w:pPr>
      <w:r>
        <w:t>В шестой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77777777" w:rsidR="00785A9B" w:rsidRDefault="00BF3B59">
      <w:pPr>
        <w:widowControl w:val="0"/>
        <w:rPr>
          <w:highlight w:val="yellow"/>
        </w:rPr>
      </w:pPr>
      <w:r>
        <w:rPr>
          <w:highlight w:val="yellow"/>
        </w:rPr>
        <w:t>Приложение 1 содержит ….</w:t>
      </w:r>
    </w:p>
    <w:p w14:paraId="08C47390" w14:textId="77777777" w:rsidR="00785A9B" w:rsidRDefault="00BF3B59">
      <w:pPr>
        <w:widowControl w:val="0"/>
        <w:rPr>
          <w:highlight w:val="yellow"/>
        </w:rPr>
      </w:pPr>
      <w:r>
        <w:rPr>
          <w:highlight w:val="yellow"/>
        </w:rPr>
        <w:t>Приложение 2 содержит</w:t>
      </w:r>
      <w:proofErr w:type="gramStart"/>
      <w:r>
        <w:rPr>
          <w:highlight w:val="yellow"/>
        </w:rPr>
        <w:t xml:space="preserve"> ….</w:t>
      </w:r>
      <w:proofErr w:type="gramEnd"/>
      <w:r>
        <w:rPr>
          <w:highlight w:val="yellow"/>
        </w:rPr>
        <w:t>.</w:t>
      </w:r>
    </w:p>
    <w:p w14:paraId="739204E5" w14:textId="77777777" w:rsidR="00785A9B" w:rsidRDefault="00BF3B59">
      <w:pPr>
        <w:widowControl w:val="0"/>
      </w:pPr>
      <w:r>
        <w:rPr>
          <w:highlight w:val="yellow"/>
        </w:rPr>
        <w:t>Приложение 3</w:t>
      </w:r>
      <w:proofErr w:type="gramStart"/>
      <w:r>
        <w:rPr>
          <w:highlight w:val="yellow"/>
        </w:rPr>
        <w:t xml:space="preserve"> ….</w:t>
      </w:r>
      <w:proofErr w:type="gramEnd"/>
      <w:r>
        <w:rPr>
          <w:highlight w:val="yellow"/>
        </w:rPr>
        <w:t>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7" w:name="_Toc9242691"/>
      <w:r>
        <w:lastRenderedPageBreak/>
        <w:t>ОБЗОР ЛИТЕРАТУРЫ</w:t>
      </w:r>
      <w:bookmarkEnd w:id="7"/>
    </w:p>
    <w:p w14:paraId="06D4B210" w14:textId="2A8DFC7D" w:rsidR="00785A9B" w:rsidRDefault="00125A2C" w:rsidP="00ED320C">
      <w:pPr>
        <w:pStyle w:val="2"/>
      </w:pPr>
      <w:bookmarkStart w:id="8" w:name="_Toc9242692"/>
      <w:r>
        <w:t>Концепция интернета вещей, облачных вычислений и цифровых двойников</w:t>
      </w:r>
      <w:bookmarkEnd w:id="8"/>
    </w:p>
    <w:p w14:paraId="28BFBA86" w14:textId="19CD8F47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_Ref3555118 \r \h </w:instrText>
      </w:r>
      <w:r w:rsidR="00D67520">
        <w:fldChar w:fldCharType="separate"/>
      </w:r>
      <w:r w:rsidR="00D67520">
        <w:t>1</w:t>
      </w:r>
      <w:r w:rsidR="00D67520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_Ref3555243 \r \h </w:instrText>
      </w:r>
      <w:r w:rsidR="00D67520">
        <w:fldChar w:fldCharType="separate"/>
      </w:r>
      <w:r w:rsidR="00D67520">
        <w:t>10</w:t>
      </w:r>
      <w:r w:rsidR="00D67520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_Ref3555253 \r \h </w:instrText>
      </w:r>
      <w:r w:rsidR="00D67520">
        <w:fldChar w:fldCharType="separate"/>
      </w:r>
      <w:r w:rsidR="00D67520">
        <w:t>8</w:t>
      </w:r>
      <w:r w:rsidR="00D67520">
        <w:fldChar w:fldCharType="end"/>
      </w:r>
      <w:r>
        <w:t xml:space="preserve">]. </w:t>
      </w:r>
    </w:p>
    <w:p w14:paraId="5E636EAF" w14:textId="1B30F88F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>
        <w:t xml:space="preserve">интернета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A50643" w:rsidRPr="00ED320C">
        <w:fldChar w:fldCharType="begin"/>
      </w:r>
      <w:r w:rsidR="00A50643" w:rsidRPr="00ED320C">
        <w:instrText xml:space="preserve"> REF _Ref5362346 \r \h </w:instrText>
      </w:r>
      <w:r w:rsidR="00ED320C">
        <w:instrText xml:space="preserve"> \* MERGEFORMAT </w:instrText>
      </w:r>
      <w:r w:rsidR="00A50643" w:rsidRPr="00ED320C">
        <w:fldChar w:fldCharType="separate"/>
      </w:r>
      <w:r w:rsidR="00A50643" w:rsidRPr="00ED320C">
        <w:t>22</w:t>
      </w:r>
      <w:r w:rsidR="00A50643" w:rsidRPr="00ED320C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_Ref3555145 \r \h </w:instrText>
      </w:r>
      <w:r w:rsidR="00D67520">
        <w:fldChar w:fldCharType="separate"/>
      </w:r>
      <w:r w:rsidR="00D67520">
        <w:t>3</w:t>
      </w:r>
      <w:r w:rsidR="00D67520">
        <w:fldChar w:fldCharType="end"/>
      </w:r>
      <w:r w:rsidR="00BF3B59">
        <w:t xml:space="preserve">]. </w:t>
      </w:r>
    </w:p>
    <w:p w14:paraId="279A1EC5" w14:textId="189B6DD1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</w:t>
      </w:r>
      <w:proofErr w:type="spellStart"/>
      <w:r w:rsidR="007E00DE">
        <w:t>Industry</w:t>
      </w:r>
      <w:proofErr w:type="spellEnd"/>
      <w:r w:rsidR="007E00DE">
        <w:t xml:space="preserve"> 4.0)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>
        <w:t xml:space="preserve">моменты — внедрение </w:t>
      </w:r>
      <w:proofErr w:type="spellStart"/>
      <w:r>
        <w:t>киберфизических</w:t>
      </w:r>
      <w:proofErr w:type="spellEnd"/>
      <w:r>
        <w:t xml:space="preserve">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</w:t>
      </w:r>
      <w:proofErr w:type="spellStart"/>
      <w:r w:rsidR="00430599">
        <w:t>Киберфизические</w:t>
      </w:r>
      <w:proofErr w:type="spellEnd"/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>
        <w:t xml:space="preserve">]. Элементы такой системы могут находиться как рядом, </w:t>
      </w:r>
      <w:r>
        <w:lastRenderedPageBreak/>
        <w:t>например, в одной производственной зоне, так и далеко друг от друга, а взаимодействие между ними —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5F4CE16" w:rsidR="00354673" w:rsidRDefault="00BF3B59">
      <w:pPr>
        <w:widowControl w:val="0"/>
      </w:pPr>
      <w:r>
        <w:t xml:space="preserve"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</w:t>
      </w:r>
      <w:proofErr w:type="spellStart"/>
      <w:r>
        <w:t>киберфизических</w:t>
      </w:r>
      <w:proofErr w:type="spellEnd"/>
      <w:r>
        <w:t xml:space="preserve"> систем является концепция цифровых двойников (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</w:t>
      </w:r>
      <w:proofErr w:type="spellEnd"/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_Ref3555321 \r \h </w:instrText>
      </w:r>
      <w:r w:rsidR="00D67520">
        <w:fldChar w:fldCharType="separate"/>
      </w:r>
      <w:r w:rsidR="00ED320C">
        <w:t>12</w:t>
      </w:r>
      <w:r w:rsidR="00D67520">
        <w:fldChar w:fldCharType="end"/>
      </w:r>
      <w:r>
        <w:t xml:space="preserve">]. </w:t>
      </w:r>
    </w:p>
    <w:p w14:paraId="5E9B3452" w14:textId="06A9186E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 xml:space="preserve"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вычисления (англ.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) —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данных, приложениям и сервисам —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D67520">
        <w:fldChar w:fldCharType="begin"/>
      </w:r>
      <w:r w:rsidR="00D67520">
        <w:instrText xml:space="preserve"> REF _Ref3555333 \r \h </w:instrText>
      </w:r>
      <w:r w:rsidR="00D67520">
        <w:fldChar w:fldCharType="separate"/>
      </w:r>
      <w:r w:rsidR="00D67520">
        <w:t>13</w:t>
      </w:r>
      <w:r w:rsidR="00D67520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</w:t>
      </w:r>
      <w:r>
        <w:lastRenderedPageBreak/>
        <w:t>Облачные вычисления способны справиться с 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F97084">
        <w:fldChar w:fldCharType="begin"/>
      </w:r>
      <w:r w:rsidR="00F97084">
        <w:instrText xml:space="preserve"> REF _Ref3555243 \r \h </w:instrText>
      </w:r>
      <w:r w:rsidR="00F97084">
        <w:fldChar w:fldCharType="separate"/>
      </w:r>
      <w:r w:rsidR="00F97084">
        <w:t>10</w:t>
      </w:r>
      <w:r w:rsidR="00F97084">
        <w:fldChar w:fldCharType="end"/>
      </w:r>
      <w:r w:rsidR="00F97084" w:rsidRPr="007D3F1E">
        <w:t>]</w:t>
      </w:r>
      <w:r>
        <w:t>.</w:t>
      </w:r>
    </w:p>
    <w:p w14:paraId="033315F2" w14:textId="659142B0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6D0FFB">
        <w:rPr>
          <w:lang w:val="en-US"/>
        </w:rPr>
        <w:fldChar w:fldCharType="begin"/>
      </w:r>
      <w:r w:rsidR="006D0FFB" w:rsidRPr="0085346D">
        <w:instrText xml:space="preserve"> </w:instrText>
      </w:r>
      <w:r w:rsidR="006D0FFB">
        <w:rPr>
          <w:lang w:val="en-US"/>
        </w:rPr>
        <w:instrText>REF</w:instrText>
      </w:r>
      <w:r w:rsidR="006D0FFB" w:rsidRPr="0085346D">
        <w:instrText xml:space="preserve"> _</w:instrText>
      </w:r>
      <w:r w:rsidR="006D0FFB">
        <w:rPr>
          <w:lang w:val="en-US"/>
        </w:rPr>
        <w:instrText>Ref</w:instrText>
      </w:r>
      <w:r w:rsidR="006D0FFB" w:rsidRPr="0085346D">
        <w:instrText>6488017 \</w:instrText>
      </w:r>
      <w:r w:rsidR="006D0FFB">
        <w:rPr>
          <w:lang w:val="en-US"/>
        </w:rPr>
        <w:instrText>r</w:instrText>
      </w:r>
      <w:r w:rsidR="006D0FFB" w:rsidRPr="0085346D">
        <w:instrText xml:space="preserve"> \</w:instrText>
      </w:r>
      <w:r w:rsidR="006D0FFB">
        <w:rPr>
          <w:lang w:val="en-US"/>
        </w:rPr>
        <w:instrText>h</w:instrText>
      </w:r>
      <w:r w:rsidR="006D0FFB" w:rsidRPr="0085346D">
        <w:instrText xml:space="preserve"> </w:instrText>
      </w:r>
      <w:r w:rsidR="006D0FFB">
        <w:rPr>
          <w:lang w:val="en-US"/>
        </w:rPr>
      </w:r>
      <w:r w:rsidR="006D0FFB">
        <w:rPr>
          <w:lang w:val="en-US"/>
        </w:rPr>
        <w:fldChar w:fldCharType="separate"/>
      </w:r>
      <w:r w:rsidR="006D0FFB" w:rsidRPr="0085346D">
        <w:t>24</w:t>
      </w:r>
      <w:r w:rsidR="006D0FFB">
        <w:rPr>
          <w:lang w:val="en-US"/>
        </w:rPr>
        <w:fldChar w:fldCharType="end"/>
      </w:r>
      <w:r w:rsidR="006D0FFB" w:rsidRPr="0085346D">
        <w:t>]</w:t>
      </w:r>
      <w:r>
        <w:t xml:space="preserve">. Передача трафика до </w:t>
      </w:r>
      <w:proofErr w:type="spellStart"/>
      <w:r>
        <w:t>ЦОДа</w:t>
      </w:r>
      <w:proofErr w:type="spellEnd"/>
      <w:r>
        <w:t xml:space="preserve">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4A905603" w14:textId="035D6E06" w:rsidR="00125A2C" w:rsidRDefault="00BF3B59" w:rsidP="0085346D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proofErr w:type="spellStart"/>
      <w:r>
        <w:t>og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_Ref3555345 \r \h </w:instrText>
      </w:r>
      <w:r w:rsidR="00D67520">
        <w:fldChar w:fldCharType="separate"/>
      </w:r>
      <w:r w:rsidR="00D67520">
        <w:t>14</w:t>
      </w:r>
      <w:r w:rsidR="00D67520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125A2C">
        <w:t xml:space="preserve"> </w:t>
      </w:r>
    </w:p>
    <w:p w14:paraId="5754E6F6" w14:textId="77777777" w:rsidR="0085346D" w:rsidRDefault="0085346D" w:rsidP="0085346D">
      <w:pPr>
        <w:widowControl w:val="0"/>
      </w:pPr>
    </w:p>
    <w:p w14:paraId="172277EB" w14:textId="0F32967B" w:rsidR="00785A9B" w:rsidRPr="00125A2C" w:rsidRDefault="00125A2C">
      <w:pPr>
        <w:pStyle w:val="2"/>
      </w:pPr>
      <w:bookmarkStart w:id="9" w:name="_Toc5361837"/>
      <w:bookmarkStart w:id="10" w:name="_Toc9242693"/>
      <w:bookmarkEnd w:id="9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10"/>
    </w:p>
    <w:p w14:paraId="77D90EEF" w14:textId="0E19F18A" w:rsidR="00725A86" w:rsidRDefault="00BF3B59">
      <w:pPr>
        <w:widowControl w:val="0"/>
        <w:spacing w:after="16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</w:t>
      </w:r>
      <w:r w:rsidR="00125A2C">
        <w:rPr>
          <w:szCs w:val="28"/>
        </w:rPr>
        <w:lastRenderedPageBreak/>
        <w:t xml:space="preserve">возможности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 xml:space="preserve">Microsoft Azure и </w:t>
      </w:r>
      <w:proofErr w:type="spellStart"/>
      <w:r w:rsidRPr="009A15E8">
        <w:rPr>
          <w:szCs w:val="28"/>
        </w:rPr>
        <w:t>Amazon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Web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Services</w:t>
      </w:r>
      <w:proofErr w:type="spellEnd"/>
      <w:r w:rsidRPr="009A15E8">
        <w:rPr>
          <w:szCs w:val="28"/>
        </w:rPr>
        <w:t>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612C4A">
      <w:pPr>
        <w:pStyle w:val="3"/>
        <w:rPr>
          <w:lang w:val="en-US"/>
        </w:rPr>
      </w:pPr>
      <w:r>
        <w:rPr>
          <w:lang w:val="en-US"/>
        </w:rPr>
        <w:t xml:space="preserve">Microsoft Azure </w:t>
      </w:r>
    </w:p>
    <w:p w14:paraId="197D58F3" w14:textId="77777777" w:rsidR="0044706D" w:rsidRDefault="0044706D" w:rsidP="0044706D">
      <w:pPr>
        <w:widowControl w:val="0"/>
        <w:spacing w:after="160"/>
        <w:ind w:firstLine="708"/>
      </w:pPr>
      <w:r w:rsidRPr="009A15E8">
        <w:rPr>
          <w:szCs w:val="28"/>
        </w:rPr>
        <w:t xml:space="preserve">Azure </w:t>
      </w:r>
      <w:proofErr w:type="spellStart"/>
      <w:r w:rsidRPr="009A15E8">
        <w:rPr>
          <w:szCs w:val="28"/>
        </w:rPr>
        <w:t>Digital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Twins</w:t>
      </w:r>
      <w:proofErr w:type="spellEnd"/>
      <w:r w:rsidRPr="009A15E8">
        <w:rPr>
          <w:szCs w:val="28"/>
        </w:rPr>
        <w:t xml:space="preserve">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>
        <w:fldChar w:fldCharType="begin"/>
      </w:r>
      <w:r>
        <w:instrText xml:space="preserve"> REF _Ref3555213 \r \h </w:instrText>
      </w:r>
      <w:r>
        <w:fldChar w:fldCharType="separate"/>
      </w:r>
      <w:r>
        <w:t>19</w:t>
      </w:r>
      <w:r>
        <w:fldChar w:fldCharType="end"/>
      </w:r>
      <w:r w:rsidRPr="009A15E8">
        <w:t>]</w:t>
      </w:r>
      <w:r>
        <w:t xml:space="preserve">. Azure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имеет следующие ключевые возможности:</w:t>
      </w:r>
    </w:p>
    <w:p w14:paraId="78CA31B3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пространственный интеллектуальный граф</w:t>
      </w:r>
      <w:r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proofErr w:type="spellStart"/>
      <w:r w:rsidRPr="006D0FFB">
        <w:t>Digital</w:t>
      </w:r>
      <w:proofErr w:type="spellEnd"/>
      <w:r w:rsidRPr="006D0FFB">
        <w:t xml:space="preserve"> </w:t>
      </w:r>
      <w:proofErr w:type="spellStart"/>
      <w:r w:rsidRPr="006D0FFB">
        <w:t>Twins</w:t>
      </w:r>
      <w:proofErr w:type="spellEnd"/>
      <w:r w:rsidRPr="006D0FFB">
        <w:t xml:space="preserve">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>
        <w:fldChar w:fldCharType="begin"/>
      </w:r>
      <w:r>
        <w:instrText xml:space="preserve"> REF _Ref3555375 \r \h  \* MERGEFORMAT </w:instrText>
      </w:r>
      <w:r>
        <w:fldChar w:fldCharType="separate"/>
      </w:r>
      <w:r>
        <w:t>15</w:t>
      </w:r>
      <w:r>
        <w:fldChar w:fldCharType="end"/>
      </w:r>
      <w:r>
        <w:t>]</w:t>
      </w:r>
      <w:r>
        <w:rPr>
          <w:color w:val="000000"/>
          <w:szCs w:val="28"/>
        </w:rPr>
        <w:t>;</w:t>
      </w:r>
    </w:p>
    <w:p w14:paraId="7FE18E8B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цифровые модели объектов двойников</w:t>
      </w:r>
      <w:r>
        <w:rPr>
          <w:color w:val="000000"/>
          <w:szCs w:val="28"/>
        </w:rPr>
        <w:t xml:space="preserve"> —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77777777" w:rsidR="0044706D" w:rsidRPr="008F2FAC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Cs w:val="28"/>
        </w:rPr>
      </w:pPr>
      <w:r>
        <w:rPr>
          <w:i/>
          <w:color w:val="000000"/>
          <w:szCs w:val="28"/>
        </w:rPr>
        <w:t xml:space="preserve">расширенные вычислительные ресурсы </w:t>
      </w:r>
      <w:r>
        <w:rPr>
          <w:color w:val="000000"/>
          <w:szCs w:val="28"/>
        </w:rPr>
        <w:t>—</w:t>
      </w:r>
      <w:r>
        <w:rPr>
          <w:i/>
          <w:color w:val="000000"/>
          <w:szCs w:val="28"/>
        </w:rPr>
        <w:t xml:space="preserve"> </w:t>
      </w:r>
      <w:r w:rsidRPr="008F2FAC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i/>
          <w:color w:val="000000"/>
          <w:szCs w:val="28"/>
        </w:rPr>
      </w:pPr>
      <w:r>
        <w:rPr>
          <w:i/>
          <w:color w:val="000000"/>
          <w:szCs w:val="28"/>
        </w:rPr>
        <w:lastRenderedPageBreak/>
        <w:t xml:space="preserve">встроенное управление доступом </w:t>
      </w:r>
      <w:r>
        <w:rPr>
          <w:color w:val="000000"/>
          <w:szCs w:val="28"/>
        </w:rPr>
        <w:t xml:space="preserve">с помощью функций управления доступом и идентификацией, такие как управление доступом на основе ролей и Azure </w:t>
      </w:r>
      <w:proofErr w:type="spellStart"/>
      <w:r>
        <w:rPr>
          <w:color w:val="000000"/>
          <w:szCs w:val="28"/>
        </w:rPr>
        <w:t>Active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Directory</w:t>
      </w:r>
      <w:proofErr w:type="spellEnd"/>
      <w:r>
        <w:rPr>
          <w:color w:val="000000"/>
          <w:szCs w:val="28"/>
        </w:rPr>
        <w:t>.</w:t>
      </w:r>
    </w:p>
    <w:p w14:paraId="5353CEA9" w14:textId="4B0DEDC1" w:rsidR="0044706D" w:rsidRDefault="0044706D" w:rsidP="0044706D">
      <w:pPr>
        <w:widowControl w:val="0"/>
        <w:spacing w:after="160"/>
        <w:ind w:firstLine="708"/>
      </w:pPr>
      <w:r>
        <w:t xml:space="preserve">Технология Azure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использует Azure IoT </w:t>
      </w:r>
      <w:proofErr w:type="spellStart"/>
      <w:r>
        <w:t>Hub</w:t>
      </w:r>
      <w:proofErr w:type="spellEnd"/>
      <w:r>
        <w:t xml:space="preserve"> для </w:t>
      </w:r>
      <w:r w:rsidR="002B7DD7">
        <w:t>хранения данных</w:t>
      </w:r>
      <w:r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2B7DD7">
        <w:fldChar w:fldCharType="begin"/>
      </w:r>
      <w:r w:rsidR="002B7DD7">
        <w:instrText xml:space="preserve"> REF _Ref6559934 \n \h </w:instrText>
      </w:r>
      <w:r w:rsidR="002B7DD7">
        <w:fldChar w:fldCharType="separate"/>
      </w:r>
      <w:r w:rsidR="002B7DD7">
        <w:t>26</w:t>
      </w:r>
      <w:r w:rsidR="002B7DD7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DE571B">
        <w:fldChar w:fldCharType="begin"/>
      </w:r>
      <w:r w:rsidR="00DE571B">
        <w:instrText xml:space="preserve"> REF _Ref6560022 \n \h </w:instrText>
      </w:r>
      <w:r w:rsidR="00DE571B">
        <w:fldChar w:fldCharType="separate"/>
      </w:r>
      <w:r w:rsidR="00DE571B">
        <w:t>27</w:t>
      </w:r>
      <w:r w:rsidR="00DE571B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Pr="00227B83">
        <w:t>На рис</w:t>
      </w:r>
      <w:r w:rsidRPr="00BB43F0">
        <w:t>унке 2</w:t>
      </w:r>
      <w:r w:rsidRPr="00227B83">
        <w:t xml:space="preserve"> </w:t>
      </w:r>
      <w:r w:rsidR="00DE571B">
        <w:t>представлена диаграмма потока данных</w:t>
      </w:r>
      <w:r w:rsidRPr="00227B83">
        <w:t xml:space="preserve"> Azure </w:t>
      </w:r>
      <w:proofErr w:type="spellStart"/>
      <w:r w:rsidRPr="00227B83">
        <w:t>Digital</w:t>
      </w:r>
      <w:proofErr w:type="spellEnd"/>
      <w:r w:rsidRPr="00227B83">
        <w:t xml:space="preserve"> </w:t>
      </w:r>
      <w:proofErr w:type="spellStart"/>
      <w:r w:rsidRPr="00227B83">
        <w:t>Twins</w:t>
      </w:r>
      <w:proofErr w:type="spellEnd"/>
      <w:r w:rsidRPr="00227B83">
        <w:t>.</w:t>
      </w:r>
      <w:r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3495FC25" w:rsidR="0044706D" w:rsidRPr="00E05CCC" w:rsidRDefault="0044706D">
            <w:pPr>
              <w:widowControl w:val="0"/>
              <w:spacing w:after="160"/>
              <w:ind w:firstLine="0"/>
              <w:jc w:val="center"/>
              <w:rPr>
                <w:sz w:val="28"/>
                <w:szCs w:val="28"/>
              </w:rPr>
            </w:pPr>
            <w:r w:rsidRPr="00612C4A">
              <w:rPr>
                <w:b/>
                <w:sz w:val="28"/>
                <w:szCs w:val="28"/>
              </w:rPr>
              <w:t>Рис. 2.</w:t>
            </w:r>
            <w:r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612C4A">
      <w:pPr>
        <w:pStyle w:val="3"/>
        <w:rPr>
          <w:lang w:val="en-US"/>
        </w:rPr>
      </w:pPr>
      <w:r>
        <w:rPr>
          <w:lang w:val="en-US"/>
        </w:rPr>
        <w:t>Amazon Web Services</w:t>
      </w:r>
    </w:p>
    <w:p w14:paraId="49EA8D17" w14:textId="77777777" w:rsidR="00E05CCC" w:rsidRDefault="00E05CCC" w:rsidP="00E05CCC">
      <w:pPr>
        <w:widowControl w:val="0"/>
        <w:spacing w:after="16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Pr="00125A2C">
        <w:t xml:space="preserve"> —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>
        <w:rPr>
          <w:lang w:val="en-US"/>
        </w:rPr>
        <w:fldChar w:fldCharType="begin"/>
      </w:r>
      <w:r w:rsidRPr="00125A2C">
        <w:instrText xml:space="preserve"> </w:instrText>
      </w:r>
      <w:r>
        <w:rPr>
          <w:lang w:val="en-US"/>
        </w:rPr>
        <w:instrText>REF</w:instrText>
      </w:r>
      <w:r w:rsidRPr="00125A2C">
        <w:instrText xml:space="preserve"> _</w:instrText>
      </w:r>
      <w:r>
        <w:rPr>
          <w:lang w:val="en-US"/>
        </w:rPr>
        <w:instrText>Ref</w:instrText>
      </w:r>
      <w:r w:rsidRPr="00125A2C">
        <w:instrText>3555386 \</w:instrText>
      </w:r>
      <w:r>
        <w:rPr>
          <w:lang w:val="en-US"/>
        </w:rPr>
        <w:instrText>r</w:instrText>
      </w:r>
      <w:r w:rsidRPr="00125A2C">
        <w:instrText xml:space="preserve"> \</w:instrText>
      </w:r>
      <w:r>
        <w:rPr>
          <w:lang w:val="en-US"/>
        </w:rPr>
        <w:instrText>h</w:instrText>
      </w:r>
      <w:r w:rsidRPr="00125A2C">
        <w:instrText xml:space="preserve">  \* </w:instrText>
      </w:r>
      <w:r>
        <w:rPr>
          <w:lang w:val="en-US"/>
        </w:rPr>
        <w:instrText>MERGEFORMAT</w:instrText>
      </w:r>
      <w:r w:rsidRPr="00125A2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25A2C">
        <w:t>20</w:t>
      </w:r>
      <w:r>
        <w:rPr>
          <w:lang w:val="en-US"/>
        </w:rPr>
        <w:fldChar w:fldCharType="end"/>
      </w:r>
      <w:r w:rsidRPr="00125A2C">
        <w:t xml:space="preserve">]. </w:t>
      </w:r>
      <w:r>
        <w:t xml:space="preserve"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</w:t>
      </w:r>
      <w:r>
        <w:lastRenderedPageBreak/>
        <w:t>протоколы, форматы данных и синтаксис сообщений [</w:t>
      </w:r>
      <w:r>
        <w:fldChar w:fldCharType="begin"/>
      </w:r>
      <w:r>
        <w:instrText xml:space="preserve"> REF _Ref3555397 \r \h  \* MERGEFORMAT </w:instrText>
      </w:r>
      <w:r>
        <w:fldChar w:fldCharType="separate"/>
      </w:r>
      <w:r>
        <w:t>16</w:t>
      </w:r>
      <w:r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Модель.</w:t>
      </w:r>
      <w:r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Отображение</w:t>
      </w:r>
      <w:r>
        <w:rPr>
          <w:color w:val="000000"/>
          <w:szCs w:val="28"/>
        </w:rPr>
        <w:t xml:space="preserve">. Отображение представляет информацию, которая позволяет AWS IoT </w:t>
      </w:r>
      <w:proofErr w:type="spellStart"/>
      <w:r>
        <w:rPr>
          <w:color w:val="000000"/>
          <w:szCs w:val="28"/>
        </w:rPr>
        <w:t>Things</w:t>
      </w:r>
      <w:proofErr w:type="spellEnd"/>
      <w:r>
        <w:rPr>
          <w:color w:val="000000"/>
          <w:szCs w:val="28"/>
        </w:rPr>
        <w:t xml:space="preserve">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>
        <w:rPr>
          <w:i/>
          <w:color w:val="000000"/>
          <w:szCs w:val="28"/>
        </w:rPr>
        <w:t>Поток</w:t>
      </w:r>
      <w:r>
        <w:rPr>
          <w:color w:val="000000"/>
          <w:szCs w:val="28"/>
        </w:rPr>
        <w:t xml:space="preserve">. Поток состоит из последовательности взаимодействий между устройствами и </w:t>
      </w:r>
      <w:proofErr w:type="spellStart"/>
      <w:r>
        <w:rPr>
          <w:color w:val="000000"/>
          <w:szCs w:val="28"/>
        </w:rPr>
        <w:t>web</w:t>
      </w:r>
      <w:proofErr w:type="spellEnd"/>
      <w:r>
        <w:rPr>
          <w:color w:val="000000"/>
          <w:szCs w:val="28"/>
        </w:rPr>
        <w:t>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612C4A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proofErr w:type="spellStart"/>
      <w:r w:rsidRPr="00612C4A">
        <w:t>Things</w:t>
      </w:r>
      <w:proofErr w:type="spellEnd"/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proofErr w:type="spellStart"/>
      <w:r w:rsidRPr="00612C4A">
        <w:t>Amazon</w:t>
      </w:r>
      <w:proofErr w:type="spellEnd"/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proofErr w:type="spellStart"/>
      <w:r w:rsidRPr="00612C4A">
        <w:t>Core</w:t>
      </w:r>
      <w:proofErr w:type="spellEnd"/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>
        <w:t>30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 xml:space="preserve">AWS IoT </w:t>
      </w:r>
      <w:proofErr w:type="spellStart"/>
      <w:r w:rsidRPr="00307F7B">
        <w:t>Greengrass</w:t>
      </w:r>
      <w:proofErr w:type="spellEnd"/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>
        <w:t>31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612C4A">
      <w:pPr>
        <w:widowControl w:val="0"/>
      </w:pPr>
      <w:r w:rsidRPr="00307F7B">
        <w:t xml:space="preserve">AWS IoT </w:t>
      </w:r>
      <w:proofErr w:type="spellStart"/>
      <w:r w:rsidRPr="00612C4A">
        <w:t>Core</w:t>
      </w:r>
      <w:proofErr w:type="spellEnd"/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>
        <w:rPr>
          <w:i/>
          <w:lang w:val="en-US"/>
        </w:rPr>
        <w:t>Message</w:t>
      </w:r>
      <w:r w:rsidRPr="00A07AFB">
        <w:rPr>
          <w:i/>
        </w:rPr>
        <w:t xml:space="preserve"> </w:t>
      </w:r>
      <w:r>
        <w:rPr>
          <w:i/>
          <w:lang w:val="en-US"/>
        </w:rPr>
        <w:t>Broker</w:t>
      </w:r>
      <w:r w:rsidRPr="00A07AFB">
        <w:rPr>
          <w:i/>
        </w:rPr>
        <w:t xml:space="preserve">. </w:t>
      </w:r>
      <w:r>
        <w:t>Э</w:t>
      </w:r>
      <w:r w:rsidRPr="00A07AFB">
        <w:t xml:space="preserve">то высокопроизводительный брокер сообщений, работающий по стандарту «издатель-подписчик», который надежно и с низкой задержкой передает сообщения всех устройств IoT и </w:t>
      </w:r>
      <w:r>
        <w:t>приложений в нужном направлении;</w:t>
      </w:r>
    </w:p>
    <w:p w14:paraId="20880881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Шлюз устройств</w:t>
      </w:r>
      <w:r>
        <w:t xml:space="preserve"> </w:t>
      </w:r>
      <w:r w:rsidRPr="002423B6">
        <w:t xml:space="preserve">служит точкой входа для устройств IoT, </w:t>
      </w:r>
      <w:r w:rsidRPr="002423B6">
        <w:lastRenderedPageBreak/>
        <w:t xml:space="preserve">подключающихся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 xml:space="preserve">связь устройств с AWS IoT </w:t>
      </w:r>
      <w:proofErr w:type="spellStart"/>
      <w:r>
        <w:t>Core</w:t>
      </w:r>
      <w:proofErr w:type="spellEnd"/>
      <w:r w:rsidRPr="00A07AFB">
        <w:t>;</w:t>
      </w:r>
    </w:p>
    <w:p w14:paraId="1DBB02E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 xml:space="preserve">льное приложение к AWS IoT </w:t>
      </w:r>
      <w:proofErr w:type="spellStart"/>
      <w:r>
        <w:t>Core</w:t>
      </w:r>
      <w:proofErr w:type="spellEnd"/>
      <w:r>
        <w:t>;</w:t>
      </w:r>
    </w:p>
    <w:p w14:paraId="2A6BEB35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Тени устройств</w:t>
      </w:r>
      <w:r>
        <w:t xml:space="preserve">. </w:t>
      </w:r>
      <w:r w:rsidRPr="002423B6">
        <w:t xml:space="preserve">С помощью AWS IoT </w:t>
      </w:r>
      <w:proofErr w:type="spellStart"/>
      <w:r w:rsidRPr="002423B6">
        <w:t>Core</w:t>
      </w:r>
      <w:proofErr w:type="spellEnd"/>
      <w:r w:rsidRPr="002423B6">
        <w:t xml:space="preserve">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 xml:space="preserve">Сервис правил оценивает входящие сообщения, публикуемые в AWS IoT </w:t>
      </w:r>
      <w:proofErr w:type="spellStart"/>
      <w:r w:rsidRPr="002423B6">
        <w:t>Core</w:t>
      </w:r>
      <w:proofErr w:type="spellEnd"/>
      <w:r w:rsidRPr="002423B6">
        <w:t xml:space="preserve">, а затем преобразует и доставляет их другому устройству или </w:t>
      </w:r>
      <w:r w:rsidRPr="002423B6">
        <w:lastRenderedPageBreak/>
        <w:t>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612C4A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proofErr w:type="spellStart"/>
      <w:r w:rsidRPr="00612C4A">
        <w:t>Greengrass</w:t>
      </w:r>
      <w:proofErr w:type="spellEnd"/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IoT </w:t>
      </w:r>
      <w:proofErr w:type="spellStart"/>
      <w:r>
        <w:t>Greengrass</w:t>
      </w:r>
      <w:proofErr w:type="spellEnd"/>
      <w:r>
        <w:t xml:space="preserve">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 xml:space="preserve">AWS IoT </w:t>
      </w:r>
      <w:proofErr w:type="spellStart"/>
      <w:r w:rsidRPr="00030F2E">
        <w:t>Greengrass</w:t>
      </w:r>
      <w:proofErr w:type="spellEnd"/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 xml:space="preserve"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</w:t>
      </w:r>
      <w:proofErr w:type="spellStart"/>
      <w:r w:rsidRPr="00030F2E">
        <w:t>Greengrass</w:t>
      </w:r>
      <w:proofErr w:type="spellEnd"/>
      <w:r w:rsidRPr="00030F2E">
        <w:t xml:space="preserve">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</w:t>
      </w:r>
      <w:proofErr w:type="spellStart"/>
      <w:r w:rsidRPr="00612C4A">
        <w:t>Things</w:t>
      </w:r>
      <w:proofErr w:type="spellEnd"/>
      <w:r w:rsidRPr="00612C4A">
        <w:t xml:space="preserve">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77F72420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</w:t>
      </w:r>
      <w:proofErr w:type="spellStart"/>
      <w:r w:rsidRPr="00612C4A">
        <w:t>Things</w:t>
      </w:r>
      <w:proofErr w:type="spellEnd"/>
      <w:r w:rsidRPr="00612C4A">
        <w:t xml:space="preserve">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 xml:space="preserve">Пример настройки иерархии графа, содержащего устройства и сервисы, с помощью редактора потоков продемонстрирован на рисунке 3. </w:t>
      </w:r>
      <w:r>
        <w:t xml:space="preserve">Взаимодействия между моделями определяются с помощью настройки </w:t>
      </w:r>
      <w:r>
        <w:lastRenderedPageBreak/>
        <w:t xml:space="preserve">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proofErr w:type="spellStart"/>
      <w:r w:rsidR="002C0B3C" w:rsidRPr="00612C4A">
        <w:t>Greengrass</w:t>
      </w:r>
      <w:proofErr w:type="spellEnd"/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</w:t>
      </w:r>
      <w:proofErr w:type="spellStart"/>
      <w:r w:rsidRPr="008C0A47">
        <w:t>Things</w:t>
      </w:r>
      <w:proofErr w:type="spellEnd"/>
      <w:r w:rsidRPr="008C0A47">
        <w:t xml:space="preserve"> Graph отображаются 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154682DA" w:rsidR="006245BF" w:rsidRPr="006245BF" w:rsidRDefault="006245BF" w:rsidP="00612C4A">
            <w:pPr>
              <w:widowControl w:val="0"/>
              <w:spacing w:after="160"/>
              <w:ind w:firstLine="0"/>
              <w:jc w:val="center"/>
            </w:pPr>
            <w:r>
              <w:rPr>
                <w:b/>
              </w:rPr>
              <w:t xml:space="preserve">Рис. 3. </w:t>
            </w:r>
            <w:r>
              <w:t>Пример настройки иерархии графа с помощью редактора потоков</w:t>
            </w:r>
          </w:p>
        </w:tc>
      </w:tr>
    </w:tbl>
    <w:p w14:paraId="753B3311" w14:textId="0C17B53E" w:rsidR="006245BF" w:rsidRPr="008C0A47" w:rsidRDefault="006245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</w:pPr>
    </w:p>
    <w:p w14:paraId="60928484" w14:textId="77777777" w:rsidR="00E05CCC" w:rsidRPr="00E81C84" w:rsidRDefault="00E05CCC" w:rsidP="00612C4A"/>
    <w:p w14:paraId="62849A77" w14:textId="16FF11E3" w:rsidR="00ED59E6" w:rsidRDefault="00ED59E6" w:rsidP="00195187">
      <w:pPr>
        <w:pStyle w:val="3"/>
      </w:pPr>
      <w:bookmarkStart w:id="11" w:name="_Toc9242694"/>
      <w:r>
        <w:t>Концепция пространственного интеллектуального графа</w:t>
      </w:r>
      <w:bookmarkEnd w:id="11"/>
    </w:p>
    <w:p w14:paraId="008F7804" w14:textId="2E8F2776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lastRenderedPageBreak/>
        <w:t>Twins</w:t>
      </w:r>
      <w:r w:rsidR="00214707">
        <w:t> </w:t>
      </w:r>
      <w:r w:rsidR="00214707" w:rsidRPr="00612C4A">
        <w:t>[</w:t>
      </w:r>
      <w:r w:rsidR="00214707">
        <w:fldChar w:fldCharType="begin"/>
      </w:r>
      <w:r w:rsidR="00214707">
        <w:instrText xml:space="preserve"> REF _Ref5974083 \n \h </w:instrText>
      </w:r>
      <w:r w:rsidR="00214707">
        <w:fldChar w:fldCharType="separate"/>
      </w:r>
      <w:r w:rsidR="00214707">
        <w:t>23</w:t>
      </w:r>
      <w:r w:rsidR="00214707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>регионы, 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="00A72889">
        <w:t>;</w:t>
      </w:r>
    </w:p>
    <w:p w14:paraId="5EBCC21E" w14:textId="0717416A" w:rsid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07FAA936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IoTHub</w:t>
      </w:r>
      <w:proofErr w:type="spellEnd"/>
      <w:r w:rsidR="005A316B">
        <w:t> </w:t>
      </w:r>
      <w:r w:rsidR="005A316B" w:rsidRPr="0085346D">
        <w:t>[</w:t>
      </w:r>
      <w:r w:rsidR="005A316B">
        <w:fldChar w:fldCharType="begin"/>
      </w:r>
      <w:r w:rsidR="005A316B">
        <w:instrText xml:space="preserve"> REF _Ref6559934 \r \h </w:instrText>
      </w:r>
      <w:r w:rsidR="00273449">
        <w:instrText xml:space="preserve"> \* MERGEFORMAT </w:instrText>
      </w:r>
      <w:r w:rsidR="005A316B">
        <w:fldChar w:fldCharType="separate"/>
      </w:r>
      <w:r w:rsidR="005A316B">
        <w:t>26</w:t>
      </w:r>
      <w:r w:rsidR="005A316B">
        <w:fldChar w:fldCharType="end"/>
      </w:r>
      <w:r w:rsidR="005A316B" w:rsidRPr="0085346D">
        <w:t>]</w:t>
      </w:r>
      <w:r w:rsidR="005A316B">
        <w:t>;</w:t>
      </w:r>
    </w:p>
    <w:p w14:paraId="39894C76" w14:textId="238CEFD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Онтологии</w:t>
      </w:r>
      <w:r w:rsidR="005A316B">
        <w:t xml:space="preserve"> </w:t>
      </w:r>
      <w:r w:rsidR="00A72889">
        <w:t xml:space="preserve">–  предварительно определенные </w:t>
      </w:r>
      <w:r w:rsidR="00A72889" w:rsidRPr="00A72889">
        <w:t xml:space="preserve">объектные модели </w:t>
      </w:r>
      <w:proofErr w:type="spellStart"/>
      <w:r w:rsidR="00A72889" w:rsidRPr="00A72889">
        <w:t>Digital</w:t>
      </w:r>
      <w:proofErr w:type="spellEnd"/>
      <w:r w:rsidR="00A72889" w:rsidRPr="00A72889">
        <w:t xml:space="preserve"> </w:t>
      </w:r>
      <w:proofErr w:type="spellStart"/>
      <w:r w:rsidR="00A72889" w:rsidRPr="00A72889">
        <w:t>Twins</w:t>
      </w:r>
      <w:proofErr w:type="spellEnd"/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70D9FA5F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lastRenderedPageBreak/>
        <w:t>Роли</w:t>
      </w:r>
      <w:r w:rsidR="005A316B">
        <w:t xml:space="preserve"> </w:t>
      </w:r>
      <w:r w:rsidR="005A316B" w:rsidRPr="005A316B">
        <w:t xml:space="preserve">—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363A3CAF" w:rsidR="005A316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Конечные точки</w:t>
      </w:r>
      <w:r w:rsidR="005A316B">
        <w:t xml:space="preserve"> </w:t>
      </w:r>
      <w:r w:rsidR="005A316B" w:rsidRPr="005A316B">
        <w:t xml:space="preserve">— это расположения, в которые направляются сообщения телеметрии и события </w:t>
      </w:r>
      <w:proofErr w:type="spellStart"/>
      <w:r w:rsidR="005A316B" w:rsidRPr="005A316B">
        <w:t>Digital</w:t>
      </w:r>
      <w:proofErr w:type="spellEnd"/>
      <w:r w:rsidR="005A316B" w:rsidRPr="005A316B">
        <w:t xml:space="preserve"> </w:t>
      </w:r>
      <w:proofErr w:type="spellStart"/>
      <w:r w:rsidR="005A316B" w:rsidRPr="005A316B">
        <w:t>Twins</w:t>
      </w:r>
      <w:proofErr w:type="spellEnd"/>
      <w:r w:rsidR="005A316B" w:rsidRPr="005A316B">
        <w:t>, например</w:t>
      </w:r>
      <w:r w:rsidR="005A316B">
        <w:t>,</w:t>
      </w:r>
      <w:r w:rsidR="005A316B" w:rsidRPr="005A316B">
        <w:t xml:space="preserve"> </w:t>
      </w:r>
      <w:proofErr w:type="spellStart"/>
      <w:r w:rsidR="005A316B" w:rsidRPr="005A316B">
        <w:t>Event</w:t>
      </w:r>
      <w:proofErr w:type="spellEnd"/>
      <w:r w:rsidR="005A316B" w:rsidRPr="005A316B">
        <w:t xml:space="preserve"> </w:t>
      </w:r>
      <w:proofErr w:type="spellStart"/>
      <w:r w:rsidR="005A316B" w:rsidRPr="005A316B">
        <w:t>Hub</w:t>
      </w:r>
      <w:proofErr w:type="spellEnd"/>
      <w:r w:rsidR="005A316B">
        <w:rPr>
          <w:lang w:val="en-US"/>
        </w:rPr>
        <w:t> </w:t>
      </w:r>
      <w:r w:rsidR="0035627F" w:rsidRPr="0085346D">
        <w:t>[</w:t>
      </w:r>
      <w:r w:rsidR="005A316B">
        <w:rPr>
          <w:lang w:val="en-US"/>
        </w:rPr>
        <w:fldChar w:fldCharType="begin"/>
      </w:r>
      <w:r w:rsidR="005A316B" w:rsidRPr="0085346D">
        <w:instrText xml:space="preserve"> </w:instrText>
      </w:r>
      <w:r w:rsidR="005A316B">
        <w:rPr>
          <w:lang w:val="en-US"/>
        </w:rPr>
        <w:instrText>REF</w:instrText>
      </w:r>
      <w:r w:rsidR="005A316B" w:rsidRPr="0085346D">
        <w:instrText xml:space="preserve"> _</w:instrText>
      </w:r>
      <w:r w:rsidR="005A316B">
        <w:rPr>
          <w:lang w:val="en-US"/>
        </w:rPr>
        <w:instrText>Ref</w:instrText>
      </w:r>
      <w:r w:rsidR="005A316B" w:rsidRPr="0085346D">
        <w:instrText>6560022 \</w:instrText>
      </w:r>
      <w:r w:rsidR="005A316B">
        <w:rPr>
          <w:lang w:val="en-US"/>
        </w:rPr>
        <w:instrText>r</w:instrText>
      </w:r>
      <w:r w:rsidR="005A316B" w:rsidRPr="0085346D">
        <w:instrText xml:space="preserve"> \</w:instrText>
      </w:r>
      <w:r w:rsidR="005A316B">
        <w:rPr>
          <w:lang w:val="en-US"/>
        </w:rPr>
        <w:instrText>h</w:instrText>
      </w:r>
      <w:r w:rsidR="005A316B" w:rsidRPr="0085346D">
        <w:instrText xml:space="preserve"> </w:instrText>
      </w:r>
      <w:r w:rsidR="00273449" w:rsidRPr="0085346D">
        <w:instrText xml:space="preserve"> \* </w:instrText>
      </w:r>
      <w:r w:rsidR="00273449">
        <w:rPr>
          <w:lang w:val="en-US"/>
        </w:rPr>
        <w:instrText>MERGEFORMAT</w:instrText>
      </w:r>
      <w:r w:rsidR="00273449" w:rsidRPr="0085346D">
        <w:instrText xml:space="preserve"> </w:instrText>
      </w:r>
      <w:r w:rsidR="005A316B">
        <w:rPr>
          <w:lang w:val="en-US"/>
        </w:rPr>
      </w:r>
      <w:r w:rsidR="005A316B">
        <w:rPr>
          <w:lang w:val="en-US"/>
        </w:rPr>
        <w:fldChar w:fldCharType="separate"/>
      </w:r>
      <w:r w:rsidR="005A316B" w:rsidRPr="0085346D">
        <w:t>27</w:t>
      </w:r>
      <w:r w:rsidR="005A316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77777777" w:rsidR="005A316B" w:rsidRDefault="005A316B" w:rsidP="002D3E29">
      <w:pPr>
        <w:pStyle w:val="ab"/>
        <w:numPr>
          <w:ilvl w:val="0"/>
          <w:numId w:val="18"/>
        </w:numPr>
        <w:spacing w:line="360" w:lineRule="auto"/>
        <w:jc w:val="both"/>
      </w:pPr>
      <w:proofErr w:type="spellStart"/>
      <w:r w:rsidRPr="0085346D">
        <w:rPr>
          <w:i/>
        </w:rPr>
        <w:t>Сопоставители</w:t>
      </w:r>
      <w:proofErr w:type="spellEnd"/>
      <w:r>
        <w:t xml:space="preserve"> </w:t>
      </w:r>
      <w:r w:rsidRPr="005A316B">
        <w:t>являются объектами, которые определяют, какие определяемые пользователем функции выполняются для</w:t>
      </w:r>
      <w:r>
        <w:t xml:space="preserve"> заданного сообщения телеметрии.</w:t>
      </w:r>
    </w:p>
    <w:p w14:paraId="0D086B0A" w14:textId="2395ECEB" w:rsidR="00ED59E6" w:rsidRDefault="005A316B">
      <w:r w:rsidRPr="005A316B">
        <w:t xml:space="preserve">Пространственный граф —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proofErr w:type="spellStart"/>
      <w:r w:rsidRPr="005A316B">
        <w:t>Digital</w:t>
      </w:r>
      <w:proofErr w:type="spellEnd"/>
      <w:r w:rsidRPr="005A316B">
        <w:t xml:space="preserve"> </w:t>
      </w:r>
      <w:proofErr w:type="spellStart"/>
      <w:r w:rsidRPr="005A316B">
        <w:t>Twins</w:t>
      </w:r>
      <w:proofErr w:type="spellEnd"/>
      <w:r w:rsidRPr="005A316B">
        <w:t xml:space="preserve">. Пространственный граф поддерживает наследование, фильтрацию, обход, </w:t>
      </w:r>
      <w:r>
        <w:t>масштабируемость и расширяемость. Взаимодействие</w:t>
      </w:r>
      <w:r w:rsidRPr="005A316B">
        <w:t xml:space="preserve"> с про</w:t>
      </w:r>
      <w:r>
        <w:t>странственным графом и управление</w:t>
      </w:r>
      <w:r w:rsidRPr="005A316B">
        <w:t xml:space="preserve"> им </w:t>
      </w:r>
      <w:r>
        <w:t xml:space="preserve">осуществляется </w:t>
      </w:r>
      <w:r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>
        <w:t>.</w:t>
      </w:r>
    </w:p>
    <w:p w14:paraId="626B0E61" w14:textId="6BA4629D" w:rsidR="00AC21C3" w:rsidRDefault="00227B83">
      <w:r>
        <w:t xml:space="preserve">На </w:t>
      </w:r>
      <w:r w:rsidRPr="00612C4A">
        <w:rPr>
          <w:highlight w:val="yellow"/>
        </w:rPr>
        <w:t>рисунке 1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>
        <w:rPr>
          <w:lang w:val="en-US"/>
        </w:rPr>
        <w:fldChar w:fldCharType="begin"/>
      </w:r>
      <w:r w:rsidRPr="00F64D49">
        <w:instrText xml:space="preserve"> </w:instrText>
      </w:r>
      <w:r>
        <w:rPr>
          <w:lang w:val="en-US"/>
        </w:rPr>
        <w:instrText>REF</w:instrText>
      </w:r>
      <w:r w:rsidRPr="00F64D49">
        <w:instrText xml:space="preserve"> _</w:instrText>
      </w:r>
      <w:r>
        <w:rPr>
          <w:lang w:val="en-US"/>
        </w:rPr>
        <w:instrText>Ref</w:instrText>
      </w:r>
      <w:r w:rsidRPr="00F64D49">
        <w:instrText>8983004 \</w:instrText>
      </w:r>
      <w:r>
        <w:rPr>
          <w:lang w:val="en-US"/>
        </w:rPr>
        <w:instrText>r</w:instrText>
      </w:r>
      <w:r w:rsidRPr="00F64D49">
        <w:instrText xml:space="preserve"> \</w:instrText>
      </w:r>
      <w:r>
        <w:rPr>
          <w:lang w:val="en-US"/>
        </w:rPr>
        <w:instrText>h</w:instrText>
      </w:r>
      <w:r w:rsidRPr="00F64D4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64D49">
        <w:t>29</w:t>
      </w:r>
      <w:r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Пространства</w:t>
      </w:r>
      <w:r>
        <w:rPr>
          <w:i/>
        </w:rPr>
        <w:t>.</w:t>
      </w:r>
      <w:r>
        <w:t xml:space="preserve"> Представлены виртуальными помещениями с идентификаторами (</w:t>
      </w:r>
      <w:r>
        <w:rPr>
          <w:lang w:val="en-US"/>
        </w:rPr>
        <w:t>Focus</w:t>
      </w:r>
      <w:r w:rsidRPr="00F64D49">
        <w:t xml:space="preserve"> </w:t>
      </w:r>
      <w:r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Pr="00F64D49">
        <w:t xml:space="preserve"> </w:t>
      </w:r>
      <w:r>
        <w:t>с идентификатором номера комнаты в названии;</w:t>
      </w:r>
    </w:p>
    <w:p w14:paraId="015AA0D6" w14:textId="36F76271" w:rsidR="00AC21C3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70799546" w14:textId="77777777" w:rsidR="00AC21C3" w:rsidRDefault="00AC21C3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0C67443" wp14:editId="32B37EE3">
                  <wp:extent cx="5813222" cy="280289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42" cy="281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49AEA81F" w:rsidR="00E457F9" w:rsidRPr="000F2E8B" w:rsidRDefault="00E457F9" w:rsidP="00F64D49">
            <w:pPr>
              <w:ind w:firstLine="0"/>
              <w:jc w:val="center"/>
            </w:pPr>
            <w:r w:rsidRPr="00F64D49">
              <w:rPr>
                <w:b/>
              </w:rPr>
              <w:t>Рис. 1.</w:t>
            </w:r>
            <w:r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2" w:name="_Toc9242695"/>
      <w:bookmarkStart w:id="13" w:name="_Toc9242696"/>
      <w:bookmarkStart w:id="14" w:name="_Toc9242697"/>
      <w:bookmarkEnd w:id="12"/>
      <w:bookmarkEnd w:id="13"/>
      <w:bookmarkEnd w:id="14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5" w:name="_Toc9242700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5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6" w:name="_Toc9242701"/>
      <w:r>
        <w:t xml:space="preserve">Данные устройств </w:t>
      </w:r>
      <w:r>
        <w:rPr>
          <w:lang w:val="en-US"/>
        </w:rPr>
        <w:t>IoT</w:t>
      </w:r>
      <w:bookmarkEnd w:id="16"/>
    </w:p>
    <w:p w14:paraId="6504D04B" w14:textId="6606DDAF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4F25D8">
        <w:fldChar w:fldCharType="begin"/>
      </w:r>
      <w:r w:rsidR="004F25D8">
        <w:instrText xml:space="preserve"> REF _Ref5355911 \r \h  \* MERGEFORMAT </w:instrText>
      </w:r>
      <w:r w:rsidR="004F25D8">
        <w:fldChar w:fldCharType="separate"/>
      </w:r>
      <w:r w:rsidR="004F25D8">
        <w:t>21</w:t>
      </w:r>
      <w:r w:rsidR="004F25D8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 xml:space="preserve">. </w:t>
      </w:r>
      <w:proofErr w:type="gramStart"/>
      <w:r w:rsidR="004F25D8">
        <w:t>В рамках</w:t>
      </w:r>
      <w:r w:rsidR="00025D81">
        <w:t xml:space="preserve"> реализации</w:t>
      </w:r>
      <w:r w:rsidR="004F25D8">
        <w:t xml:space="preserve"> проекта,</w:t>
      </w:r>
      <w:proofErr w:type="gramEnd"/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сегментация дневного потребления энергии</w:t>
      </w:r>
      <w:r>
        <w:rPr>
          <w:lang w:val="en-US"/>
        </w:rPr>
        <w:t>;</w:t>
      </w:r>
    </w:p>
    <w:p w14:paraId="5625FBEE" w14:textId="50F88DDB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разбивка кривой электрической нагрузки;</w:t>
      </w:r>
    </w:p>
    <w:p w14:paraId="250F2483" w14:textId="572E08CE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04375A9D" w:rsidR="0007585F" w:rsidRP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в масштабе города;</w:t>
      </w:r>
    </w:p>
    <w:p w14:paraId="5F6F5092" w14:textId="4EBA599D" w:rsidR="00137B5D" w:rsidRDefault="00137B5D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>
        <w:rPr>
          <w:lang w:val="en-US"/>
        </w:rPr>
        <w:fldChar w:fldCharType="begin"/>
      </w:r>
      <w:r w:rsidRPr="006D767F">
        <w:instrText xml:space="preserve"> </w:instrText>
      </w:r>
      <w:r>
        <w:rPr>
          <w:lang w:val="en-US"/>
        </w:rPr>
        <w:instrText>REF</w:instrText>
      </w:r>
      <w:r w:rsidRPr="006D767F">
        <w:instrText xml:space="preserve"> _</w:instrText>
      </w:r>
      <w:r>
        <w:rPr>
          <w:lang w:val="en-US"/>
        </w:rPr>
        <w:instrText>Ref</w:instrText>
      </w:r>
      <w:r w:rsidRPr="006D767F">
        <w:instrText>6557837 \</w:instrText>
      </w:r>
      <w:r>
        <w:rPr>
          <w:lang w:val="en-US"/>
        </w:rPr>
        <w:instrText>r</w:instrText>
      </w:r>
      <w:r w:rsidRPr="006D767F">
        <w:instrText xml:space="preserve"> \</w:instrText>
      </w:r>
      <w:r>
        <w:rPr>
          <w:lang w:val="en-US"/>
        </w:rPr>
        <w:instrText>h</w:instrText>
      </w:r>
      <w:r w:rsidRPr="006D767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D767F">
        <w:t>25</w:t>
      </w:r>
      <w:r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A3BFF4" w14:textId="77777777" w:rsidR="00137B5D" w:rsidRDefault="00137B5D"/>
    <w:p w14:paraId="1B07EFCD" w14:textId="77777777" w:rsidR="00137B5D" w:rsidRDefault="00137B5D"/>
    <w:p w14:paraId="6E78AC09" w14:textId="0F0FCDA9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E730C0"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Схема исходного набора данных</w:t>
      </w:r>
    </w:p>
    <w:tbl>
      <w:tblPr>
        <w:tblStyle w:val="af2"/>
        <w:tblW w:w="911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689"/>
        <w:gridCol w:w="844"/>
        <w:gridCol w:w="2365"/>
        <w:gridCol w:w="1164"/>
        <w:gridCol w:w="1208"/>
        <w:gridCol w:w="1841"/>
      </w:tblGrid>
      <w:tr w:rsidR="00137B5D" w14:paraId="27B37F55" w14:textId="77777777" w:rsidTr="00E730C0">
        <w:trPr>
          <w:trHeight w:val="974"/>
        </w:trPr>
        <w:tc>
          <w:tcPr>
            <w:tcW w:w="1689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  <w:proofErr w:type="spellEnd"/>
          </w:p>
        </w:tc>
        <w:tc>
          <w:tcPr>
            <w:tcW w:w="844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  <w:proofErr w:type="spellEnd"/>
          </w:p>
        </w:tc>
        <w:tc>
          <w:tcPr>
            <w:tcW w:w="2365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  <w:proofErr w:type="spellEnd"/>
          </w:p>
        </w:tc>
        <w:tc>
          <w:tcPr>
            <w:tcW w:w="1164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</w:t>
            </w: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hh</w:t>
            </w:r>
            <w:proofErr w:type="spellEnd"/>
          </w:p>
        </w:tc>
        <w:tc>
          <w:tcPr>
            <w:tcW w:w="1208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4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  <w:proofErr w:type="spellEnd"/>
          </w:p>
        </w:tc>
      </w:tr>
      <w:tr w:rsidR="00137B5D" w14:paraId="23D76F49" w14:textId="77777777" w:rsidTr="00E730C0">
        <w:trPr>
          <w:trHeight w:val="974"/>
        </w:trPr>
        <w:tc>
          <w:tcPr>
            <w:tcW w:w="1689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44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64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08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4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E730C0">
        <w:trPr>
          <w:trHeight w:val="974"/>
        </w:trPr>
        <w:tc>
          <w:tcPr>
            <w:tcW w:w="1689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44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  <w:proofErr w:type="spellEnd"/>
          </w:p>
        </w:tc>
        <w:tc>
          <w:tcPr>
            <w:tcW w:w="2365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64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08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4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E730C0">
        <w:trPr>
          <w:trHeight w:val="974"/>
        </w:trPr>
        <w:tc>
          <w:tcPr>
            <w:tcW w:w="1689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44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64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08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4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E730C0">
        <w:trPr>
          <w:trHeight w:val="988"/>
        </w:trPr>
        <w:tc>
          <w:tcPr>
            <w:tcW w:w="1689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44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64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08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4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LCLid</w:t>
      </w:r>
      <w:proofErr w:type="spellEnd"/>
      <w:r>
        <w:rPr>
          <w:szCs w:val="28"/>
        </w:rPr>
        <w:t xml:space="preserve"> </w:t>
      </w:r>
      <w:r w:rsidRPr="0073755D">
        <w:rPr>
          <w:szCs w:val="28"/>
        </w:rPr>
        <w:t>—</w:t>
      </w:r>
      <w:r>
        <w:rPr>
          <w:szCs w:val="28"/>
        </w:rPr>
        <w:t xml:space="preserve"> </w:t>
      </w:r>
      <w:r w:rsidRPr="006154F0">
        <w:rPr>
          <w:szCs w:val="28"/>
        </w:rPr>
        <w:t xml:space="preserve">уникальный идентификатор </w:t>
      </w:r>
      <w:r>
        <w:rPr>
          <w:szCs w:val="28"/>
        </w:rPr>
        <w:t>квартиры</w:t>
      </w:r>
      <w:r w:rsidRPr="006154F0">
        <w:rPr>
          <w:szCs w:val="28"/>
        </w:rPr>
        <w:t>;</w:t>
      </w:r>
    </w:p>
    <w:p w14:paraId="3B25B46F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stdorToU</w:t>
      </w:r>
      <w:proofErr w:type="spellEnd"/>
      <w:r w:rsidRPr="006154F0">
        <w:rPr>
          <w:i/>
          <w:szCs w:val="28"/>
        </w:rPr>
        <w:t xml:space="preserve"> </w:t>
      </w:r>
      <w:r w:rsidRPr="0073755D">
        <w:rPr>
          <w:i/>
          <w:szCs w:val="28"/>
        </w:rPr>
        <w:t>—</w:t>
      </w:r>
      <w:r>
        <w:rPr>
          <w:szCs w:val="28"/>
        </w:rPr>
        <w:t xml:space="preserve"> тарифный план квартиры</w:t>
      </w:r>
      <w:r w:rsidRPr="006154F0">
        <w:rPr>
          <w:szCs w:val="28"/>
        </w:rPr>
        <w:t>;</w:t>
      </w:r>
    </w:p>
    <w:p w14:paraId="3087EBA1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DateTime</w:t>
      </w:r>
      <w:proofErr w:type="spellEnd"/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время очередного сбора данных с </w:t>
      </w:r>
      <w:proofErr w:type="spellStart"/>
      <w:r>
        <w:rPr>
          <w:szCs w:val="28"/>
          <w:lang w:val="en-US"/>
        </w:rPr>
        <w:t>iot</w:t>
      </w:r>
      <w:proofErr w:type="spellEnd"/>
      <w:r w:rsidRPr="006D767F">
        <w:rPr>
          <w:szCs w:val="28"/>
        </w:rPr>
        <w:t>-</w:t>
      </w:r>
      <w:r>
        <w:rPr>
          <w:szCs w:val="28"/>
        </w:rPr>
        <w:t>устройства</w:t>
      </w:r>
      <w:r w:rsidRPr="006D767F">
        <w:rPr>
          <w:szCs w:val="28"/>
        </w:rPr>
        <w:t>;</w:t>
      </w:r>
    </w:p>
    <w:p w14:paraId="69674924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 w:rsidRPr="006D767F">
        <w:rPr>
          <w:i/>
          <w:szCs w:val="28"/>
          <w:lang w:val="en-US"/>
        </w:rPr>
        <w:t>KWH</w:t>
      </w:r>
      <w:r w:rsidRPr="006D767F">
        <w:rPr>
          <w:i/>
          <w:szCs w:val="28"/>
        </w:rPr>
        <w:t>/</w:t>
      </w:r>
      <w:proofErr w:type="spellStart"/>
      <w:r w:rsidRPr="006D767F">
        <w:rPr>
          <w:i/>
          <w:szCs w:val="28"/>
          <w:lang w:val="en-US"/>
        </w:rPr>
        <w:t>hh</w:t>
      </w:r>
      <w:proofErr w:type="spellEnd"/>
      <w:r w:rsidRPr="006D767F">
        <w:rPr>
          <w:szCs w:val="28"/>
        </w:rPr>
        <w:t xml:space="preserve"> — </w:t>
      </w:r>
      <w:r>
        <w:rPr>
          <w:szCs w:val="28"/>
        </w:rPr>
        <w:t xml:space="preserve">показания </w:t>
      </w:r>
      <w:proofErr w:type="spellStart"/>
      <w:r>
        <w:rPr>
          <w:szCs w:val="28"/>
          <w:lang w:val="en-US"/>
        </w:rPr>
        <w:t>iot</w:t>
      </w:r>
      <w:proofErr w:type="spellEnd"/>
      <w:r w:rsidRPr="006D767F">
        <w:rPr>
          <w:szCs w:val="28"/>
        </w:rPr>
        <w:t>-</w:t>
      </w:r>
      <w:r>
        <w:rPr>
          <w:szCs w:val="28"/>
        </w:rPr>
        <w:t>устройства, отображающие количество потребленных киловатт электроэнергии за 30 минут;</w:t>
      </w:r>
    </w:p>
    <w:p w14:paraId="3A6DD91F" w14:textId="77777777" w:rsidR="00137B5D" w:rsidRPr="00F6684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текущая категория квартиры по шкале </w:t>
      </w:r>
      <w:r>
        <w:rPr>
          <w:szCs w:val="28"/>
          <w:lang w:val="en-US"/>
        </w:rPr>
        <w:t>Acorn</w:t>
      </w:r>
      <w:r>
        <w:rPr>
          <w:szCs w:val="28"/>
        </w:rPr>
        <w:t>;</w:t>
      </w:r>
    </w:p>
    <w:p w14:paraId="232F5B72" w14:textId="77777777" w:rsidR="00137B5D" w:rsidRPr="006D767F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 w:rsidRPr="006D767F">
        <w:rPr>
          <w:i/>
          <w:szCs w:val="28"/>
        </w:rPr>
        <w:t>_</w:t>
      </w:r>
      <w:r>
        <w:rPr>
          <w:i/>
          <w:szCs w:val="28"/>
          <w:lang w:val="en-US"/>
        </w:rPr>
        <w:t>grouped</w:t>
      </w:r>
      <w:r w:rsidRPr="006D767F">
        <w:rPr>
          <w:i/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статус текущего энергопотребления по шкале </w:t>
      </w:r>
      <w:r>
        <w:rPr>
          <w:szCs w:val="28"/>
          <w:lang w:val="en-US"/>
        </w:rPr>
        <w:t>Acorn</w:t>
      </w:r>
      <w:r w:rsidRPr="006D767F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7" w:name="_Toc924270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7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483C7456" w:rsidR="00757870" w:rsidRDefault="00757870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lastRenderedPageBreak/>
        <w:t xml:space="preserve">система должна </w:t>
      </w:r>
      <w:r w:rsidR="007977F7">
        <w:t>предоставлять информацию по запросу пользователей о количестве потребленной ими электроэнергии в текущий момент и в заданный промежуток времени;</w:t>
      </w:r>
    </w:p>
    <w:p w14:paraId="298A25C3" w14:textId="08F571B2" w:rsidR="00757870" w:rsidRDefault="007977F7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предоставлять интерфейс </w:t>
      </w:r>
      <w:r w:rsidR="00197AA6">
        <w:t>добавления новых пользователей и устройств, а также</w:t>
      </w:r>
      <w:r>
        <w:t xml:space="preserve"> удаления старых;</w:t>
      </w:r>
    </w:p>
    <w:p w14:paraId="3BE245A6" w14:textId="52A121EB" w:rsidR="00757870" w:rsidRDefault="00757870" w:rsidP="0085346D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523F2"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функции первичной обработки телеметрии должны быть написаны на языке программирования </w:t>
      </w:r>
      <w:r>
        <w:rPr>
          <w:lang w:val="en-US"/>
        </w:rPr>
        <w:t>JavaScript</w:t>
      </w:r>
      <w:r>
        <w:t>;</w:t>
      </w:r>
    </w:p>
    <w:p w14:paraId="2C13628C" w14:textId="38E956F7" w:rsidR="00D844BF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D844BF">
        <w:t>;</w:t>
      </w:r>
    </w:p>
    <w:p w14:paraId="7B4B517B" w14:textId="49E4310D" w:rsidR="00B807BB" w:rsidRDefault="00757870" w:rsidP="0085346D">
      <w:pPr>
        <w:pStyle w:val="2"/>
      </w:pPr>
      <w:bookmarkStart w:id="18" w:name="_Toc9242703"/>
      <w:r>
        <w:t>Варианты использования системы</w:t>
      </w:r>
      <w:bookmarkEnd w:id="18"/>
    </w:p>
    <w:p w14:paraId="523A972A" w14:textId="75890283" w:rsidR="00757870" w:rsidRDefault="00757870">
      <w:r>
        <w:t xml:space="preserve">В ходе анализа проектируемой системы были выявлены основные варианты использования, которые представлены на рисунке 2.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lastRenderedPageBreak/>
              <w:drawing>
                <wp:inline distT="0" distB="0" distL="0" distR="0" wp14:anchorId="1A91B280" wp14:editId="563620B6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322995F8" w:rsidR="00757870" w:rsidRPr="00757870" w:rsidRDefault="00757870" w:rsidP="00125296">
            <w:pPr>
              <w:ind w:firstLine="0"/>
              <w:jc w:val="center"/>
            </w:pPr>
            <w:r w:rsidRPr="00F502AC">
              <w:rPr>
                <w:b/>
              </w:rPr>
              <w:t xml:space="preserve">Рис. </w:t>
            </w:r>
            <w:r w:rsidR="00BA74D4">
              <w:rPr>
                <w:b/>
              </w:rPr>
              <w:t>2</w:t>
            </w:r>
            <w:r w:rsidRPr="00F502AC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2F6D2898" w14:textId="77777777" w:rsidR="00BA74D4" w:rsidRDefault="00BA74D4" w:rsidP="00BA74D4">
      <w:pPr>
        <w:widowControl w:val="0"/>
      </w:pPr>
    </w:p>
    <w:p w14:paraId="711002AD" w14:textId="27952FCF" w:rsidR="00BA74D4" w:rsidRPr="000B34D4" w:rsidRDefault="00BA74D4" w:rsidP="00BA74D4">
      <w:pPr>
        <w:widowControl w:val="0"/>
      </w:pPr>
      <w:r>
        <w:t>Были выделены следующие основные актеры, взаимодействующие с системой:</w:t>
      </w:r>
    </w:p>
    <w:p w14:paraId="0E4397C5" w14:textId="78EEC43A" w:rsidR="00BA74D4" w:rsidRDefault="00BA74D4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</w:t>
      </w:r>
      <w:r w:rsidR="00197AA6">
        <w:rPr>
          <w:szCs w:val="28"/>
        </w:rPr>
        <w:t xml:space="preserve"> пользователь системы</w:t>
      </w:r>
      <w:r>
        <w:rPr>
          <w:szCs w:val="28"/>
        </w:rPr>
        <w:t xml:space="preserve">, отвечающий за </w:t>
      </w:r>
      <w:r w:rsidR="007B2C28">
        <w:rPr>
          <w:szCs w:val="28"/>
        </w:rPr>
        <w:t>добавление</w:t>
      </w:r>
      <w:r w:rsidR="00197AA6">
        <w:rPr>
          <w:szCs w:val="28"/>
        </w:rPr>
        <w:t xml:space="preserve"> и удаление</w:t>
      </w:r>
      <w:r w:rsidR="007B2C28">
        <w:rPr>
          <w:szCs w:val="28"/>
        </w:rPr>
        <w:t xml:space="preserve"> пользователей и устройств</w:t>
      </w:r>
      <w:r w:rsidR="00197AA6">
        <w:rPr>
          <w:szCs w:val="28"/>
        </w:rPr>
        <w:t>. Также имеет возможность просматривать статистику потребления энергии другими пользователями системы</w:t>
      </w:r>
      <w:r w:rsidR="007B2C28">
        <w:rPr>
          <w:szCs w:val="28"/>
        </w:rPr>
        <w:t>;</w:t>
      </w:r>
    </w:p>
    <w:p w14:paraId="522209DA" w14:textId="221F6C85" w:rsidR="00BA74D4" w:rsidRDefault="0000241F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Пользователь</w:t>
      </w:r>
      <w:r w:rsidR="00BA74D4">
        <w:rPr>
          <w:szCs w:val="28"/>
        </w:rPr>
        <w:t xml:space="preserve"> – это </w:t>
      </w:r>
      <w:r w:rsidR="00197AA6">
        <w:rPr>
          <w:szCs w:val="28"/>
        </w:rPr>
        <w:t>владелец дома-участника проекта</w:t>
      </w:r>
      <w:r w:rsidR="00BA74D4">
        <w:rPr>
          <w:szCs w:val="28"/>
        </w:rPr>
        <w:t>,</w:t>
      </w:r>
      <w:r>
        <w:rPr>
          <w:szCs w:val="28"/>
        </w:rPr>
        <w:t xml:space="preserve"> </w:t>
      </w:r>
      <w:r w:rsidR="007B2C28">
        <w:rPr>
          <w:szCs w:val="28"/>
        </w:rPr>
        <w:t xml:space="preserve">имеющий доступ </w:t>
      </w:r>
      <w:r>
        <w:rPr>
          <w:szCs w:val="28"/>
        </w:rPr>
        <w:t xml:space="preserve">к результату обработки </w:t>
      </w:r>
      <w:r w:rsidR="007B2C28">
        <w:rPr>
          <w:szCs w:val="28"/>
        </w:rPr>
        <w:t>данных, полученных с его устройства</w:t>
      </w:r>
      <w:r w:rsidR="00BA74D4">
        <w:rPr>
          <w:szCs w:val="28"/>
        </w:rPr>
        <w:t>.</w:t>
      </w:r>
    </w:p>
    <w:p w14:paraId="7EE0CD41" w14:textId="0C847604" w:rsidR="00BA74D4" w:rsidRDefault="00BA74D4" w:rsidP="00BA74D4">
      <w:pPr>
        <w:widowControl w:val="0"/>
      </w:pPr>
      <w:r>
        <w:t>Для данных актеров были определены следующие основны</w:t>
      </w:r>
      <w:r w:rsidR="0000241F">
        <w:t>е варианты использования системы</w:t>
      </w:r>
      <w:r>
        <w:t>:</w:t>
      </w:r>
    </w:p>
    <w:p w14:paraId="1713885F" w14:textId="642D4E8C" w:rsidR="000B34D4" w:rsidRPr="000B34D4" w:rsidRDefault="000B34D4" w:rsidP="000B3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112F2762" w14:textId="4B6A8029" w:rsidR="00BA74D4" w:rsidRDefault="007B2C28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 w:rsidR="00BA74D4">
        <w:rPr>
          <w:szCs w:val="28"/>
        </w:rPr>
        <w:t xml:space="preserve"> – </w:t>
      </w:r>
      <w:r w:rsidR="0000241F">
        <w:rPr>
          <w:szCs w:val="28"/>
        </w:rPr>
        <w:t xml:space="preserve">добавить в </w:t>
      </w:r>
      <w:r>
        <w:rPr>
          <w:szCs w:val="28"/>
        </w:rPr>
        <w:t>систему</w:t>
      </w:r>
      <w:r w:rsidR="0000241F">
        <w:rPr>
          <w:szCs w:val="28"/>
        </w:rPr>
        <w:t xml:space="preserve"> </w:t>
      </w:r>
      <w:r>
        <w:rPr>
          <w:szCs w:val="28"/>
        </w:rPr>
        <w:t xml:space="preserve">нового пользователя; </w:t>
      </w:r>
    </w:p>
    <w:p w14:paraId="1BAC97D5" w14:textId="0E5A0E88" w:rsidR="0000241F" w:rsidRPr="00195187" w:rsidRDefault="000B34D4" w:rsidP="00A07AFB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>
        <w:rPr>
          <w:szCs w:val="28"/>
        </w:rPr>
        <w:t xml:space="preserve"> </w:t>
      </w:r>
      <w:r w:rsidR="007B2C28" w:rsidRPr="00A07AFB">
        <w:rPr>
          <w:i/>
          <w:szCs w:val="28"/>
        </w:rPr>
        <w:t>Посмотреть среднее энергопотребление за промежуток</w:t>
      </w:r>
      <w:r w:rsidR="00A07AFB">
        <w:rPr>
          <w:i/>
          <w:szCs w:val="28"/>
        </w:rPr>
        <w:t xml:space="preserve"> времени</w:t>
      </w:r>
      <w:r w:rsidR="0000241F">
        <w:rPr>
          <w:szCs w:val="28"/>
        </w:rPr>
        <w:t xml:space="preserve"> – </w:t>
      </w:r>
      <w:r w:rsidR="007B2C28" w:rsidRPr="006D767F">
        <w:rPr>
          <w:szCs w:val="28"/>
        </w:rPr>
        <w:t xml:space="preserve">предоставить пользователю информацию о </w:t>
      </w:r>
      <w:r w:rsidR="00CE5927">
        <w:rPr>
          <w:szCs w:val="28"/>
        </w:rPr>
        <w:t>потребленной</w:t>
      </w:r>
      <w:r w:rsidR="007B2C28" w:rsidRPr="006D767F">
        <w:rPr>
          <w:szCs w:val="28"/>
        </w:rPr>
        <w:t xml:space="preserve"> им </w:t>
      </w:r>
      <w:r w:rsidR="007B2C28" w:rsidRPr="006D767F">
        <w:rPr>
          <w:szCs w:val="28"/>
        </w:rPr>
        <w:lastRenderedPageBreak/>
        <w:t>энергии</w:t>
      </w:r>
      <w:r w:rsidR="007B2C28">
        <w:rPr>
          <w:szCs w:val="28"/>
        </w:rPr>
        <w:t xml:space="preserve"> за определенный промежуток времени;</w:t>
      </w:r>
    </w:p>
    <w:p w14:paraId="6DA78E5D" w14:textId="3D61D2D7" w:rsidR="00BA74D4" w:rsidRPr="00CE5927" w:rsidRDefault="007B2C28" w:rsidP="00CE5927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="00BA74D4" w:rsidRPr="000C2CA8">
        <w:rPr>
          <w:szCs w:val="28"/>
        </w:rPr>
        <w:t xml:space="preserve"> – </w:t>
      </w:r>
      <w:r>
        <w:rPr>
          <w:szCs w:val="28"/>
        </w:rPr>
        <w:t>отправить уведомление пользователю по электронной почте при выполнении</w:t>
      </w:r>
      <w:r w:rsidR="00CE5927">
        <w:rPr>
          <w:szCs w:val="28"/>
        </w:rPr>
        <w:t xml:space="preserve">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14A771E6" w14:textId="28A696C3" w:rsidR="007B2C28" w:rsidRPr="000C2CA8" w:rsidRDefault="007B2C28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432586C" w14:textId="40E67B65" w:rsidR="00757870" w:rsidRPr="00757870" w:rsidRDefault="00BA74D4">
      <w:r w:rsidRPr="004523F2">
        <w:t>Спецификация вариантов использования приведена в приложении 1.</w:t>
      </w:r>
    </w:p>
    <w:p w14:paraId="0236FE30" w14:textId="77777777" w:rsidR="00A07AFB" w:rsidRDefault="00A07AFB">
      <w:bookmarkStart w:id="19" w:name="_Toc9242704"/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r>
        <w:lastRenderedPageBreak/>
        <w:t xml:space="preserve">АРХИТЕКТУРА </w:t>
      </w:r>
      <w:r w:rsidRPr="00A07AFB">
        <w:t>СИСТЕМЫ</w:t>
      </w:r>
      <w:bookmarkEnd w:id="19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0" w:name="_Toc9242705"/>
      <w:r>
        <w:t>Общее описание архитектуры системы</w:t>
      </w:r>
      <w:bookmarkEnd w:id="20"/>
    </w:p>
    <w:p w14:paraId="0D03F9E1" w14:textId="14CB5E33" w:rsidR="0058297E" w:rsidRDefault="0058297E" w:rsidP="008D7204">
      <w:r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>
        <w:t xml:space="preserve"> облачной платформы </w:t>
      </w:r>
      <w:r>
        <w:rPr>
          <w:lang w:val="en-US"/>
        </w:rPr>
        <w:t>Microsoft</w:t>
      </w:r>
      <w:r w:rsidRPr="0058297E">
        <w:t xml:space="preserve"> </w:t>
      </w:r>
      <w:r>
        <w:rPr>
          <w:lang w:val="en-US"/>
        </w:rPr>
        <w:t>Azure</w:t>
      </w:r>
      <w:r>
        <w:t xml:space="preserve">, работающей по принципу </w:t>
      </w:r>
      <w:r>
        <w:rPr>
          <w:lang w:val="en-US"/>
        </w:rPr>
        <w:t>Platform</w:t>
      </w:r>
      <w:r w:rsidRPr="0058297E">
        <w:t xml:space="preserve"> </w:t>
      </w:r>
      <w:r>
        <w:rPr>
          <w:lang w:val="en-US"/>
        </w:rPr>
        <w:t>as</w:t>
      </w:r>
      <w:r w:rsidRPr="0058297E">
        <w:t xml:space="preserve"> </w:t>
      </w:r>
      <w:r>
        <w:rPr>
          <w:lang w:val="en-US"/>
        </w:rPr>
        <w:t>a</w:t>
      </w:r>
      <w:r w:rsidRPr="0058297E">
        <w:t xml:space="preserve"> </w:t>
      </w:r>
      <w:r>
        <w:rPr>
          <w:lang w:val="en-US"/>
        </w:rPr>
        <w:t>Service</w:t>
      </w:r>
      <w:r w:rsidRPr="0058297E">
        <w:t xml:space="preserve"> (</w:t>
      </w:r>
      <w:r>
        <w:rPr>
          <w:lang w:val="en-US"/>
        </w:rPr>
        <w:t>PaaS</w:t>
      </w:r>
      <w:r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1907E9">
        <w:t xml:space="preserve"> представлена на рисунке 3.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21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2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4068671C" w:rsidR="001907E9" w:rsidRDefault="001907E9" w:rsidP="00730EF2">
            <w:pPr>
              <w:spacing w:line="360" w:lineRule="auto"/>
              <w:ind w:firstLine="0"/>
              <w:jc w:val="center"/>
            </w:pPr>
            <w:r w:rsidRPr="001907E9">
              <w:rPr>
                <w:b/>
              </w:rPr>
              <w:t>Рис. 3.</w:t>
            </w:r>
            <w:r>
              <w:t xml:space="preserve"> </w:t>
            </w:r>
            <w:r w:rsidR="008D7204">
              <w:t>Диаграмма потоков данных проектируемого цифрового двойни</w:t>
            </w:r>
            <w:commentRangeStart w:id="23"/>
            <w:del w:id="24" w:author="Rostislav Bobin" w:date="2019-05-27T01:08:00Z">
              <w:r w:rsidDel="008D7204">
                <w:delText>Общая схема цифрового двойника</w:delText>
              </w:r>
              <w:commentRangeEnd w:id="23"/>
              <w:r w:rsidR="00A07AFB" w:rsidDel="008D7204">
                <w:rPr>
                  <w:rStyle w:val="afc"/>
                  <w:rFonts w:eastAsia="Times New Roman"/>
                </w:rPr>
                <w:commentReference w:id="23"/>
              </w:r>
            </w:del>
            <w:ins w:id="25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67E5F06A" w:rsidR="001907E9" w:rsidRDefault="001907E9" w:rsidP="0058297E">
      <w:r>
        <w:t xml:space="preserve">Приложение, реализующее сбор, отправку и обработку телеметрии, состоит из нескольких </w:t>
      </w:r>
      <w:r w:rsidR="000F7602">
        <w:t>компонентов:</w:t>
      </w:r>
      <w:r>
        <w:t xml:space="preserve"> </w:t>
      </w:r>
      <w:r w:rsidR="0034666E">
        <w:t xml:space="preserve">модуль создания пространственного интеллектуального графа, </w:t>
      </w:r>
      <w:r w:rsidR="000F7602">
        <w:t>база данных, хранящая общую статистику эн</w:t>
      </w:r>
      <w:r w:rsidR="009B3DEE">
        <w:t>ергопотребления, обработчик телеметрии</w:t>
      </w:r>
      <w:r w:rsidR="000F7602">
        <w:t xml:space="preserve">, выполняющий извлечение определенных данных и их передачу на сервер, пользовательские функции, </w:t>
      </w:r>
      <w:r w:rsidR="0034666E">
        <w:t>выполняющие пользовательскую логику для данных, поступающих из устройств</w:t>
      </w:r>
      <w:r w:rsidR="000F7602">
        <w:t xml:space="preserve">, а также обработчик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lastRenderedPageBreak/>
        <w:t xml:space="preserve">Клиентское приложение состоит из модуля регистрации и аутентификации, а 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 w:rsidR="00170FD1">
        <w:t xml:space="preserve">Диаграмму компонентов </w:t>
      </w:r>
      <w:r w:rsidR="008100FC">
        <w:t xml:space="preserve">всей системы можно видеть на рисунке 4.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5C62179B" w:rsidR="008100FC" w:rsidRPr="009B3DEE" w:rsidRDefault="00BF02A7" w:rsidP="0058297E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A308687" wp14:editId="6412B44A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2236470</wp:posOffset>
                      </wp:positionV>
                      <wp:extent cx="4048125" cy="1228725"/>
                      <wp:effectExtent l="19050" t="19050" r="28575" b="28575"/>
                      <wp:wrapNone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8125" cy="12287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308E70" id="Прямоугольник 11" o:spid="_x0000_s1026" style="position:absolute;margin-left:3.35pt;margin-top:176.1pt;width:318.75pt;height:9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" filled="f" strokecolor="red" strokeweight="2.25pt"/>
                  </w:pict>
                </mc:Fallback>
              </mc:AlternateContent>
            </w:r>
            <w:r w:rsidR="00612C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B376C9" wp14:editId="019B5AC2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760095</wp:posOffset>
                      </wp:positionV>
                      <wp:extent cx="4057650" cy="1400175"/>
                      <wp:effectExtent l="19050" t="19050" r="19050" b="28575"/>
                      <wp:wrapNone/>
                      <wp:docPr id="10" name="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4001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E31E86" id="Прямоугольник 10" o:spid="_x0000_s1026" style="position:absolute;margin-left:1.85pt;margin-top:59.85pt;width:319.5pt;height:11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" filled="f" strokecolor="red" strokeweight="2.25pt"/>
                  </w:pict>
                </mc:Fallback>
              </mc:AlternateContent>
            </w:r>
            <w:r w:rsidR="002B5578">
              <w:rPr>
                <w:noProof/>
              </w:rPr>
              <w:drawing>
                <wp:inline distT="0" distB="0" distL="0" distR="0" wp14:anchorId="12218DF4" wp14:editId="2E155A00">
                  <wp:extent cx="5759450" cy="3482975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omponent Diagram12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48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7DE1464A" w:rsidR="008100FC" w:rsidRPr="008100FC" w:rsidRDefault="008100FC">
            <w:pPr>
              <w:ind w:firstLine="0"/>
              <w:jc w:val="center"/>
            </w:pPr>
            <w:r w:rsidRPr="008100FC">
              <w:rPr>
                <w:b/>
              </w:rPr>
              <w:t>Рис. 4.</w:t>
            </w:r>
            <w:r>
              <w:rPr>
                <w:b/>
              </w:rPr>
              <w:t xml:space="preserve"> </w:t>
            </w:r>
            <w:r w:rsidR="00170FD1">
              <w:t>Диаграмма компонентов</w:t>
            </w:r>
            <w:r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  <w:bookmarkStart w:id="26" w:name="_Toc9242706"/>
    </w:p>
    <w:p w14:paraId="18D42D57" w14:textId="77777777" w:rsidR="0058297E" w:rsidRDefault="0058297E" w:rsidP="00612C4A">
      <w:pPr>
        <w:pStyle w:val="2"/>
      </w:pPr>
      <w:r>
        <w:t>Описание компонентов, составляющих систему</w:t>
      </w:r>
      <w:bookmarkEnd w:id="26"/>
    </w:p>
    <w:p w14:paraId="6AC25450" w14:textId="56BC54CF" w:rsidR="008100FC" w:rsidRDefault="008100FC">
      <w:commentRangeStart w:id="27"/>
      <w:r>
        <w:t>Разберем подробно отдельные компоненты, составляющие программную систему.</w:t>
      </w:r>
      <w:commentRangeEnd w:id="27"/>
      <w:r w:rsidR="00635824">
        <w:rPr>
          <w:rStyle w:val="afc"/>
        </w:rPr>
        <w:commentReference w:id="27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170FD1">
        <w:t xml:space="preserve">: </w:t>
      </w:r>
    </w:p>
    <w:p w14:paraId="0D5F04E1" w14:textId="19678CFC" w:rsidR="00AF7D62" w:rsidRPr="00612C4A" w:rsidRDefault="00AF7D62" w:rsidP="00612C4A">
      <w:pPr>
        <w:pStyle w:val="ab"/>
        <w:numPr>
          <w:ilvl w:val="1"/>
          <w:numId w:val="33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3875D9E8" w14:textId="0EBDBF91" w:rsidR="008100FC" w:rsidRDefault="008100FC">
      <w:pPr>
        <w:pStyle w:val="ab"/>
        <w:numPr>
          <w:ilvl w:val="1"/>
          <w:numId w:val="33"/>
        </w:numPr>
        <w:spacing w:line="360" w:lineRule="auto"/>
        <w:jc w:val="both"/>
      </w:pPr>
      <w:r w:rsidRPr="00FA1304">
        <w:rPr>
          <w:i/>
        </w:rPr>
        <w:t xml:space="preserve">База данных </w:t>
      </w:r>
      <w:r w:rsidR="00170FD1">
        <w:rPr>
          <w:i/>
        </w:rPr>
        <w:t>«О</w:t>
      </w:r>
      <w:r w:rsidRPr="00FA1304">
        <w:rPr>
          <w:i/>
        </w:rPr>
        <w:t>бще</w:t>
      </w:r>
      <w:r w:rsidR="00170FD1">
        <w:rPr>
          <w:i/>
        </w:rPr>
        <w:t>е</w:t>
      </w:r>
      <w:r w:rsidRPr="00FA1304">
        <w:rPr>
          <w:i/>
        </w:rPr>
        <w:t xml:space="preserve"> потреблени</w:t>
      </w:r>
      <w:r w:rsidR="00170FD1">
        <w:rPr>
          <w:i/>
        </w:rPr>
        <w:t>е</w:t>
      </w:r>
      <w:r w:rsidRPr="00FA1304">
        <w:rPr>
          <w:i/>
        </w:rPr>
        <w:t xml:space="preserve"> электроэнергии</w:t>
      </w:r>
      <w:r w:rsidR="00170FD1">
        <w:rPr>
          <w:i/>
        </w:rPr>
        <w:t>»</w:t>
      </w:r>
      <w:r>
        <w:t xml:space="preserve"> – </w:t>
      </w:r>
      <w:r w:rsidR="0096271E">
        <w:t xml:space="preserve">это база данных, которая </w:t>
      </w:r>
      <w:r>
        <w:t>хранит статистику о потребляемой электроэнергии, используемые тарифные планы, личные данные пользователей</w:t>
      </w:r>
      <w:r w:rsidR="0034666E">
        <w:t xml:space="preserve"> для входа в систему, уникальные идентификаторы устройств, сенсоров и помещений. </w:t>
      </w:r>
    </w:p>
    <w:p w14:paraId="5A1FDE3A" w14:textId="26B75940" w:rsidR="00AF7D62" w:rsidRDefault="00AF7D62">
      <w:pPr>
        <w:pStyle w:val="ab"/>
        <w:numPr>
          <w:ilvl w:val="1"/>
          <w:numId w:val="33"/>
        </w:numPr>
        <w:spacing w:line="360" w:lineRule="auto"/>
        <w:jc w:val="both"/>
      </w:pPr>
      <w:r>
        <w:rPr>
          <w:i/>
        </w:rPr>
        <w:lastRenderedPageBreak/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44B6112C" w14:textId="21A7F67C" w:rsidR="00AF7D62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t xml:space="preserve"> </w:t>
      </w:r>
      <w:r w:rsidR="00170FD1" w:rsidRPr="00AF7D62">
        <w:rPr>
          <w:i/>
        </w:rPr>
        <w:t xml:space="preserve">Генератор </w:t>
      </w:r>
      <w:r w:rsidR="009B3DEE" w:rsidRPr="00AF7D62">
        <w:rPr>
          <w:i/>
        </w:rPr>
        <w:t>телеметрии</w:t>
      </w:r>
      <w:r w:rsidR="0034666E">
        <w:t xml:space="preserve"> – производит поиск показаний электропотребления в базе для каждого устройства</w:t>
      </w:r>
      <w:r w:rsidR="00601C79">
        <w:t>, отправляет полученные данные в центр Интернета вещей </w:t>
      </w:r>
      <w:r w:rsidR="00601C79" w:rsidRPr="00601C79">
        <w:t>[</w:t>
      </w:r>
      <w:r w:rsidR="00601C79">
        <w:fldChar w:fldCharType="begin"/>
      </w:r>
      <w:r w:rsidR="00601C79">
        <w:instrText xml:space="preserve"> REF _Ref9254486 \r \h </w:instrText>
      </w:r>
      <w:r w:rsidR="00A07AFB">
        <w:instrText xml:space="preserve"> \* MERGEFORMAT </w:instrText>
      </w:r>
      <w:r w:rsidR="00601C79">
        <w:fldChar w:fldCharType="separate"/>
      </w:r>
      <w:r w:rsidR="00601C79">
        <w:t>35</w:t>
      </w:r>
      <w:r w:rsidR="00601C79">
        <w:fldChar w:fldCharType="end"/>
      </w:r>
      <w:r w:rsidR="00601C79" w:rsidRPr="00601C79">
        <w:t>]</w:t>
      </w:r>
      <w:r w:rsidR="00601C79">
        <w:t xml:space="preserve">, автоматический генерируемый облачной платформой </w:t>
      </w:r>
      <w:r w:rsidR="00601C79" w:rsidRPr="00AF7D62">
        <w:rPr>
          <w:lang w:val="en-US"/>
        </w:rPr>
        <w:t>Microsoft</w:t>
      </w:r>
      <w:r w:rsidR="00601C79" w:rsidRPr="00601C79">
        <w:t xml:space="preserve"> </w:t>
      </w:r>
      <w:r w:rsidR="00601C79" w:rsidRPr="00AF7D62">
        <w:rPr>
          <w:lang w:val="en-US"/>
        </w:rPr>
        <w:t>Azure</w:t>
      </w:r>
      <w:r w:rsidR="00601C79">
        <w:t xml:space="preserve"> при создании </w:t>
      </w:r>
      <w:r w:rsidR="00601C79" w:rsidRPr="00AF7D62">
        <w:rPr>
          <w:lang w:val="en-US"/>
        </w:rPr>
        <w:t>Azure</w:t>
      </w:r>
      <w:r w:rsidR="00601C79" w:rsidRPr="00601C79">
        <w:t xml:space="preserve"> </w:t>
      </w:r>
      <w:r w:rsidR="00601C79" w:rsidRPr="00AF7D62">
        <w:rPr>
          <w:lang w:val="en-US"/>
        </w:rPr>
        <w:t>Digital</w:t>
      </w:r>
      <w:r w:rsidR="00601C79" w:rsidRPr="00601C79">
        <w:t xml:space="preserve"> </w:t>
      </w:r>
      <w:r w:rsidR="00601C79" w:rsidRPr="00AF7D62">
        <w:rPr>
          <w:lang w:val="en-US"/>
        </w:rPr>
        <w:t>Twins</w:t>
      </w:r>
      <w:r w:rsidR="0034666E">
        <w:t xml:space="preserve">. </w:t>
      </w:r>
    </w:p>
    <w:p w14:paraId="34011D1C" w14:textId="2CE1123D" w:rsidR="00AF7D62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170FD1" w:rsidRPr="00AF7D62">
        <w:rPr>
          <w:i/>
        </w:rPr>
        <w:t>Функция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</w:t>
      </w:r>
      <w:proofErr w:type="spellStart"/>
      <w:r w:rsidR="0034666E">
        <w:t>сопоставителями</w:t>
      </w:r>
      <w:proofErr w:type="spellEnd"/>
      <w:r w:rsidR="0096271E">
        <w:t xml:space="preserve">, в частности, выявление помещений, текущие показатели энергопотребления которых превышают заранее определенные рекомендуемые нормы энергопотребления. </w:t>
      </w:r>
    </w:p>
    <w:p w14:paraId="20A79F6F" w14:textId="798E9ACB" w:rsidR="00AF7D62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34666E" w:rsidRPr="00AF7D62">
        <w:rPr>
          <w:i/>
        </w:rPr>
        <w:t>Модуль создания графа</w:t>
      </w:r>
      <w:r w:rsidR="0034666E">
        <w:t xml:space="preserve"> – получает на вход файл сериализации данных формата </w:t>
      </w:r>
      <w:r w:rsidR="0034666E" w:rsidRPr="00AF7D62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AF7D62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AF7D62">
        <w:rPr>
          <w:lang w:val="en-US"/>
        </w:rPr>
        <w:t>API</w:t>
      </w:r>
      <w:r w:rsidR="00455A2A" w:rsidRPr="00455A2A">
        <w:t xml:space="preserve"> </w:t>
      </w:r>
      <w:r w:rsidR="00455A2A" w:rsidRPr="00AF7D62">
        <w:rPr>
          <w:lang w:val="en-US"/>
        </w:rPr>
        <w:t>Digital</w:t>
      </w:r>
      <w:r w:rsidR="00455A2A" w:rsidRPr="00455A2A">
        <w:t xml:space="preserve"> </w:t>
      </w:r>
      <w:r w:rsidR="00455A2A" w:rsidRPr="00AF7D62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>
        <w:t xml:space="preserve"> </w:t>
      </w:r>
      <w:r w:rsidRPr="00AF7D62">
        <w:t xml:space="preserve">в соответствии с определенной схемой, а также </w:t>
      </w:r>
      <w:r>
        <w:t>возвращает строку</w:t>
      </w:r>
      <w:r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7B10E1" w:rsidRPr="007B10E1">
        <w:t xml:space="preserve">Azure </w:t>
      </w:r>
      <w:proofErr w:type="spellStart"/>
      <w:r w:rsidR="007B10E1" w:rsidRPr="007B10E1">
        <w:t>Active</w:t>
      </w:r>
      <w:proofErr w:type="spellEnd"/>
      <w:r w:rsidR="007B10E1" w:rsidRPr="007B10E1">
        <w:t xml:space="preserve"> </w:t>
      </w:r>
      <w:proofErr w:type="spellStart"/>
      <w:r w:rsidR="007B10E1" w:rsidRPr="007B10E1">
        <w:t>Directory</w:t>
      </w:r>
      <w:proofErr w:type="spellEnd"/>
      <w:r w:rsidR="007B10E1" w:rsidRPr="007B10E1">
        <w:t xml:space="preserve"> [34], </w:t>
      </w:r>
      <w:proofErr w:type="gramStart"/>
      <w:r w:rsidR="007B10E1" w:rsidRPr="007B10E1">
        <w:t>т.е.</w:t>
      </w:r>
      <w:proofErr w:type="gramEnd"/>
      <w:r w:rsidR="007B10E1" w:rsidRPr="007B10E1">
        <w:t xml:space="preserve"> устройство, с которого планируется получить файл с иерархией графа и осуществлять сбор телеметрии, должно иметь на это право.</w:t>
      </w:r>
    </w:p>
    <w:p w14:paraId="0ED1EEB9" w14:textId="082EFFB9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2B5578" w:rsidRPr="00AF7D62">
        <w:rPr>
          <w:i/>
        </w:rPr>
        <w:t>Модуль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</w:t>
      </w:r>
      <w:r w:rsidR="00455A2A">
        <w:lastRenderedPageBreak/>
        <w:t>условий в Центры Событий</w:t>
      </w:r>
      <w:r w:rsidR="00455A2A" w:rsidRPr="00AF7D62">
        <w:rPr>
          <w:lang w:val="en-US"/>
        </w:rPr>
        <w:t> </w:t>
      </w:r>
      <w:r w:rsidR="00455A2A" w:rsidRPr="00455A2A">
        <w:t>[</w:t>
      </w:r>
      <w:r w:rsidR="00455A2A">
        <w:fldChar w:fldCharType="begin"/>
      </w:r>
      <w:r w:rsidR="00455A2A">
        <w:instrText xml:space="preserve"> REF _Ref9245952 \r \h </w:instrText>
      </w:r>
      <w:r w:rsidR="00581ACE">
        <w:instrText xml:space="preserve"> \* MERGEFORMAT </w:instrText>
      </w:r>
      <w:r w:rsidR="00455A2A">
        <w:fldChar w:fldCharType="separate"/>
      </w:r>
      <w:r w:rsidR="00455A2A">
        <w:t>32</w:t>
      </w:r>
      <w:r w:rsidR="00455A2A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AF7D62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>
      <w:pPr>
        <w:pStyle w:val="ab"/>
        <w:numPr>
          <w:ilvl w:val="1"/>
          <w:numId w:val="33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44A84F2A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455A2A" w:rsidRPr="00FA1304">
        <w:rPr>
          <w:i/>
        </w:rPr>
        <w:t>Модуль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3D7269">
        <w:fldChar w:fldCharType="begin"/>
      </w:r>
      <w:r w:rsidR="003D7269">
        <w:instrText xml:space="preserve"> REF _Ref9246260 \r \h  \* MERGEFORMAT </w:instrText>
      </w:r>
      <w:r w:rsidR="003D7269">
        <w:fldChar w:fldCharType="separate"/>
      </w:r>
      <w:r w:rsidR="003D7269">
        <w:t>33</w:t>
      </w:r>
      <w:r w:rsidR="003D7269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3D7269">
        <w:t xml:space="preserve">роннего ПО – </w:t>
      </w:r>
      <w:proofErr w:type="spellStart"/>
      <w:r w:rsidR="003D7269">
        <w:t>Postman</w:t>
      </w:r>
      <w:proofErr w:type="spellEnd"/>
      <w:r w:rsidR="003D7269">
        <w:t xml:space="preserve"> API [36]) и </w:t>
      </w:r>
      <w:r w:rsidR="003D7269" w:rsidRPr="003D7269">
        <w:t xml:space="preserve">снабжает каждый запрос требуемыми заголовками авторизации. </w:t>
      </w:r>
    </w:p>
    <w:p w14:paraId="236219EF" w14:textId="69B57F95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DA18DF">
        <w:rPr>
          <w:i/>
        </w:rPr>
        <w:t>Генератор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298230BF" w14:textId="77777777" w:rsidR="0033163E" w:rsidRPr="008100FC" w:rsidRDefault="0033163E" w:rsidP="0033163E"/>
    <w:p w14:paraId="1EDC15B5" w14:textId="5C584E10" w:rsidR="0058297E" w:rsidRDefault="00343DA3" w:rsidP="0058297E">
      <w:pPr>
        <w:pStyle w:val="2"/>
      </w:pPr>
      <w:bookmarkStart w:id="28" w:name="_Toc924270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8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70FBEEAD" w:rsidR="00581ACE" w:rsidRDefault="00343DA3" w:rsidP="00343DA3">
      <w:r>
        <w:lastRenderedPageBreak/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proofErr w:type="spellStart"/>
      <w:r>
        <w:rPr>
          <w:lang w:val="en-US"/>
        </w:rPr>
        <w:t>Syste</w:t>
      </w:r>
      <w:proofErr w:type="spellEnd"/>
      <w:r>
        <w:t>m.</w:t>
      </w:r>
      <w:r>
        <w:rPr>
          <w:lang w:val="en-US"/>
        </w:rPr>
        <w:t>Data</w:t>
      </w:r>
      <w:r w:rsidRPr="00343DA3">
        <w:t>.</w:t>
      </w:r>
      <w:proofErr w:type="spellStart"/>
      <w:r>
        <w:rPr>
          <w:lang w:val="en-US"/>
        </w:rPr>
        <w:t>SqlClient</w:t>
      </w:r>
      <w:proofErr w:type="spellEnd"/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63B8C8B8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registration</w:t>
      </w:r>
      <w:r>
        <w:t xml:space="preserve"> – содержащая логины и пароли пользователей.</w:t>
      </w:r>
    </w:p>
    <w:p w14:paraId="42F91AE7" w14:textId="6C95D90F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839C66B" w:rsidR="005305E1" w:rsidRDefault="005305E1">
      <w:r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>
        <w:t>которой изображена на рисунке</w:t>
      </w:r>
      <w:r w:rsidR="0033163E">
        <w:t> </w:t>
      </w:r>
      <w:r>
        <w:t xml:space="preserve">5.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434E0B89">
                  <wp:extent cx="5759450" cy="2070100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369C2522" w:rsidR="005305E1" w:rsidRDefault="005305E1">
            <w:pPr>
              <w:ind w:firstLine="0"/>
              <w:jc w:val="center"/>
            </w:pPr>
            <w:r w:rsidRPr="005305E1">
              <w:rPr>
                <w:b/>
              </w:rPr>
              <w:t>Рис. 6.</w:t>
            </w:r>
            <w:r>
              <w:t xml:space="preserve"> </w:t>
            </w:r>
            <w:r w:rsidR="00E91D47">
              <w:t xml:space="preserve">Диаграмма «сущность – связь» </w:t>
            </w:r>
            <w:r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5305E1"/>
    <w:p w14:paraId="7847933D" w14:textId="34FD174F" w:rsidR="005305E1" w:rsidRPr="00724564" w:rsidRDefault="00724564" w:rsidP="005305E1">
      <w:pPr>
        <w:pStyle w:val="2"/>
      </w:pPr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</w:p>
    <w:p w14:paraId="021247A3" w14:textId="24BA2BF7" w:rsidR="00724564" w:rsidRDefault="00724564" w:rsidP="00724564">
      <w:r>
        <w:t xml:space="preserve">На рисунке 7 представлена диаграмма деятельности, пошагово отражающая выполнение взаимодействия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r>
        <w:t xml:space="preserve"> для </w:t>
      </w:r>
      <w:r w:rsidR="00695244">
        <w:t xml:space="preserve">получения информации о текущем энергопотреблении.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CD34E8" w14:paraId="224333BE" w14:textId="77777777" w:rsidTr="00B10EA7">
        <w:tc>
          <w:tcPr>
            <w:tcW w:w="9060" w:type="dxa"/>
          </w:tcPr>
          <w:p w14:paraId="72E3A523" w14:textId="153556E2" w:rsidR="00CD34E8" w:rsidRDefault="00224397" w:rsidP="00CD34E8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5CA496E" wp14:editId="4234CBB4">
                  <wp:extent cx="5629275" cy="3176905"/>
                  <wp:effectExtent l="0" t="0" r="9525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winlane Proposal Proces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7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10EA7">
        <w:tc>
          <w:tcPr>
            <w:tcW w:w="9060" w:type="dxa"/>
          </w:tcPr>
          <w:p w14:paraId="4D934333" w14:textId="77777777" w:rsidR="00CD34E8" w:rsidRDefault="00CD34E8" w:rsidP="00125296">
            <w:pPr>
              <w:ind w:firstLine="0"/>
              <w:jc w:val="center"/>
            </w:pPr>
            <w:r w:rsidRPr="00CD34E8">
              <w:rPr>
                <w:b/>
              </w:rPr>
              <w:t>Рис. 7.</w:t>
            </w:r>
            <w:r>
              <w:rPr>
                <w:b/>
              </w:rPr>
              <w:t xml:space="preserve"> </w:t>
            </w:r>
            <w:r>
              <w:t>Диаграмма деятельности системы создания пространственного интеллектуального графа и отправки сообщений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49A043A2" w14:textId="06CBC1EF" w:rsidR="00711988" w:rsidRPr="00BF02A7" w:rsidRDefault="00711988" w:rsidP="00BF02A7">
      <w:pPr>
        <w:ind w:firstLine="720"/>
        <w:rPr>
          <w:b/>
          <w:bCs/>
        </w:rPr>
      </w:pPr>
      <w:bookmarkStart w:id="29" w:name="_Toc9242710"/>
      <w:r>
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</w:r>
      <w:r>
        <w:rPr>
          <w:lang w:val="en-US"/>
        </w:rPr>
        <w:t>Digital</w:t>
      </w:r>
      <w:r w:rsidRPr="00BB43F0">
        <w:t xml:space="preserve"> </w:t>
      </w:r>
      <w:r>
        <w:rPr>
          <w:lang w:val="en-US"/>
        </w:rPr>
        <w:t>Twins</w:t>
      </w:r>
      <w:r w:rsidRPr="00BB43F0">
        <w:t xml:space="preserve"> </w:t>
      </w:r>
      <w:r>
        <w:t xml:space="preserve">клиента </w:t>
      </w:r>
      <w:r>
        <w:rPr>
          <w:lang w:val="en-US"/>
        </w:rPr>
        <w:t>Postman</w:t>
      </w:r>
      <w:r w:rsidRPr="00BB43F0">
        <w:t xml:space="preserve"> </w:t>
      </w:r>
      <w:r>
        <w:rPr>
          <w:lang w:val="en-US"/>
        </w:rPr>
        <w:t>API</w:t>
      </w:r>
      <w:r>
        <w:t xml:space="preserve">. На этом шаге модуль регистрации и аутентификации обращается к таблице </w:t>
      </w:r>
      <w:r>
        <w:rPr>
          <w:lang w:val="en-US"/>
        </w:rPr>
        <w:t>Registration</w:t>
      </w:r>
      <w:r w:rsidRPr="00BF02A7">
        <w:t xml:space="preserve"> </w:t>
      </w:r>
      <w:r>
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</w:r>
      <w:r>
        <w:rPr>
          <w:lang w:val="en-US"/>
        </w:rPr>
        <w:t>REST</w:t>
      </w:r>
      <w:r w:rsidRPr="00BB43F0">
        <w:t xml:space="preserve">-запроса к </w:t>
      </w:r>
      <w:r>
        <w:rPr>
          <w:lang w:val="en-US"/>
        </w:rPr>
        <w:t>API</w:t>
      </w:r>
      <w:r w:rsidRPr="00BB43F0">
        <w:t xml:space="preserve"> </w:t>
      </w:r>
      <w:r>
        <w:rPr>
          <w:lang w:val="en-US"/>
        </w:rPr>
        <w:t>Azure</w:t>
      </w:r>
      <w:r w:rsidRPr="00BB43F0">
        <w:t xml:space="preserve"> </w:t>
      </w:r>
      <w:r>
        <w:rPr>
          <w:lang w:val="en-US"/>
        </w:rPr>
        <w:t>Digital</w:t>
      </w:r>
      <w:r w:rsidRPr="00BB43F0">
        <w:t xml:space="preserve"> </w:t>
      </w:r>
      <w:r>
        <w:rPr>
          <w:lang w:val="en-US"/>
        </w:rPr>
        <w:t>Twins</w:t>
      </w:r>
      <w:r>
        <w:t xml:space="preserve"> путем использования соответствующего элемента управления. Генератор </w:t>
      </w:r>
      <w:r>
        <w:rPr>
          <w:lang w:val="en-US"/>
        </w:rPr>
        <w:t>REST</w:t>
      </w:r>
      <w:r w:rsidRPr="00BF02A7">
        <w:t>-</w:t>
      </w:r>
      <w:r>
        <w:t xml:space="preserve">запросов обращается к таблице </w:t>
      </w:r>
      <w:r>
        <w:rPr>
          <w:lang w:val="en-US"/>
        </w:rPr>
        <w:t>Spaces</w:t>
      </w:r>
      <w:r w:rsidRPr="00BF02A7">
        <w:t xml:space="preserve"> </w:t>
      </w:r>
      <w:r>
        <w:t xml:space="preserve"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После этого </w:t>
      </w:r>
      <w:r>
        <w:rPr>
          <w:lang w:val="en-US"/>
        </w:rPr>
        <w:t>API</w:t>
      </w:r>
      <w:r w:rsidRPr="00BF02A7">
        <w:t xml:space="preserve"> </w:t>
      </w:r>
      <w:r>
        <w:rPr>
          <w:lang w:val="en-US"/>
        </w:rPr>
        <w:t>Digital</w:t>
      </w:r>
      <w:r w:rsidRPr="00BF02A7">
        <w:t xml:space="preserve"> </w:t>
      </w:r>
      <w:r>
        <w:rPr>
          <w:lang w:val="en-US"/>
        </w:rPr>
        <w:t>Twins</w:t>
      </w:r>
      <w:r w:rsidRPr="00BF02A7">
        <w:t xml:space="preserve"> </w:t>
      </w:r>
      <w:r>
        <w:t xml:space="preserve">возвращает клиентскому приложению </w:t>
      </w:r>
      <w:r w:rsidR="004151B3">
        <w:t xml:space="preserve">результат выполнения запроса в виде </w:t>
      </w:r>
      <w:r>
        <w:rPr>
          <w:lang w:val="en-US"/>
        </w:rPr>
        <w:t>JSON</w:t>
      </w:r>
      <w:r w:rsidRPr="00BF02A7">
        <w:t>-</w:t>
      </w:r>
      <w:r>
        <w:t>ответ</w:t>
      </w:r>
      <w:r w:rsidR="004151B3">
        <w:t>а</w:t>
      </w:r>
      <w:r w:rsidRPr="00BF02A7">
        <w:t>,</w:t>
      </w:r>
      <w:r w:rsidR="004151B3">
        <w:t xml:space="preserve"> из которого извлекается нужная информация путем десериализации и выводится пользователю. </w:t>
      </w:r>
      <w:r w:rsidRPr="00BF02A7">
        <w:t xml:space="preserve"> </w:t>
      </w:r>
    </w:p>
    <w:p w14:paraId="0E353623" w14:textId="72D816B5" w:rsidR="00711988" w:rsidRDefault="00711988" w:rsidP="00224397">
      <w:ins w:id="30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31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r>
        <w:lastRenderedPageBreak/>
        <w:t>РЕАЛИЗАЦИЯ СИСТЕМЫ</w:t>
      </w:r>
      <w:bookmarkEnd w:id="29"/>
      <w:r>
        <w:t xml:space="preserve"> </w:t>
      </w:r>
    </w:p>
    <w:p w14:paraId="308A9CB5" w14:textId="177C2E8C" w:rsidR="005305E1" w:rsidRDefault="005305E1" w:rsidP="005305E1">
      <w:pPr>
        <w:pStyle w:val="2"/>
      </w:pPr>
      <w:r>
        <w:t>Средства реализации</w:t>
      </w:r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proofErr w:type="spellStart"/>
      <w:r w:rsidR="00334283">
        <w:rPr>
          <w:lang w:val="en-US"/>
        </w:rPr>
        <w:t>RestSharp</w:t>
      </w:r>
      <w:proofErr w:type="spellEnd"/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proofErr w:type="spellStart"/>
      <w:r>
        <w:rPr>
          <w:lang w:val="en-US"/>
        </w:rPr>
        <w:t>Newtonsoft</w:t>
      </w:r>
      <w:proofErr w:type="spellEnd"/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r>
        <w:t>Иерархия пространственного интеллектуального графа</w:t>
      </w:r>
    </w:p>
    <w:p w14:paraId="2770AF34" w14:textId="5375F1A4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 xml:space="preserve">файла конфигурации иерархии графа представлен в листинге 2.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224397" w14:paraId="71D24313" w14:textId="77777777" w:rsidTr="00BF02A7">
        <w:tc>
          <w:tcPr>
            <w:tcW w:w="9060" w:type="dxa"/>
          </w:tcPr>
          <w:p w14:paraId="656F1700" w14:textId="49109986" w:rsidR="00224397" w:rsidRPr="00224397" w:rsidRDefault="00224397">
            <w:pPr>
              <w:ind w:firstLine="0"/>
            </w:pPr>
            <w:r w:rsidRPr="00BF02A7">
              <w:rPr>
                <w:b/>
              </w:rPr>
              <w:t xml:space="preserve">Листинг 2. </w:t>
            </w:r>
            <w:r>
              <w:t xml:space="preserve">Фрагмент </w:t>
            </w:r>
            <w:r>
              <w:rPr>
                <w:lang w:val="en-US"/>
              </w:rPr>
              <w:t>YAML</w:t>
            </w:r>
            <w:r w:rsidRPr="00BF02A7">
              <w:t>-</w:t>
            </w:r>
            <w:r>
              <w:t>файла конфигурации иерархии графа</w:t>
            </w:r>
          </w:p>
        </w:tc>
      </w:tr>
      <w:tr w:rsidR="00224397" w:rsidRPr="00BF02A7" w14:paraId="5C8E5BE8" w14:textId="77777777" w:rsidTr="00BF02A7"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- name: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Quickstart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IoTHub</w:t>
            </w:r>
            <w:proofErr w:type="spellEnd"/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subType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FocusRoom</w:t>
            </w:r>
            <w:proofErr w:type="spellEnd"/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dataTypeValue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matcherNames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roleassignments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98e44ad7-28d4-4007-853b-b9968ad132d1 # System Role: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SpaceAdministrator</w:t>
            </w:r>
            <w:proofErr w:type="spellEnd"/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objectName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objectIdType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UserDefinedFunctionId</w:t>
            </w:r>
            <w:proofErr w:type="spellEnd"/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7158B27E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>
        <w:t xml:space="preserve"> </w:t>
      </w:r>
      <w:r w:rsidRPr="00BF02A7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0CBDC2E9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</w:t>
      </w:r>
      <w:proofErr w:type="spellStart"/>
      <w:r>
        <w:t>Type</w:t>
      </w:r>
      <w:proofErr w:type="spellEnd"/>
      <w:r>
        <w:t xml:space="preserve">) </w:t>
      </w:r>
      <w:r w:rsidRPr="004A51EB">
        <w:t>и имя (</w:t>
      </w:r>
      <w:proofErr w:type="spellStart"/>
      <w:r w:rsidRPr="004A51EB">
        <w:t>Name</w:t>
      </w:r>
      <w:proofErr w:type="spellEnd"/>
      <w:r w:rsidRPr="004A51EB">
        <w:t>).</w:t>
      </w:r>
    </w:p>
    <w:p w14:paraId="011432BC" w14:textId="739E363C" w:rsidR="004A51EB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0696D3FF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>
        <w:t xml:space="preserve"> </w:t>
      </w:r>
      <w:r w:rsidRPr="00BF02A7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48DFABFF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</w:t>
      </w:r>
      <w:proofErr w:type="spellStart"/>
      <w:r w:rsidR="00AF30DA">
        <w:t>сопоставители</w:t>
      </w:r>
      <w:proofErr w:type="spellEnd"/>
      <w:r w:rsidR="00AF30DA">
        <w:t xml:space="preserve"> – наборы конкретных условий, которые нужно отслеживать в данных устройств или датчиков. </w:t>
      </w:r>
      <w:proofErr w:type="spellStart"/>
      <w:r w:rsidR="00AF30DA" w:rsidRPr="00AF30DA">
        <w:t>Сопоставитель</w:t>
      </w:r>
      <w:proofErr w:type="spellEnd"/>
      <w:r w:rsidR="00AF30DA" w:rsidRPr="00AF30DA">
        <w:t xml:space="preserve"> будет отслеживать датчик типа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. Для подготовки </w:t>
      </w:r>
      <w:proofErr w:type="spellStart"/>
      <w:r w:rsidR="00AF30DA" w:rsidRPr="00AF30DA">
        <w:t>сопоставителя</w:t>
      </w:r>
      <w:proofErr w:type="spellEnd"/>
      <w:r w:rsidR="00AF30DA" w:rsidRPr="00AF30DA">
        <w:t xml:space="preserve">, который будет отслеживать один из этих датчиков, его значение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 должно соответствовать </w:t>
      </w:r>
      <w:proofErr w:type="spellStart"/>
      <w:r w:rsidR="00AF30DA" w:rsidRPr="00AF30DA">
        <w:t>dataType</w:t>
      </w:r>
      <w:proofErr w:type="spellEnd"/>
      <w:r w:rsidR="00AF30DA" w:rsidRPr="00AF30DA">
        <w:t xml:space="preserve"> этого датчика.</w:t>
      </w:r>
    </w:p>
    <w:p w14:paraId="0386338B" w14:textId="7821DFF1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lastRenderedPageBreak/>
        <w:t xml:space="preserve"> </w:t>
      </w:r>
      <w:proofErr w:type="spellStart"/>
      <w:r w:rsidRPr="00BF02A7">
        <w:rPr>
          <w:i/>
          <w:lang w:val="en-US"/>
        </w:rPr>
        <w:t>UserDefinedFunctions</w:t>
      </w:r>
      <w:proofErr w:type="spellEnd"/>
      <w:r w:rsidR="00AF30DA">
        <w:t xml:space="preserve"> – это узел, описывающий функции первичной обработки телеметрии. </w:t>
      </w:r>
      <w:r w:rsidR="00AF30DA" w:rsidRPr="00AF30DA">
        <w:t xml:space="preserve">Они выполняют пользовательскую логику для данных, поступающих из пространств и устройств, когда выполняются условия, указанные </w:t>
      </w:r>
      <w:proofErr w:type="spellStart"/>
      <w:r w:rsidR="00AF30DA" w:rsidRPr="00AF30DA">
        <w:t>сопоставителями</w:t>
      </w:r>
      <w:proofErr w:type="spellEnd"/>
      <w:r w:rsidR="00AF30DA" w:rsidRPr="00AF30DA">
        <w:t>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r>
        <w:t xml:space="preserve">База данных </w:t>
      </w:r>
    </w:p>
    <w:p w14:paraId="301E53F8" w14:textId="77777777" w:rsidR="00FA1304" w:rsidRPr="002D3E29" w:rsidRDefault="002C496B" w:rsidP="00FA1304">
      <w:r>
        <w:t>В соответствии с разработанной схемой</w:t>
      </w:r>
      <w:r>
        <w:t xml:space="preserve">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FA1304" w:rsidRPr="00FA1304" w14:paraId="1268BC80" w14:textId="77777777" w:rsidTr="0074623E">
        <w:tc>
          <w:tcPr>
            <w:tcW w:w="9060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FA1304">
              <w:rPr>
                <w:b/>
              </w:rPr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74623E">
        <w:tc>
          <w:tcPr>
            <w:tcW w:w="9060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id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bigint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stdorToU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DateTime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KWH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hh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ALTER TABLE [registration] WITH CHECK ADD CONSTRAINT [registration_fk0] FOREIGN KEY ([login])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r>
        <w:t>Реализация отправки телеметрии</w:t>
      </w:r>
      <w:r w:rsidR="008D7204">
        <w:t xml:space="preserve"> и ее обработки</w:t>
      </w:r>
    </w:p>
    <w:p w14:paraId="7B398369" w14:textId="174543DB" w:rsidR="00601C79" w:rsidRPr="00601C79" w:rsidRDefault="00601C79" w:rsidP="00EE2D39">
      <w:r>
        <w:t xml:space="preserve">В </w:t>
      </w:r>
      <w:r w:rsidR="00EE2D39">
        <w:t>приложении</w:t>
      </w:r>
      <w:r>
        <w:t xml:space="preserve"> 3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68734209" w14:textId="3C521842" w:rsidR="00601C79" w:rsidRDefault="00601C79" w:rsidP="00601C79">
      <w:r>
        <w:t xml:space="preserve">В листинге 4 приведена реализация первичной обработки телеметрии до отправки в центр Интернета вещей, написанная на языке </w:t>
      </w:r>
      <w:r>
        <w:rPr>
          <w:lang w:val="en-US"/>
        </w:rPr>
        <w:t>JavaScript</w:t>
      </w:r>
      <w:r w:rsidRPr="00601C7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601C79" w14:paraId="414FA028" w14:textId="77777777" w:rsidTr="0074623E">
        <w:tc>
          <w:tcPr>
            <w:tcW w:w="9060" w:type="dxa"/>
          </w:tcPr>
          <w:p w14:paraId="29732498" w14:textId="50D99F3E" w:rsidR="00601C79" w:rsidRDefault="00601C79" w:rsidP="00601C79">
            <w:pPr>
              <w:ind w:firstLine="0"/>
            </w:pPr>
            <w:r w:rsidRPr="00601C79">
              <w:rPr>
                <w:b/>
              </w:rPr>
              <w:t>Листинг 4.</w:t>
            </w:r>
            <w:r>
              <w:t xml:space="preserve"> Реализация обработки телеметрии</w:t>
            </w:r>
          </w:p>
        </w:tc>
      </w:tr>
      <w:tr w:rsidR="00601C79" w14:paraId="2BFBD974" w14:textId="77777777" w:rsidTr="0074623E">
        <w:tc>
          <w:tcPr>
            <w:tcW w:w="9060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process(telemetry,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executionContext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getSensorMetadata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JSON.parse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telemetry.SensorId,sensor.DataType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parseReading.SensorValue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otherSensors.find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ElectricitySensor.Value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&lt;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parentSpace.Notify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error.message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parseFloat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(str);</w:t>
            </w:r>
          </w:p>
          <w:p w14:paraId="26BFED35" w14:textId="455C4C32" w:rsidR="00601C79" w:rsidRPr="00601C79" w:rsidRDefault="0074623E" w:rsidP="0074623E">
            <w:pPr>
              <w:ind w:firstLine="0"/>
              <w:rPr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C1F5125" w14:textId="54B48F92" w:rsidR="00125296" w:rsidRDefault="00AF30DA" w:rsidP="00BF02A7">
      <w:pPr>
        <w:pStyle w:val="2"/>
      </w:pPr>
      <w:bookmarkStart w:id="32" w:name="_Toc9242711"/>
      <w:r>
        <w:lastRenderedPageBreak/>
        <w:t>Реализация графического интерфейса пользователя</w:t>
      </w:r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053DA63D" w:rsidR="00AF30DA" w:rsidRDefault="008A7193" w:rsidP="00BF02A7">
      <w:r>
        <w:t>Интерфейс клиентского приложения системы представлен на рисунках 7–8</w:t>
      </w:r>
      <w:r w:rsidR="00AF30DA"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A7193" w14:paraId="6CA3E2D3" w14:textId="77777777" w:rsidTr="00BF02A7">
        <w:tc>
          <w:tcPr>
            <w:tcW w:w="9060" w:type="dxa"/>
          </w:tcPr>
          <w:p w14:paraId="1467C958" w14:textId="6E4CD789" w:rsidR="008A7193" w:rsidRDefault="00004DA7" w:rsidP="00AF30D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4F58C92" wp14:editId="4B6545D6">
                  <wp:extent cx="5759450" cy="339598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3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BF02A7">
        <w:tc>
          <w:tcPr>
            <w:tcW w:w="9060" w:type="dxa"/>
          </w:tcPr>
          <w:p w14:paraId="664198C9" w14:textId="39124322" w:rsidR="008A7193" w:rsidRPr="008A7193" w:rsidRDefault="008A7193" w:rsidP="00BF02A7">
            <w:pPr>
              <w:ind w:firstLine="0"/>
              <w:jc w:val="center"/>
            </w:pPr>
            <w:r>
              <w:rPr>
                <w:b/>
              </w:rPr>
              <w:t xml:space="preserve">Рис. 7. </w:t>
            </w:r>
            <w:r>
              <w:t>Окно регистрации</w:t>
            </w:r>
          </w:p>
        </w:tc>
      </w:tr>
    </w:tbl>
    <w:p w14:paraId="291F22DE" w14:textId="77777777" w:rsidR="008A7193" w:rsidRPr="00BF02A7" w:rsidRDefault="008A7193" w:rsidP="00BF02A7"/>
    <w:p w14:paraId="26E5ABDF" w14:textId="77777777" w:rsidR="008A7193" w:rsidRPr="00BF02A7" w:rsidRDefault="00125296">
      <w:pPr>
        <w:rPr>
          <w:lang w:val="en-US"/>
        </w:rPr>
      </w:pPr>
      <w:r>
        <w:rPr>
          <w:b/>
          <w:bCs/>
        </w:rPr>
        <w:br w:type="page"/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A7193" w14:paraId="43DEA779" w14:textId="77777777" w:rsidTr="00BF02A7">
        <w:tc>
          <w:tcPr>
            <w:tcW w:w="9060" w:type="dxa"/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AD462" wp14:editId="0D8DEE1D">
                  <wp:extent cx="5759450" cy="434848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BF02A7">
        <w:tc>
          <w:tcPr>
            <w:tcW w:w="9060" w:type="dxa"/>
          </w:tcPr>
          <w:p w14:paraId="4FCBB509" w14:textId="24D31E5F" w:rsidR="008A7193" w:rsidRPr="008A7193" w:rsidRDefault="008A7193" w:rsidP="00BF02A7">
            <w:pPr>
              <w:ind w:firstLine="0"/>
              <w:jc w:val="center"/>
            </w:pPr>
            <w:r>
              <w:rPr>
                <w:b/>
              </w:rPr>
              <w:t xml:space="preserve">Рис. 8. </w:t>
            </w:r>
            <w:r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r>
        <w:lastRenderedPageBreak/>
        <w:t>ТЕСТИРОВАНИЕ</w:t>
      </w:r>
      <w:bookmarkEnd w:id="32"/>
    </w:p>
    <w:p w14:paraId="7983BDC8" w14:textId="6212E3AB" w:rsidR="00C0690A" w:rsidRDefault="00C0690A" w:rsidP="00C0690A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</w:t>
      </w:r>
      <w:r>
        <w:t>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27FF0817" w14:textId="7A023126" w:rsidR="00C0690A" w:rsidRDefault="00C0690A" w:rsidP="00C0690A">
      <w:pPr>
        <w:pStyle w:val="2"/>
      </w:pPr>
      <w:r>
        <w:t>Тестирование работоспособности системы</w:t>
      </w:r>
    </w:p>
    <w:p w14:paraId="3A3374EE" w14:textId="1E1F3BBE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33"/>
      <w:r w:rsidR="004600B0">
        <w:t>показан</w:t>
      </w:r>
      <w:r>
        <w:t xml:space="preserve"> в </w:t>
      </w:r>
      <w:r w:rsidR="00843B6B">
        <w:t>листинге</w:t>
      </w:r>
      <w:r>
        <w:t xml:space="preserve"> 2. </w:t>
      </w:r>
      <w:commentRangeEnd w:id="33"/>
      <w:r w:rsidR="00BF02A7">
        <w:rPr>
          <w:rStyle w:val="afc"/>
        </w:rPr>
        <w:commentReference w:id="33"/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514D3" w:rsidRPr="004600B0" w14:paraId="2F1D6220" w14:textId="77777777" w:rsidTr="00843B6B">
        <w:tc>
          <w:tcPr>
            <w:tcW w:w="9060" w:type="dxa"/>
          </w:tcPr>
          <w:p w14:paraId="267D4719" w14:textId="1D29B1C0" w:rsidR="009514D3" w:rsidRPr="009514D3" w:rsidRDefault="00843B6B" w:rsidP="00843B6B">
            <w:pPr>
              <w:ind w:firstLine="0"/>
            </w:pPr>
            <w:r>
              <w:rPr>
                <w:b/>
              </w:rPr>
              <w:t>Листинг</w:t>
            </w:r>
            <w:r w:rsidR="009514D3" w:rsidRPr="004600B0">
              <w:rPr>
                <w:b/>
              </w:rPr>
              <w:t xml:space="preserve"> 2.</w:t>
            </w:r>
            <w:r w:rsidR="009514D3">
              <w:t xml:space="preserve"> </w:t>
            </w:r>
            <w:r>
              <w:t xml:space="preserve">Исходный код </w:t>
            </w:r>
            <w:r w:rsidR="004600B0">
              <w:t xml:space="preserve">тестирования </w:t>
            </w:r>
            <w:r>
              <w:t>модуля создания сенсоров</w:t>
            </w:r>
            <w:r w:rsidR="004600B0">
              <w:t xml:space="preserve"> </w:t>
            </w:r>
          </w:p>
        </w:tc>
      </w:tr>
      <w:tr w:rsidR="00843B6B" w:rsidRPr="004600B0" w14:paraId="3AF37282" w14:textId="77777777" w:rsidTr="00843B6B">
        <w:tc>
          <w:tcPr>
            <w:tcW w:w="9060" w:type="dxa"/>
          </w:tcPr>
          <w:p w14:paraId="2AE3512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6DAC196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System.Linq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7E5884D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Xunit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4EE5F3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7C792B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System.Net.Http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E54C9E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45D3799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System.Threading.Tasks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CEB7B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Newtonsoft.Json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0FC362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76B6B16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Moq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9C1064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5D1A927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F7162F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YamlDotNet.Serialization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1BEEEDC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Microsoft.Extensions.Logging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825E1A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04DEFF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namespace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Microsoft.Azure.DigitalTwins.Samples.Tests</w:t>
            </w:r>
            <w:proofErr w:type="spellEnd"/>
          </w:p>
          <w:p w14:paraId="68FC016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26CF372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ProvisionSampleSensorsTests</w:t>
            </w:r>
            <w:proofErr w:type="spellEnd"/>
          </w:p>
          <w:p w14:paraId="7684498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4C05C93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Serializer();</w:t>
            </w:r>
          </w:p>
          <w:p w14:paraId="1505F31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sensor1Guid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("00000000-0000-0000-0000-000000000001");</w:t>
            </w:r>
          </w:p>
          <w:p w14:paraId="204C84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sensor2Guid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("00000000-0000-0000-0000-000000000002");</w:t>
            </w:r>
          </w:p>
          <w:p w14:paraId="3274370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F70DF9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[Fact]</w:t>
            </w:r>
          </w:p>
          <w:p w14:paraId="183F677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GetProvisionSampleCreatesDescriptions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537153D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3DAA328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@"</w:t>
            </w:r>
          </w:p>
          <w:p w14:paraId="456038B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176C5A4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32D076E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026DD08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DeviceHardwareId1</w:t>
            </w:r>
          </w:p>
          <w:p w14:paraId="49E5EB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1478AA9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SensorType1</w:t>
            </w:r>
          </w:p>
          <w:p w14:paraId="743586D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SensorHardwareId1</w:t>
            </w:r>
          </w:p>
          <w:p w14:paraId="44840A4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188C1E6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5276A3D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2C77595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79AA9B2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210FAE8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71A7CFF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4DE1AC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6593D04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"DeviceHardwareId1",</w:t>
            </w:r>
          </w:p>
          <w:p w14:paraId="72AA69D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0EAC525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3DF0A8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EA4993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2B97A71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73F19602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1614D29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37DF110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039CA87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2BF780D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5115DCD8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Actions.GetProvisionSampleTopology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StringReader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4EC61B2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210D0C2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0C97EB3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287068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196D192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CreateTwoSensors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96BB38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03D4311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FakeDigitalTwinsHttpClient.CreateWithDevice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</w:p>
          <w:p w14:paraId="7E6D204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postResponseGuids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new [] { sensor1Guid, sensor2Guid },</w:t>
            </w:r>
          </w:p>
          <w:p w14:paraId="3B7BBEC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getResponses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Enumerable.Repeat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Responses.NotFound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 2)</w:t>
            </w:r>
          </w:p>
          <w:p w14:paraId="1552855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19D1A15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A2828F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1B7ED0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580C53C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FakeDigitalTwinsHttpClient.Space.Name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6BF78C6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12D3313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4B13584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402D909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2F1044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1E2F075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0D385BE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462AB6F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6FB8DEF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224F8CE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60DCDFC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1481535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40673B7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53607482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"SensorType2",</w:t>
            </w:r>
          </w:p>
          <w:p w14:paraId="36626E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"SensorHardwareId2",</w:t>
            </w:r>
          </w:p>
          <w:p w14:paraId="7944646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4FCDE7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2927456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629F724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19EF645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0FE9E61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B2D54A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Actions.CreateSpaces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Loggers.SilentLogger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descriptions,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Guid.Empty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35146E8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(2,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httpHandler.PostRequests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["sensors"].Count);</w:t>
            </w:r>
          </w:p>
          <w:p w14:paraId="6BE0A97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24D279E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6CD8243F" w14:textId="399B389C" w:rsidR="00843B6B" w:rsidRPr="004600B0" w:rsidRDefault="00843B6B" w:rsidP="00843B6B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6D0A981D" w14:textId="6CA8277B" w:rsidR="009514D3" w:rsidRDefault="00ED05EF" w:rsidP="00ED05EF">
      <w:pPr>
        <w:pStyle w:val="2"/>
      </w:pPr>
      <w:r>
        <w:lastRenderedPageBreak/>
        <w:t>С</w:t>
      </w:r>
      <w:r w:rsidRPr="00ED05EF">
        <w:t>равнительное тестирование с целью определения правильности обработки телеметрии датчиков</w:t>
      </w:r>
    </w:p>
    <w:p w14:paraId="19388F6E" w14:textId="312DEA52" w:rsidR="00ED05EF" w:rsidRDefault="00ED05EF" w:rsidP="00ED05EF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 xml:space="preserve">Результат сравнения приведен в таблице 3.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536"/>
      </w:tblGrid>
      <w:tr w:rsidR="004C5C26" w:rsidRPr="004C5C26" w14:paraId="639C8EB0" w14:textId="77777777" w:rsidTr="004C5C26">
        <w:tc>
          <w:tcPr>
            <w:tcW w:w="9060" w:type="dxa"/>
            <w:gridSpan w:val="5"/>
          </w:tcPr>
          <w:p w14:paraId="07AF1A9C" w14:textId="7FC35F02" w:rsidR="004C5C26" w:rsidRPr="004C5C26" w:rsidRDefault="004C5C26" w:rsidP="004C5C26">
            <w:pPr>
              <w:ind w:firstLine="0"/>
            </w:pPr>
            <w:r w:rsidRPr="004C5C26">
              <w:rPr>
                <w:b/>
              </w:rPr>
              <w:t xml:space="preserve">Табл. 3. </w:t>
            </w:r>
            <w:r>
              <w:t>Результат сравнения данных</w:t>
            </w:r>
          </w:p>
        </w:tc>
      </w:tr>
      <w:tr w:rsidR="00D932D7" w:rsidRPr="004C5C26" w14:paraId="0A791640" w14:textId="77777777" w:rsidTr="00D932D7">
        <w:tc>
          <w:tcPr>
            <w:tcW w:w="2517" w:type="dxa"/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536" w:type="dxa"/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D932D7" w:rsidRPr="004C5C26" w14:paraId="6556D456" w14:textId="77777777" w:rsidTr="00D932D7">
        <w:tc>
          <w:tcPr>
            <w:tcW w:w="2517" w:type="dxa"/>
          </w:tcPr>
          <w:p w14:paraId="31DA8877" w14:textId="19E2E094" w:rsidR="00D932D7" w:rsidRPr="00D932D7" w:rsidRDefault="00D932D7" w:rsidP="00D932D7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D932D7" w:rsidRPr="00D932D7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536" w:type="dxa"/>
          </w:tcPr>
          <w:p w14:paraId="686AD413" w14:textId="2ABC9FBA" w:rsidR="00D932D7" w:rsidRDefault="00D932D7" w:rsidP="00ED05EF">
            <w:pPr>
              <w:ind w:firstLine="0"/>
            </w:pPr>
            <w:r>
              <w:t>Да</w:t>
            </w:r>
          </w:p>
        </w:tc>
      </w:tr>
      <w:tr w:rsidR="00D932D7" w:rsidRPr="004C5C26" w14:paraId="09347DC0" w14:textId="77777777" w:rsidTr="00D932D7">
        <w:tc>
          <w:tcPr>
            <w:tcW w:w="2517" w:type="dxa"/>
          </w:tcPr>
          <w:p w14:paraId="477FBDD0" w14:textId="324F58BA" w:rsidR="00D932D7" w:rsidRPr="00D932D7" w:rsidRDefault="00D932D7" w:rsidP="00ED05EF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D932D7" w:rsidRPr="00843B6B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536" w:type="dxa"/>
          </w:tcPr>
          <w:p w14:paraId="00384179" w14:textId="2DDBD083" w:rsidR="00D932D7" w:rsidRDefault="00843B6B" w:rsidP="00ED05EF">
            <w:pPr>
              <w:ind w:firstLine="0"/>
            </w:pPr>
            <w:r>
              <w:t>Да</w:t>
            </w:r>
          </w:p>
        </w:tc>
      </w:tr>
    </w:tbl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</w:p>
    <w:p w14:paraId="607BD165" w14:textId="0584F5C0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367FC0">
        <w:fldChar w:fldCharType="begin"/>
      </w:r>
      <w:r w:rsidR="00367FC0">
        <w:instrText xml:space="preserve"> REF _Ref9332564 \r \h </w:instrText>
      </w:r>
      <w:r w:rsidR="00367FC0">
        <w:fldChar w:fldCharType="separate"/>
      </w:r>
      <w:r w:rsidR="00367FC0">
        <w:t>36</w:t>
      </w:r>
      <w:r w:rsidR="00367FC0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</w:t>
      </w:r>
      <w:r w:rsidR="002B1DCC">
        <w:lastRenderedPageBreak/>
        <w:t xml:space="preserve">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commentRangeStart w:id="34"/>
      <w:r w:rsidR="002B1DCC">
        <w:t xml:space="preserve">таблице 4. </w:t>
      </w:r>
      <w:commentRangeEnd w:id="34"/>
      <w:r w:rsidR="00125296">
        <w:rPr>
          <w:rStyle w:val="afc"/>
        </w:rPr>
        <w:commentReference w:id="34"/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137"/>
        <w:gridCol w:w="2969"/>
        <w:gridCol w:w="4189"/>
        <w:gridCol w:w="765"/>
      </w:tblGrid>
      <w:tr w:rsidR="00EB5F02" w:rsidRPr="002B1DCC" w14:paraId="6B5E6E2C" w14:textId="77777777" w:rsidTr="00EB5F02">
        <w:trPr>
          <w:trHeight w:val="389"/>
        </w:trPr>
        <w:tc>
          <w:tcPr>
            <w:tcW w:w="1137" w:type="dxa"/>
          </w:tcPr>
          <w:p w14:paraId="24CD7DBC" w14:textId="0CA90F58" w:rsidR="00EB5F02" w:rsidRPr="002B1DCC" w:rsidRDefault="00EB5F02" w:rsidP="004C5C26">
            <w:pPr>
              <w:ind w:firstLine="0"/>
            </w:pPr>
            <w:r>
              <w:t>Тестовый случай</w:t>
            </w:r>
          </w:p>
        </w:tc>
        <w:tc>
          <w:tcPr>
            <w:tcW w:w="2969" w:type="dxa"/>
          </w:tcPr>
          <w:p w14:paraId="7A5D682A" w14:textId="4B5B67C7" w:rsidR="00EB5F02" w:rsidRPr="00EB5F02" w:rsidRDefault="00EB5F02" w:rsidP="004C5C26">
            <w:pPr>
              <w:ind w:firstLine="0"/>
              <w:rPr>
                <w:lang w:val="en-US"/>
              </w:rPr>
            </w:pPr>
            <w:r>
              <w:t>Выполненный запрос</w:t>
            </w:r>
          </w:p>
        </w:tc>
        <w:tc>
          <w:tcPr>
            <w:tcW w:w="4189" w:type="dxa"/>
          </w:tcPr>
          <w:p w14:paraId="6C720F69" w14:textId="7307B0E7" w:rsidR="00EB5F02" w:rsidRPr="002B1DCC" w:rsidRDefault="00EB5F02" w:rsidP="004C5C26">
            <w:pPr>
              <w:ind w:firstLine="0"/>
            </w:pPr>
            <w:r>
              <w:t>Полученный ответ</w:t>
            </w:r>
          </w:p>
        </w:tc>
        <w:tc>
          <w:tcPr>
            <w:tcW w:w="765" w:type="dxa"/>
          </w:tcPr>
          <w:p w14:paraId="2BFEDC84" w14:textId="290873F8" w:rsidR="00EB5F02" w:rsidRPr="002B1DCC" w:rsidRDefault="00EB5F02" w:rsidP="004C5C26">
            <w:pPr>
              <w:ind w:firstLine="0"/>
            </w:pPr>
            <w:r>
              <w:t>Тест пройден?</w:t>
            </w:r>
          </w:p>
        </w:tc>
      </w:tr>
      <w:tr w:rsidR="00EB5F02" w:rsidRPr="00EB5F02" w14:paraId="55F3AEE2" w14:textId="77777777" w:rsidTr="00EB5F02">
        <w:trPr>
          <w:trHeight w:val="389"/>
        </w:trPr>
        <w:tc>
          <w:tcPr>
            <w:tcW w:w="1137" w:type="dxa"/>
          </w:tcPr>
          <w:p w14:paraId="38EE4341" w14:textId="1E8F4D38" w:rsidR="00EB5F02" w:rsidRPr="00EB5F02" w:rsidRDefault="00EB5F02" w:rsidP="004C5C26">
            <w:pPr>
              <w:ind w:firstLine="0"/>
            </w:pPr>
            <w:r>
              <w:t xml:space="preserve">Получить характеристики помещения с названием </w:t>
            </w:r>
            <w:r w:rsidRPr="00EB5F02">
              <w:t>“</w:t>
            </w:r>
            <w:r>
              <w:rPr>
                <w:lang w:val="en-US"/>
              </w:rPr>
              <w:t>Focus</w:t>
            </w:r>
            <w:r w:rsidRPr="00EB5F02">
              <w:t xml:space="preserve"> </w:t>
            </w:r>
            <w:r>
              <w:rPr>
                <w:lang w:val="en-US"/>
              </w:rPr>
              <w:t>Room</w:t>
            </w:r>
            <w:r w:rsidRPr="00EB5F02">
              <w:t xml:space="preserve"> 02”</w:t>
            </w:r>
          </w:p>
        </w:tc>
        <w:tc>
          <w:tcPr>
            <w:tcW w:w="2969" w:type="dxa"/>
          </w:tcPr>
          <w:p w14:paraId="2796E22A" w14:textId="3D0BC313" w:rsidR="00EB5F02" w:rsidRPr="00EB5F02" w:rsidRDefault="00EB5F02" w:rsidP="004C5C26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https://electricitydigitaltwin.northeurope.azuresmartspaces.net/management/api/v1.0/spaces?name=Focus Room 02&amp;includes=values</w:t>
            </w:r>
          </w:p>
        </w:tc>
        <w:tc>
          <w:tcPr>
            <w:tcW w:w="4189" w:type="dxa"/>
          </w:tcPr>
          <w:p w14:paraId="76DC822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047AEDF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7B08BD47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"6553c267-6519-4561-9b70-1d14e139ec07",</w:t>
            </w:r>
          </w:p>
          <w:p w14:paraId="195239BE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"Focus Room 02",</w:t>
            </w:r>
          </w:p>
          <w:p w14:paraId="027DE5B3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typeId</w:t>
            </w:r>
            <w:proofErr w:type="spellEnd"/>
            <w:r w:rsidRPr="00EB5F02">
              <w:rPr>
                <w:lang w:val="en-US"/>
              </w:rPr>
              <w:t>": 14,</w:t>
            </w:r>
          </w:p>
          <w:p w14:paraId="32E1B5EE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parentSpaceId</w:t>
            </w:r>
            <w:proofErr w:type="spellEnd"/>
            <w:r w:rsidRPr="00EB5F02">
              <w:rPr>
                <w:lang w:val="en-US"/>
              </w:rPr>
              <w:t>": "2dfb2418-a2a6-4f59-b7ca-b4ec394e18e8",</w:t>
            </w:r>
          </w:p>
          <w:p w14:paraId="180D4442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subtypeId</w:t>
            </w:r>
            <w:proofErr w:type="spellEnd"/>
            <w:r w:rsidRPr="00EB5F02">
              <w:rPr>
                <w:lang w:val="en-US"/>
              </w:rPr>
              <w:t>": 13,</w:t>
            </w:r>
          </w:p>
          <w:p w14:paraId="5000457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statusId</w:t>
            </w:r>
            <w:proofErr w:type="spellEnd"/>
            <w:r w:rsidRPr="00EB5F02">
              <w:rPr>
                <w:lang w:val="en-US"/>
              </w:rPr>
              <w:t>": 12</w:t>
            </w:r>
          </w:p>
          <w:p w14:paraId="35757D29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}</w:t>
            </w:r>
          </w:p>
          <w:p w14:paraId="626F3F05" w14:textId="774F57B2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14:paraId="6323229C" w14:textId="5F5C2648" w:rsidR="00EB5F02" w:rsidRPr="00EB5F02" w:rsidRDefault="00EB5F02" w:rsidP="004C5C26">
            <w:pPr>
              <w:ind w:firstLine="0"/>
            </w:pPr>
            <w:r>
              <w:t>да</w:t>
            </w:r>
          </w:p>
        </w:tc>
      </w:tr>
      <w:tr w:rsidR="00EB5F02" w:rsidRPr="002B1DCC" w14:paraId="3F485356" w14:textId="77777777" w:rsidTr="00EB5F02">
        <w:trPr>
          <w:trHeight w:val="389"/>
        </w:trPr>
        <w:tc>
          <w:tcPr>
            <w:tcW w:w="1137" w:type="dxa"/>
          </w:tcPr>
          <w:p w14:paraId="7532DA27" w14:textId="79BD7945" w:rsidR="00EB5F02" w:rsidRPr="00EB5F02" w:rsidRDefault="00EB5F02" w:rsidP="004C5C26">
            <w:pPr>
              <w:ind w:firstLine="0"/>
            </w:pPr>
            <w:r>
              <w:t xml:space="preserve">Получить список устройств, принадлежащих помещению с </w:t>
            </w:r>
            <w:r>
              <w:rPr>
                <w:lang w:val="en-US"/>
              </w:rPr>
              <w:t>ID</w:t>
            </w:r>
            <w:r w:rsidRPr="00EB5F02">
              <w:tab/>
              <w:t>8b73d652-4fa3-46cb-8ac2-b27bfe3c10f6</w:t>
            </w:r>
          </w:p>
        </w:tc>
        <w:tc>
          <w:tcPr>
            <w:tcW w:w="2969" w:type="dxa"/>
          </w:tcPr>
          <w:p w14:paraId="3AE7F6E4" w14:textId="6D912567" w:rsidR="00EB5F02" w:rsidRPr="00923835" w:rsidRDefault="00923835" w:rsidP="004C5C26">
            <w:pPr>
              <w:ind w:firstLine="0"/>
            </w:pPr>
            <w:r w:rsidRPr="00923835">
              <w:rPr>
                <w:lang w:val="en-US"/>
              </w:rPr>
              <w:t>https</w:t>
            </w:r>
            <w:r w:rsidRPr="00923835">
              <w:t>://</w:t>
            </w:r>
            <w:proofErr w:type="spellStart"/>
            <w:r w:rsidRPr="00923835">
              <w:rPr>
                <w:lang w:val="en-US"/>
              </w:rPr>
              <w:t>electricitydigitaltwin</w:t>
            </w:r>
            <w:proofErr w:type="spellEnd"/>
            <w:r w:rsidRPr="00923835">
              <w:t>.</w:t>
            </w:r>
            <w:proofErr w:type="spellStart"/>
            <w:r w:rsidRPr="00923835">
              <w:rPr>
                <w:lang w:val="en-US"/>
              </w:rPr>
              <w:t>northeurope</w:t>
            </w:r>
            <w:proofErr w:type="spellEnd"/>
            <w:r w:rsidRPr="00923835">
              <w:t>.</w:t>
            </w:r>
            <w:proofErr w:type="spellStart"/>
            <w:r w:rsidRPr="00923835">
              <w:rPr>
                <w:lang w:val="en-US"/>
              </w:rPr>
              <w:t>azuresmartspaces</w:t>
            </w:r>
            <w:proofErr w:type="spellEnd"/>
            <w:r w:rsidRPr="00923835">
              <w:t>.</w:t>
            </w:r>
            <w:r w:rsidRPr="00923835">
              <w:rPr>
                <w:lang w:val="en-US"/>
              </w:rPr>
              <w:t>net</w:t>
            </w:r>
            <w:r w:rsidRPr="00923835">
              <w:t>/</w:t>
            </w:r>
            <w:r w:rsidRPr="00923835">
              <w:rPr>
                <w:lang w:val="en-US"/>
              </w:rPr>
              <w:t>management</w:t>
            </w:r>
            <w:r w:rsidRPr="00923835">
              <w:t>/</w:t>
            </w:r>
            <w:proofErr w:type="spellStart"/>
            <w:r w:rsidRPr="00923835">
              <w:rPr>
                <w:lang w:val="en-US"/>
              </w:rPr>
              <w:t>api</w:t>
            </w:r>
            <w:proofErr w:type="spellEnd"/>
            <w:r w:rsidRPr="00923835">
              <w:t>/</w:t>
            </w:r>
            <w:r w:rsidRPr="00923835">
              <w:rPr>
                <w:lang w:val="en-US"/>
              </w:rPr>
              <w:t>v</w:t>
            </w:r>
            <w:r w:rsidRPr="00923835">
              <w:t>1.0/</w:t>
            </w:r>
            <w:r w:rsidRPr="00923835">
              <w:rPr>
                <w:lang w:val="en-US"/>
              </w:rPr>
              <w:t>devices</w:t>
            </w:r>
            <w:r w:rsidRPr="00923835">
              <w:t>?</w:t>
            </w:r>
            <w:proofErr w:type="spellStart"/>
            <w:r w:rsidRPr="00923835">
              <w:rPr>
                <w:lang w:val="en-US"/>
              </w:rPr>
              <w:t>spaceId</w:t>
            </w:r>
            <w:proofErr w:type="spellEnd"/>
            <w:r w:rsidRPr="00923835">
              <w:t>=</w:t>
            </w:r>
            <w:r w:rsidRPr="00923835">
              <w:tab/>
              <w:t>8</w:t>
            </w:r>
            <w:r w:rsidRPr="00923835">
              <w:rPr>
                <w:lang w:val="en-US"/>
              </w:rPr>
              <w:t>b</w:t>
            </w:r>
            <w:r w:rsidRPr="00923835">
              <w:t>73</w:t>
            </w:r>
            <w:r w:rsidRPr="00923835">
              <w:rPr>
                <w:lang w:val="en-US"/>
              </w:rPr>
              <w:t>d</w:t>
            </w:r>
            <w:r w:rsidRPr="00923835">
              <w:t>652-4</w:t>
            </w:r>
            <w:r w:rsidRPr="00923835">
              <w:rPr>
                <w:lang w:val="en-US"/>
              </w:rPr>
              <w:t>fa</w:t>
            </w:r>
            <w:r w:rsidRPr="00923835">
              <w:t>3-46</w:t>
            </w:r>
            <w:proofErr w:type="spellStart"/>
            <w:r w:rsidRPr="00923835">
              <w:rPr>
                <w:lang w:val="en-US"/>
              </w:rPr>
              <w:t>cb</w:t>
            </w:r>
            <w:proofErr w:type="spellEnd"/>
            <w:r w:rsidRPr="00923835">
              <w:t>-8</w:t>
            </w:r>
            <w:r w:rsidRPr="00923835">
              <w:rPr>
                <w:lang w:val="en-US"/>
              </w:rPr>
              <w:t>ac</w:t>
            </w:r>
            <w:r w:rsidRPr="00923835">
              <w:t>2-</w:t>
            </w:r>
            <w:r w:rsidRPr="00923835">
              <w:rPr>
                <w:lang w:val="en-US"/>
              </w:rPr>
              <w:t>b</w:t>
            </w:r>
            <w:r w:rsidRPr="00923835">
              <w:t>27</w:t>
            </w:r>
            <w:proofErr w:type="spellStart"/>
            <w:r w:rsidRPr="00923835">
              <w:rPr>
                <w:lang w:val="en-US"/>
              </w:rPr>
              <w:t>bfe</w:t>
            </w:r>
            <w:proofErr w:type="spellEnd"/>
            <w:r w:rsidRPr="00923835">
              <w:t>3</w:t>
            </w:r>
            <w:r w:rsidRPr="00923835">
              <w:rPr>
                <w:lang w:val="en-US"/>
              </w:rPr>
              <w:t>c</w:t>
            </w:r>
            <w:r w:rsidRPr="00923835">
              <w:t>10</w:t>
            </w:r>
            <w:r w:rsidRPr="00923835">
              <w:rPr>
                <w:lang w:val="en-US"/>
              </w:rPr>
              <w:t>f</w:t>
            </w:r>
            <w:r w:rsidRPr="00923835">
              <w:t>6</w:t>
            </w:r>
          </w:p>
        </w:tc>
        <w:tc>
          <w:tcPr>
            <w:tcW w:w="4189" w:type="dxa"/>
          </w:tcPr>
          <w:p w14:paraId="2350E78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71CE928F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1CD96F76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"Raspberry Pi 3 19",</w:t>
            </w:r>
          </w:p>
          <w:p w14:paraId="5C95D0EA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typeId</w:t>
            </w:r>
            <w:proofErr w:type="spellEnd"/>
            <w:r w:rsidRPr="00EB5F02">
              <w:rPr>
                <w:lang w:val="en-US"/>
              </w:rPr>
              <w:t>": 2,</w:t>
            </w:r>
          </w:p>
          <w:p w14:paraId="7A7C930C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subtypeId</w:t>
            </w:r>
            <w:proofErr w:type="spellEnd"/>
            <w:r w:rsidRPr="00EB5F02">
              <w:rPr>
                <w:lang w:val="en-US"/>
              </w:rPr>
              <w:t>": 1,</w:t>
            </w:r>
          </w:p>
          <w:p w14:paraId="18221EBC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hardwareId</w:t>
            </w:r>
            <w:proofErr w:type="spellEnd"/>
            <w:r w:rsidRPr="00EB5F02">
              <w:rPr>
                <w:lang w:val="en-US"/>
              </w:rPr>
              <w:t>": "123456789019",</w:t>
            </w:r>
          </w:p>
          <w:p w14:paraId="7001D102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spaceId</w:t>
            </w:r>
            <w:proofErr w:type="spellEnd"/>
            <w:r w:rsidRPr="00EB5F02">
              <w:rPr>
                <w:lang w:val="en-US"/>
              </w:rPr>
              <w:t>": "8b73d652-4fa3-46cb-8ac2-b27bfe3c10f6",</w:t>
            </w:r>
          </w:p>
          <w:p w14:paraId="10BC3B3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"status": "Provisioned",</w:t>
            </w:r>
          </w:p>
          <w:p w14:paraId="20380EF0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"ad6921b8-813f-45d8-ac5c-8892efc45e52"</w:t>
            </w:r>
          </w:p>
          <w:p w14:paraId="21A1C6E2" w14:textId="77777777" w:rsidR="00EB5F02" w:rsidRDefault="00EB5F02" w:rsidP="00EB5F02">
            <w:pPr>
              <w:ind w:firstLine="0"/>
            </w:pPr>
            <w:r w:rsidRPr="00EB5F02">
              <w:rPr>
                <w:lang w:val="en-US"/>
              </w:rPr>
              <w:t xml:space="preserve">    </w:t>
            </w:r>
            <w:r>
              <w:t>}</w:t>
            </w:r>
          </w:p>
          <w:p w14:paraId="6FF751E1" w14:textId="5657A0B2" w:rsidR="00EB5F02" w:rsidRDefault="00EB5F02" w:rsidP="00EB5F02">
            <w:pPr>
              <w:ind w:firstLine="0"/>
            </w:pPr>
            <w:r>
              <w:t>]</w:t>
            </w:r>
          </w:p>
        </w:tc>
        <w:tc>
          <w:tcPr>
            <w:tcW w:w="765" w:type="dxa"/>
          </w:tcPr>
          <w:p w14:paraId="59E19CC7" w14:textId="74E24FB7" w:rsidR="00EB5F02" w:rsidRDefault="00EB5F02" w:rsidP="004C5C26">
            <w:pPr>
              <w:ind w:firstLine="0"/>
            </w:pPr>
            <w:r>
              <w:t>Да</w:t>
            </w:r>
          </w:p>
        </w:tc>
      </w:tr>
      <w:tr w:rsidR="00EB5F02" w:rsidRPr="002B1DCC" w14:paraId="6A28B42B" w14:textId="77777777" w:rsidTr="00EB5F02">
        <w:trPr>
          <w:trHeight w:val="389"/>
        </w:trPr>
        <w:tc>
          <w:tcPr>
            <w:tcW w:w="1137" w:type="dxa"/>
          </w:tcPr>
          <w:p w14:paraId="3DF9480E" w14:textId="726B17D2" w:rsidR="00EB5F02" w:rsidRPr="00EB5F02" w:rsidRDefault="00EB5F02" w:rsidP="004C5C26">
            <w:pPr>
              <w:ind w:firstLine="0"/>
            </w:pPr>
            <w:r>
              <w:t xml:space="preserve">Получить информацию об определяемой </w:t>
            </w:r>
            <w:r>
              <w:lastRenderedPageBreak/>
              <w:t xml:space="preserve">пользователем функции </w:t>
            </w:r>
          </w:p>
        </w:tc>
        <w:tc>
          <w:tcPr>
            <w:tcW w:w="2969" w:type="dxa"/>
          </w:tcPr>
          <w:p w14:paraId="1F4E1F50" w14:textId="1ACEB692" w:rsidR="00EB5F02" w:rsidRDefault="00EB5F02" w:rsidP="004C5C26">
            <w:pPr>
              <w:ind w:firstLine="0"/>
            </w:pPr>
            <w:r w:rsidRPr="00EB5F02">
              <w:lastRenderedPageBreak/>
              <w:t>https://electricitydigitaltwin.northeurope.azuresmartspaces.net/management/api/v1.0/userdefinedfunctions</w:t>
            </w:r>
          </w:p>
        </w:tc>
        <w:tc>
          <w:tcPr>
            <w:tcW w:w="4189" w:type="dxa"/>
          </w:tcPr>
          <w:p w14:paraId="61020DA4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26D22C1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67F31EB6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"1f1dd40e-5fc1-465f-af05-76ee0ce232f6",</w:t>
            </w:r>
          </w:p>
          <w:p w14:paraId="74EE2593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</w:t>
            </w:r>
            <w:proofErr w:type="spellStart"/>
            <w:r w:rsidRPr="00EB5F02">
              <w:rPr>
                <w:lang w:val="en-US"/>
              </w:rPr>
              <w:t>spaceId</w:t>
            </w:r>
            <w:proofErr w:type="spellEnd"/>
            <w:r w:rsidRPr="00EB5F02">
              <w:rPr>
                <w:lang w:val="en-US"/>
              </w:rPr>
              <w:t>": "439ee6ea-d477-4f50-8c02-f92babea3fde",</w:t>
            </w:r>
          </w:p>
          <w:p w14:paraId="6F246319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"Motion Processor",</w:t>
            </w:r>
          </w:p>
          <w:p w14:paraId="61FAA918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lastRenderedPageBreak/>
              <w:t xml:space="preserve">        "disabled": false</w:t>
            </w:r>
          </w:p>
          <w:p w14:paraId="6835F707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}</w:t>
            </w:r>
          </w:p>
          <w:p w14:paraId="1313F02B" w14:textId="7952A44D" w:rsidR="00EB5F02" w:rsidRDefault="00EB5F02" w:rsidP="00EB5F02">
            <w:pPr>
              <w:ind w:firstLine="0"/>
            </w:pPr>
            <w:r>
              <w:t>]</w:t>
            </w:r>
          </w:p>
        </w:tc>
        <w:tc>
          <w:tcPr>
            <w:tcW w:w="765" w:type="dxa"/>
          </w:tcPr>
          <w:p w14:paraId="0EE10926" w14:textId="7276193A" w:rsidR="00EB5F02" w:rsidRDefault="00EB5F02" w:rsidP="004C5C26">
            <w:pPr>
              <w:ind w:firstLine="0"/>
            </w:pPr>
            <w:r>
              <w:lastRenderedPageBreak/>
              <w:t>Да</w:t>
            </w:r>
          </w:p>
        </w:tc>
      </w:tr>
    </w:tbl>
    <w:p w14:paraId="68499750" w14:textId="77777777" w:rsidR="00125296" w:rsidRDefault="00125296">
      <w:pPr>
        <w:rPr>
          <w:b/>
          <w:bCs/>
          <w:szCs w:val="32"/>
        </w:rPr>
      </w:pPr>
      <w:bookmarkStart w:id="35" w:name="_Toc9242712"/>
      <w: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36" w:author="Rostislav Bobin" w:date="2019-04-05T12:44:00Z">
          <w:pPr>
            <w:pStyle w:val="1"/>
            <w:widowControl w:val="0"/>
          </w:pPr>
        </w:pPrChange>
      </w:pPr>
      <w:r>
        <w:lastRenderedPageBreak/>
        <w:t>ЗАКЛЮЧЕНИЕ</w:t>
      </w:r>
      <w:bookmarkEnd w:id="35"/>
    </w:p>
    <w:p w14:paraId="56CA108C" w14:textId="7BB3F972" w:rsidR="002B1DCC" w:rsidRDefault="002B1DCC" w:rsidP="002B1DCC">
      <w:r>
        <w:tab/>
        <w:t xml:space="preserve">В рамках дипломного проекта был разработан 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77777777" w:rsidR="00A033D9" w:rsidRP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 xml:space="preserve">разработан прототип цифрового двойника на основе облачных вычислительных ресурсов вычислительной платформы </w:t>
      </w:r>
      <w:r>
        <w:rPr>
          <w:lang w:val="en-US"/>
        </w:rPr>
        <w:t>Microsoft</w:t>
      </w:r>
      <w:r w:rsidRPr="00A033D9">
        <w:t xml:space="preserve"> </w:t>
      </w:r>
      <w:r>
        <w:rPr>
          <w:lang w:val="en-US"/>
        </w:rPr>
        <w:t>Azure</w:t>
      </w:r>
      <w:r w:rsidRPr="00A033D9">
        <w:t>;</w:t>
      </w:r>
    </w:p>
    <w:p w14:paraId="267B9069" w14:textId="43B2952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bookmarkStart w:id="37" w:name="_Toc9242713"/>
      <w:r>
        <w:br w:type="page"/>
      </w:r>
    </w:p>
    <w:p w14:paraId="6572A20E" w14:textId="54EAFF11" w:rsidR="00785A9B" w:rsidRPr="00A033D9" w:rsidRDefault="00BF3B59">
      <w:pPr>
        <w:pStyle w:val="1"/>
        <w:numPr>
          <w:ilvl w:val="0"/>
          <w:numId w:val="0"/>
        </w:numPr>
        <w:pPrChange w:id="38" w:author="Rostislav Bobin" w:date="2019-04-05T12:45:00Z">
          <w:pPr>
            <w:pStyle w:val="1"/>
            <w:widowControl w:val="0"/>
          </w:pPr>
        </w:pPrChange>
      </w:pPr>
      <w:r>
        <w:lastRenderedPageBreak/>
        <w:t>ЛИТЕРАТУРА</w:t>
      </w:r>
      <w:bookmarkEnd w:id="37"/>
    </w:p>
    <w:p w14:paraId="79BFDD08" w14:textId="21E1CCE6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39" w:name="_Ref3555118"/>
      <w:r w:rsidRPr="00553241">
        <w:rPr>
          <w:color w:val="000000"/>
          <w:szCs w:val="28"/>
          <w:lang w:val="en-US"/>
        </w:rPr>
        <w:t>Internet</w:t>
      </w:r>
      <w:r w:rsidRPr="009514D3">
        <w:rPr>
          <w:color w:val="000000"/>
          <w:szCs w:val="28"/>
          <w:lang w:val="en-US"/>
        </w:rPr>
        <w:t xml:space="preserve"> </w:t>
      </w:r>
      <w:r w:rsidR="00F5209E">
        <w:rPr>
          <w:color w:val="000000"/>
          <w:szCs w:val="28"/>
          <w:lang w:val="en-US"/>
        </w:rPr>
        <w:t>o</w:t>
      </w:r>
      <w:r w:rsidRPr="00553241">
        <w:rPr>
          <w:color w:val="000000"/>
          <w:szCs w:val="28"/>
          <w:lang w:val="en-US"/>
        </w:rPr>
        <w:t>f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Things</w:t>
      </w:r>
      <w:r w:rsidRPr="009514D3">
        <w:rPr>
          <w:color w:val="000000"/>
          <w:szCs w:val="28"/>
          <w:lang w:val="en-US"/>
        </w:rPr>
        <w:t xml:space="preserve">. </w:t>
      </w:r>
      <w:r w:rsidRPr="00553241">
        <w:rPr>
          <w:color w:val="000000"/>
          <w:szCs w:val="28"/>
          <w:lang w:val="en-US"/>
        </w:rPr>
        <w:t>Gartner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IT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glossary</w:t>
      </w:r>
      <w:r w:rsidRPr="009514D3">
        <w:rPr>
          <w:color w:val="000000"/>
          <w:szCs w:val="28"/>
          <w:lang w:val="en-US"/>
        </w:rPr>
        <w:t xml:space="preserve">. </w:t>
      </w:r>
      <w:r w:rsidRPr="00334283">
        <w:rPr>
          <w:color w:val="000000"/>
          <w:szCs w:val="28"/>
          <w:lang w:val="en-US"/>
        </w:rPr>
        <w:t>Gartner</w:t>
      </w:r>
      <w:r w:rsidRPr="002D3E29">
        <w:rPr>
          <w:color w:val="000000"/>
          <w:szCs w:val="28"/>
        </w:rPr>
        <w:t xml:space="preserve"> (5 </w:t>
      </w:r>
      <w:r w:rsidRPr="00334283">
        <w:rPr>
          <w:color w:val="000000"/>
          <w:szCs w:val="28"/>
          <w:lang w:val="en-US"/>
        </w:rPr>
        <w:t>May</w:t>
      </w:r>
      <w:r w:rsidRPr="002D3E29">
        <w:rPr>
          <w:color w:val="000000"/>
          <w:szCs w:val="28"/>
        </w:rPr>
        <w:t xml:space="preserve"> 2012). [</w:t>
      </w:r>
      <w:r>
        <w:rPr>
          <w:color w:val="000000"/>
          <w:szCs w:val="28"/>
        </w:rPr>
        <w:t>Электронный</w:t>
      </w:r>
      <w:r w:rsidRPr="002D3E2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ресурс</w:t>
      </w:r>
      <w:r w:rsidRPr="00C0690A">
        <w:rPr>
          <w:color w:val="000000"/>
          <w:szCs w:val="28"/>
        </w:rPr>
        <w:t xml:space="preserve">] </w:t>
      </w:r>
      <w:r w:rsidRPr="00334283">
        <w:rPr>
          <w:color w:val="000000"/>
          <w:szCs w:val="28"/>
          <w:lang w:val="en-US"/>
        </w:rPr>
        <w:t>URL</w:t>
      </w:r>
      <w:r w:rsidRPr="00C0690A">
        <w:rPr>
          <w:color w:val="000000"/>
          <w:szCs w:val="28"/>
        </w:rPr>
        <w:t xml:space="preserve">: </w:t>
      </w:r>
      <w:r w:rsidRPr="00334283">
        <w:rPr>
          <w:color w:val="000000"/>
          <w:szCs w:val="28"/>
          <w:lang w:val="en-US"/>
        </w:rPr>
        <w:t>https</w:t>
      </w:r>
      <w:r w:rsidRPr="002D3E29">
        <w:rPr>
          <w:color w:val="000000"/>
          <w:szCs w:val="28"/>
        </w:rPr>
        <w:t>://</w:t>
      </w:r>
      <w:r w:rsidRPr="00334283">
        <w:rPr>
          <w:color w:val="000000"/>
          <w:szCs w:val="28"/>
          <w:lang w:val="en-US"/>
        </w:rPr>
        <w:t>www</w:t>
      </w:r>
      <w:r w:rsidRPr="002D3E29">
        <w:rPr>
          <w:color w:val="000000"/>
          <w:szCs w:val="28"/>
        </w:rPr>
        <w:t>.</w:t>
      </w:r>
      <w:proofErr w:type="spellStart"/>
      <w:r w:rsidRPr="00334283">
        <w:rPr>
          <w:color w:val="000000"/>
          <w:szCs w:val="28"/>
          <w:lang w:val="en-US"/>
        </w:rPr>
        <w:t>gartner</w:t>
      </w:r>
      <w:proofErr w:type="spellEnd"/>
      <w:r w:rsidRPr="002D3E29">
        <w:rPr>
          <w:color w:val="000000"/>
          <w:szCs w:val="28"/>
        </w:rPr>
        <w:t>.</w:t>
      </w:r>
      <w:r w:rsidRPr="00334283">
        <w:rPr>
          <w:color w:val="000000"/>
          <w:szCs w:val="28"/>
          <w:lang w:val="en-US"/>
        </w:rPr>
        <w:t>com</w:t>
      </w:r>
      <w:r w:rsidRPr="002D3E29">
        <w:rPr>
          <w:color w:val="000000"/>
          <w:szCs w:val="28"/>
        </w:rPr>
        <w:t>/</w:t>
      </w:r>
      <w:r w:rsidRPr="00334283">
        <w:rPr>
          <w:color w:val="000000"/>
          <w:szCs w:val="28"/>
          <w:lang w:val="en-US"/>
        </w:rPr>
        <w:t>it</w:t>
      </w:r>
      <w:r w:rsidRPr="002D3E29">
        <w:rPr>
          <w:color w:val="000000"/>
          <w:szCs w:val="28"/>
        </w:rPr>
        <w:t>-</w:t>
      </w:r>
      <w:proofErr w:type="spellStart"/>
      <w:r w:rsidRPr="00334283">
        <w:rPr>
          <w:color w:val="000000"/>
          <w:szCs w:val="28"/>
          <w:lang w:val="en-US"/>
        </w:rPr>
        <w:t>glos</w:t>
      </w:r>
      <w:r>
        <w:rPr>
          <w:color w:val="000000"/>
          <w:szCs w:val="28"/>
        </w:rPr>
        <w:t>sary</w:t>
      </w:r>
      <w:proofErr w:type="spellEnd"/>
      <w:r>
        <w:rPr>
          <w:color w:val="000000"/>
          <w:szCs w:val="28"/>
        </w:rPr>
        <w:t>/</w:t>
      </w:r>
      <w:proofErr w:type="spellStart"/>
      <w:r>
        <w:rPr>
          <w:color w:val="000000"/>
          <w:szCs w:val="28"/>
        </w:rPr>
        <w:t>internet-of-things</w:t>
      </w:r>
      <w:proofErr w:type="spellEnd"/>
      <w:r>
        <w:rPr>
          <w:color w:val="000000"/>
          <w:szCs w:val="28"/>
        </w:rPr>
        <w:t>/ (дата обращения: 04.02.2019).</w:t>
      </w:r>
      <w:bookmarkEnd w:id="39"/>
    </w:p>
    <w:p w14:paraId="508F75F7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40" w:name="_Ref3555133"/>
      <w:r w:rsidRPr="00553241">
        <w:rPr>
          <w:color w:val="000000"/>
          <w:szCs w:val="28"/>
          <w:lang w:val="en-US"/>
        </w:rPr>
        <w:t xml:space="preserve">IDC Forecasts Worldwide Spending on the Internet of Things in 2019. </w:t>
      </w:r>
      <w:r>
        <w:rPr>
          <w:color w:val="000000"/>
          <w:szCs w:val="28"/>
        </w:rPr>
        <w:t xml:space="preserve">[Электронный ресурс] URL: </w:t>
      </w:r>
      <w:hyperlink r:id="rId22">
        <w:r>
          <w:rPr>
            <w:color w:val="0563C1"/>
            <w:szCs w:val="28"/>
            <w:u w:val="single"/>
          </w:rPr>
          <w:t>https://www.idc.com/getdoc.jsp?containerId=prUS44596319/</w:t>
        </w:r>
      </w:hyperlink>
      <w:r>
        <w:rPr>
          <w:color w:val="000000"/>
          <w:szCs w:val="28"/>
        </w:rPr>
        <w:t xml:space="preserve"> (дата обращения: 04.02.2019).</w:t>
      </w:r>
      <w:bookmarkEnd w:id="40"/>
    </w:p>
    <w:p w14:paraId="2AAD5A86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  <w:szCs w:val="28"/>
        </w:rPr>
      </w:pPr>
      <w:bookmarkStart w:id="41" w:name="_Ref3555145"/>
      <w:proofErr w:type="spellStart"/>
      <w:r w:rsidRPr="00553241">
        <w:rPr>
          <w:color w:val="000000"/>
          <w:szCs w:val="28"/>
          <w:lang w:val="en-US"/>
        </w:rPr>
        <w:t>Boyes</w:t>
      </w:r>
      <w:proofErr w:type="spellEnd"/>
      <w:r w:rsidRPr="00553241">
        <w:rPr>
          <w:color w:val="000000"/>
          <w:szCs w:val="28"/>
          <w:lang w:val="en-US"/>
        </w:rPr>
        <w:t xml:space="preserve">, Hugh; </w:t>
      </w:r>
      <w:proofErr w:type="spellStart"/>
      <w:r w:rsidRPr="00553241">
        <w:rPr>
          <w:color w:val="000000"/>
          <w:szCs w:val="28"/>
          <w:lang w:val="en-US"/>
        </w:rPr>
        <w:t>Hallaq</w:t>
      </w:r>
      <w:proofErr w:type="spellEnd"/>
      <w:r w:rsidRPr="00553241">
        <w:rPr>
          <w:color w:val="000000"/>
          <w:szCs w:val="28"/>
          <w:lang w:val="en-US"/>
        </w:rPr>
        <w:t xml:space="preserve">, </w:t>
      </w:r>
      <w:proofErr w:type="spellStart"/>
      <w:r w:rsidRPr="00553241">
        <w:rPr>
          <w:color w:val="000000"/>
          <w:szCs w:val="28"/>
          <w:lang w:val="en-US"/>
        </w:rPr>
        <w:t>Bil</w:t>
      </w:r>
      <w:proofErr w:type="spellEnd"/>
      <w:r w:rsidRPr="00553241">
        <w:rPr>
          <w:color w:val="000000"/>
          <w:szCs w:val="28"/>
          <w:lang w:val="en-US"/>
        </w:rPr>
        <w:t xml:space="preserve">; Cunningham, Joe; Watson, Tim. The industrial internet of things (IIoT): An analysis framework. </w:t>
      </w:r>
      <w:proofErr w:type="spellStart"/>
      <w:r>
        <w:rPr>
          <w:color w:val="000000"/>
          <w:szCs w:val="28"/>
        </w:rPr>
        <w:t>Computers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in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Industry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October</w:t>
      </w:r>
      <w:proofErr w:type="spellEnd"/>
      <w:r>
        <w:rPr>
          <w:color w:val="000000"/>
          <w:szCs w:val="28"/>
        </w:rPr>
        <w:t xml:space="preserve">, 2018. </w:t>
      </w:r>
      <w:proofErr w:type="spellStart"/>
      <w:r>
        <w:rPr>
          <w:color w:val="000000"/>
          <w:szCs w:val="28"/>
        </w:rPr>
        <w:t>Vol</w:t>
      </w:r>
      <w:proofErr w:type="spellEnd"/>
      <w:r>
        <w:rPr>
          <w:color w:val="000000"/>
          <w:szCs w:val="28"/>
        </w:rPr>
        <w:t>. 101. – P. 1–12.</w:t>
      </w:r>
      <w:bookmarkEnd w:id="41"/>
    </w:p>
    <w:p w14:paraId="57769FB2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bookmarkStart w:id="42" w:name="_Ref3555163"/>
      <w:r w:rsidRPr="00553241">
        <w:rPr>
          <w:color w:val="000000"/>
          <w:szCs w:val="28"/>
          <w:lang w:val="en-US"/>
        </w:rPr>
        <w:t xml:space="preserve">K. </w:t>
      </w:r>
      <w:proofErr w:type="spellStart"/>
      <w:r w:rsidRPr="00553241">
        <w:rPr>
          <w:color w:val="000000"/>
          <w:szCs w:val="28"/>
          <w:lang w:val="en-US"/>
        </w:rPr>
        <w:t>Borodulin</w:t>
      </w:r>
      <w:proofErr w:type="spellEnd"/>
      <w:r w:rsidRPr="00553241">
        <w:rPr>
          <w:color w:val="000000"/>
          <w:szCs w:val="28"/>
          <w:lang w:val="en-US"/>
        </w:rPr>
        <w:t xml:space="preserve">, G. Radchenko, A. </w:t>
      </w:r>
      <w:proofErr w:type="spellStart"/>
      <w:r w:rsidRPr="00553241">
        <w:rPr>
          <w:color w:val="000000"/>
          <w:szCs w:val="28"/>
          <w:lang w:val="en-US"/>
        </w:rPr>
        <w:t>Shestakov</w:t>
      </w:r>
      <w:proofErr w:type="spellEnd"/>
      <w:r w:rsidRPr="00553241">
        <w:rPr>
          <w:color w:val="000000"/>
          <w:szCs w:val="28"/>
          <w:lang w:val="en-US"/>
        </w:rPr>
        <w:t xml:space="preserve">, L. Sokolinsky, A. </w:t>
      </w:r>
      <w:proofErr w:type="spellStart"/>
      <w:r w:rsidRPr="00553241">
        <w:rPr>
          <w:color w:val="000000"/>
          <w:szCs w:val="28"/>
          <w:lang w:val="en-US"/>
        </w:rPr>
        <w:t>Tchernykh</w:t>
      </w:r>
      <w:proofErr w:type="spellEnd"/>
      <w:r w:rsidRPr="00553241">
        <w:rPr>
          <w:color w:val="000000"/>
          <w:szCs w:val="28"/>
          <w:lang w:val="en-US"/>
        </w:rPr>
        <w:t xml:space="preserve">,  R. Prodan, "Towards Digital Twins Cloud Platform: Microservices and Computational Workflows to Rule a Smart Factory", Proc. the10th Int. </w:t>
      </w:r>
      <w:proofErr w:type="spellStart"/>
      <w:r>
        <w:rPr>
          <w:color w:val="000000"/>
          <w:szCs w:val="28"/>
        </w:rPr>
        <w:t>Conf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Util</w:t>
      </w:r>
      <w:proofErr w:type="spellEnd"/>
      <w:r>
        <w:rPr>
          <w:color w:val="000000"/>
          <w:szCs w:val="28"/>
        </w:rPr>
        <w:t xml:space="preserve">. Cloud </w:t>
      </w:r>
      <w:proofErr w:type="spellStart"/>
      <w:r>
        <w:rPr>
          <w:color w:val="000000"/>
          <w:szCs w:val="28"/>
        </w:rPr>
        <w:t>Comput</w:t>
      </w:r>
      <w:proofErr w:type="spellEnd"/>
      <w:r>
        <w:rPr>
          <w:color w:val="000000"/>
          <w:szCs w:val="28"/>
        </w:rPr>
        <w:t xml:space="preserve">. - UCC '17,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 xml:space="preserve">. 209–210, </w:t>
      </w:r>
      <w:proofErr w:type="spellStart"/>
      <w:r>
        <w:rPr>
          <w:color w:val="000000"/>
          <w:szCs w:val="28"/>
        </w:rPr>
        <w:t>December</w:t>
      </w:r>
      <w:proofErr w:type="spellEnd"/>
      <w:r>
        <w:rPr>
          <w:color w:val="000000"/>
          <w:szCs w:val="28"/>
        </w:rPr>
        <w:t xml:space="preserve"> 2017.</w:t>
      </w:r>
      <w:bookmarkEnd w:id="42"/>
    </w:p>
    <w:p w14:paraId="7CD94168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43" w:name="_Ref3555186"/>
      <w:r>
        <w:rPr>
          <w:color w:val="000000"/>
          <w:szCs w:val="28"/>
        </w:rPr>
        <w:t xml:space="preserve">Интернет вещей: Будущее уже здесь. С. </w:t>
      </w:r>
      <w:proofErr w:type="spellStart"/>
      <w:r>
        <w:rPr>
          <w:color w:val="000000"/>
          <w:szCs w:val="28"/>
        </w:rPr>
        <w:t>Грингард</w:t>
      </w:r>
      <w:proofErr w:type="spellEnd"/>
      <w:r>
        <w:rPr>
          <w:color w:val="000000"/>
          <w:szCs w:val="28"/>
        </w:rPr>
        <w:t xml:space="preserve">. М.: Альпина </w:t>
      </w:r>
      <w:proofErr w:type="spellStart"/>
      <w:r>
        <w:rPr>
          <w:color w:val="000000"/>
          <w:szCs w:val="28"/>
        </w:rPr>
        <w:t>Паблишер</w:t>
      </w:r>
      <w:proofErr w:type="spellEnd"/>
      <w:r>
        <w:rPr>
          <w:color w:val="000000"/>
          <w:szCs w:val="28"/>
        </w:rPr>
        <w:t>, 2016. – 188 с.</w:t>
      </w:r>
      <w:bookmarkEnd w:id="43"/>
    </w:p>
    <w:p w14:paraId="35AF3981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r>
        <w:rPr>
          <w:color w:val="000000"/>
          <w:szCs w:val="28"/>
        </w:rPr>
        <w:t xml:space="preserve">Документация по Microsoft Azure. </w:t>
      </w:r>
      <w:proofErr w:type="spellStart"/>
      <w:r>
        <w:rPr>
          <w:color w:val="000000"/>
          <w:szCs w:val="28"/>
        </w:rPr>
        <w:t>Micrisift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Docs</w:t>
      </w:r>
      <w:proofErr w:type="spellEnd"/>
      <w:r>
        <w:rPr>
          <w:color w:val="000000"/>
          <w:szCs w:val="28"/>
        </w:rPr>
        <w:t xml:space="preserve">. [Электронный ресурс] URL: </w:t>
      </w:r>
      <w:hyperlink r:id="rId23">
        <w:r>
          <w:rPr>
            <w:color w:val="0563C1"/>
            <w:szCs w:val="28"/>
            <w:u w:val="single"/>
          </w:rPr>
          <w:t>https://docs.microsoft.com/ru-ru/azure/</w:t>
        </w:r>
      </w:hyperlink>
      <w:r>
        <w:rPr>
          <w:color w:val="000000"/>
          <w:szCs w:val="28"/>
        </w:rPr>
        <w:t xml:space="preserve"> (дата обращения: 04.02.2019).</w:t>
      </w:r>
    </w:p>
    <w:p w14:paraId="1E3DD41F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4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5" w:name="_Ref3555166"/>
      <w:r w:rsidRPr="00553241">
        <w:rPr>
          <w:color w:val="000000"/>
          <w:szCs w:val="28"/>
          <w:lang w:val="en-US"/>
        </w:rPr>
        <w:t xml:space="preserve">G. Radchenko, A. </w:t>
      </w:r>
      <w:proofErr w:type="spellStart"/>
      <w:r w:rsidRPr="00553241">
        <w:rPr>
          <w:color w:val="000000"/>
          <w:szCs w:val="28"/>
          <w:lang w:val="en-US"/>
        </w:rPr>
        <w:t>Alaasam</w:t>
      </w:r>
      <w:proofErr w:type="spellEnd"/>
      <w:r w:rsidRPr="00553241">
        <w:rPr>
          <w:color w:val="000000"/>
          <w:szCs w:val="28"/>
          <w:lang w:val="en-US"/>
        </w:rPr>
        <w:t xml:space="preserve">, A. </w:t>
      </w:r>
      <w:proofErr w:type="spellStart"/>
      <w:r w:rsidRPr="00553241">
        <w:rPr>
          <w:color w:val="000000"/>
          <w:szCs w:val="28"/>
          <w:lang w:val="en-US"/>
        </w:rPr>
        <w:t>Tchernykh</w:t>
      </w:r>
      <w:proofErr w:type="spellEnd"/>
      <w:r w:rsidRPr="00553241">
        <w:rPr>
          <w:color w:val="000000"/>
          <w:szCs w:val="28"/>
          <w:lang w:val="en-US"/>
        </w:rPr>
        <w:t xml:space="preserve">, “Micro-Workflows: Kafka and Kepler fusion to support Digital Twins of Industrial Processes”, IEEE/ACM Int. </w:t>
      </w:r>
      <w:proofErr w:type="spellStart"/>
      <w:r>
        <w:rPr>
          <w:color w:val="000000"/>
          <w:szCs w:val="28"/>
        </w:rPr>
        <w:t>Conf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Util</w:t>
      </w:r>
      <w:proofErr w:type="spellEnd"/>
      <w:r>
        <w:rPr>
          <w:color w:val="000000"/>
          <w:szCs w:val="28"/>
        </w:rPr>
        <w:t xml:space="preserve">. Cloud </w:t>
      </w:r>
      <w:proofErr w:type="spellStart"/>
      <w:r>
        <w:rPr>
          <w:color w:val="000000"/>
          <w:szCs w:val="28"/>
        </w:rPr>
        <w:t>Comput</w:t>
      </w:r>
      <w:proofErr w:type="spellEnd"/>
      <w:r>
        <w:rPr>
          <w:color w:val="000000"/>
          <w:szCs w:val="28"/>
        </w:rPr>
        <w:t xml:space="preserve">. – UCC '18,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 xml:space="preserve">. 83-88, </w:t>
      </w:r>
      <w:proofErr w:type="spellStart"/>
      <w:r>
        <w:rPr>
          <w:color w:val="000000"/>
          <w:szCs w:val="28"/>
        </w:rPr>
        <w:t>December</w:t>
      </w:r>
      <w:proofErr w:type="spellEnd"/>
      <w:r>
        <w:rPr>
          <w:color w:val="000000"/>
          <w:szCs w:val="28"/>
        </w:rPr>
        <w:t xml:space="preserve"> 2018.</w:t>
      </w:r>
      <w:bookmarkEnd w:id="45"/>
    </w:p>
    <w:p w14:paraId="44FF5CF6" w14:textId="79670108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4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7" w:name="_Ref3555253"/>
      <w:r>
        <w:rPr>
          <w:color w:val="000000"/>
          <w:szCs w:val="28"/>
        </w:rPr>
        <w:t>Семеновская</w:t>
      </w:r>
      <w:r w:rsidR="00025D81">
        <w:rPr>
          <w:color w:val="000000"/>
          <w:szCs w:val="28"/>
        </w:rPr>
        <w:t> Е</w:t>
      </w:r>
      <w:r>
        <w:rPr>
          <w:color w:val="000000"/>
          <w:szCs w:val="28"/>
        </w:rPr>
        <w:t xml:space="preserve">. Индустриальный интернет вещей. Перспективы российского рынка. [Электронный ресурс] URL: </w:t>
      </w:r>
      <w:r w:rsidR="00A50643">
        <w:rPr>
          <w:color w:val="0563C1"/>
          <w:szCs w:val="28"/>
          <w:u w:val="single"/>
        </w:rPr>
        <w:fldChar w:fldCharType="begin"/>
      </w:r>
      <w:r w:rsidR="00A50643">
        <w:rPr>
          <w:color w:val="0563C1"/>
          <w:szCs w:val="28"/>
          <w:u w:val="single"/>
        </w:rPr>
        <w:instrText xml:space="preserve"> HYPERLINK "https://www.company.rt.ru/projects/IIoT/study_IDC.pdf/" \h </w:instrText>
      </w:r>
      <w:r w:rsidR="00A50643">
        <w:rPr>
          <w:color w:val="0563C1"/>
          <w:szCs w:val="28"/>
          <w:u w:val="single"/>
        </w:rPr>
        <w:fldChar w:fldCharType="separate"/>
      </w:r>
      <w:r>
        <w:rPr>
          <w:color w:val="0563C1"/>
          <w:szCs w:val="28"/>
          <w:u w:val="single"/>
        </w:rPr>
        <w:t>https://www.company.rt.ru/projects/IIoT/study_IDC.pdf/</w:t>
      </w:r>
      <w:r w:rsidR="00A50643">
        <w:rPr>
          <w:color w:val="0563C1"/>
          <w:szCs w:val="28"/>
          <w:u w:val="single"/>
        </w:rPr>
        <w:fldChar w:fldCharType="end"/>
      </w:r>
      <w:r>
        <w:rPr>
          <w:color w:val="000000"/>
          <w:szCs w:val="28"/>
        </w:rPr>
        <w:t xml:space="preserve"> (дата обращения 27.02.2019).</w:t>
      </w:r>
      <w:bookmarkEnd w:id="47"/>
    </w:p>
    <w:p w14:paraId="139E2FF2" w14:textId="28374A9C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4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9" w:name="_Ref3555266"/>
      <w:r>
        <w:rPr>
          <w:color w:val="000000"/>
          <w:szCs w:val="28"/>
        </w:rPr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Промышленный интернет вещей. Готовы ли сети? Журнал сетевых решений/LAN. [Электронный ресурс] URL: https://www.osp.ru/lan/2016/09/13050308/ (дата обращения 26.02.2019).</w:t>
      </w:r>
      <w:bookmarkEnd w:id="49"/>
      <w:r>
        <w:rPr>
          <w:color w:val="000000"/>
          <w:szCs w:val="28"/>
        </w:rPr>
        <w:t xml:space="preserve"> </w:t>
      </w:r>
    </w:p>
    <w:p w14:paraId="36A223F1" w14:textId="6FB4C481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5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1" w:name="_Ref3555243"/>
      <w:r>
        <w:rPr>
          <w:color w:val="000000"/>
          <w:szCs w:val="28"/>
        </w:rPr>
        <w:lastRenderedPageBreak/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IoT как инструмент цифровой экономики. Журнал сетевых решений/LAN. [Электронный ресурс] URL: https://www.osp.ru/lan/2017/05/13052169/ (дата обращения 26.02.2019).</w:t>
      </w:r>
      <w:bookmarkEnd w:id="51"/>
      <w:r>
        <w:rPr>
          <w:color w:val="000000"/>
          <w:szCs w:val="28"/>
        </w:rPr>
        <w:t xml:space="preserve"> </w:t>
      </w:r>
    </w:p>
    <w:p w14:paraId="7521961A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5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3" w:name="_Ref3555290"/>
      <w:r w:rsidRPr="00553241">
        <w:rPr>
          <w:color w:val="000000"/>
          <w:szCs w:val="28"/>
          <w:lang w:val="en-US"/>
        </w:rPr>
        <w:t>J. Lee, B. Bagheri, and H. Kao, “A Cyber-Physical Systems architecture for Industry 4.0-based manufacturing systems,” Manufacturing Letters, vol. 3. pp. 18–23, 2015.</w:t>
      </w:r>
      <w:bookmarkEnd w:id="53"/>
    </w:p>
    <w:p w14:paraId="248864B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5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5" w:name="_Ref3555321"/>
      <w:r w:rsidRPr="00553241">
        <w:rPr>
          <w:color w:val="000000"/>
          <w:szCs w:val="28"/>
          <w:lang w:val="en-US"/>
        </w:rPr>
        <w:t xml:space="preserve">P. </w:t>
      </w:r>
      <w:proofErr w:type="spellStart"/>
      <w:r w:rsidRPr="00553241">
        <w:rPr>
          <w:color w:val="000000"/>
          <w:szCs w:val="28"/>
          <w:lang w:val="en-US"/>
        </w:rPr>
        <w:t>Korambath</w:t>
      </w:r>
      <w:proofErr w:type="spellEnd"/>
      <w:r w:rsidRPr="00553241">
        <w:rPr>
          <w:color w:val="000000"/>
          <w:szCs w:val="28"/>
          <w:lang w:val="en-US"/>
        </w:rPr>
        <w:t xml:space="preserve">, J. Wang, A. Kumar, J. Davis, R. Graybill, B. Schott, and M. </w:t>
      </w:r>
      <w:proofErr w:type="spellStart"/>
      <w:r w:rsidRPr="00553241">
        <w:rPr>
          <w:color w:val="000000"/>
          <w:szCs w:val="28"/>
          <w:lang w:val="en-US"/>
        </w:rPr>
        <w:t>Baldea</w:t>
      </w:r>
      <w:proofErr w:type="spellEnd"/>
      <w:r w:rsidRPr="00553241">
        <w:rPr>
          <w:color w:val="000000"/>
          <w:szCs w:val="28"/>
          <w:lang w:val="en-US"/>
        </w:rPr>
        <w:t xml:space="preserve">, “A smart manufacturing use case: Furnace temperature balancing in steam methane reforming process via </w:t>
      </w:r>
      <w:proofErr w:type="spellStart"/>
      <w:r w:rsidRPr="00553241">
        <w:rPr>
          <w:color w:val="000000"/>
          <w:szCs w:val="28"/>
          <w:lang w:val="en-US"/>
        </w:rPr>
        <w:t>kepler</w:t>
      </w:r>
      <w:proofErr w:type="spellEnd"/>
      <w:r w:rsidRPr="00553241">
        <w:rPr>
          <w:color w:val="000000"/>
          <w:szCs w:val="28"/>
          <w:lang w:val="en-US"/>
        </w:rPr>
        <w:t xml:space="preserve"> workflows,” Procedia </w:t>
      </w:r>
      <w:proofErr w:type="spellStart"/>
      <w:r w:rsidRPr="00553241">
        <w:rPr>
          <w:color w:val="000000"/>
          <w:szCs w:val="28"/>
          <w:lang w:val="en-US"/>
        </w:rPr>
        <w:t>Comput</w:t>
      </w:r>
      <w:proofErr w:type="spellEnd"/>
      <w:r w:rsidRPr="00553241">
        <w:rPr>
          <w:color w:val="000000"/>
          <w:szCs w:val="28"/>
          <w:lang w:val="en-US"/>
        </w:rPr>
        <w:t xml:space="preserve">. </w:t>
      </w:r>
      <w:proofErr w:type="spellStart"/>
      <w:r>
        <w:rPr>
          <w:color w:val="000000"/>
          <w:szCs w:val="28"/>
        </w:rPr>
        <w:t>Sci</w:t>
      </w:r>
      <w:proofErr w:type="spellEnd"/>
      <w:r>
        <w:rPr>
          <w:color w:val="000000"/>
          <w:szCs w:val="28"/>
        </w:rPr>
        <w:t xml:space="preserve">., </w:t>
      </w:r>
      <w:proofErr w:type="spellStart"/>
      <w:r>
        <w:rPr>
          <w:color w:val="000000"/>
          <w:szCs w:val="28"/>
        </w:rPr>
        <w:t>vol</w:t>
      </w:r>
      <w:proofErr w:type="spellEnd"/>
      <w:r>
        <w:rPr>
          <w:color w:val="000000"/>
          <w:szCs w:val="28"/>
        </w:rPr>
        <w:t xml:space="preserve">. 80,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>. 680–689, 2016.</w:t>
      </w:r>
      <w:bookmarkEnd w:id="55"/>
      <w:r>
        <w:rPr>
          <w:color w:val="000000"/>
          <w:szCs w:val="28"/>
        </w:rPr>
        <w:t xml:space="preserve"> </w:t>
      </w:r>
    </w:p>
    <w:p w14:paraId="1F8BE73E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5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7" w:name="_Ref3555333"/>
      <w:r w:rsidRPr="00553241">
        <w:rPr>
          <w:color w:val="000000"/>
          <w:szCs w:val="28"/>
          <w:lang w:val="en-US"/>
        </w:rPr>
        <w:t xml:space="preserve">Mell, Peter and </w:t>
      </w:r>
      <w:proofErr w:type="spellStart"/>
      <w:r w:rsidRPr="00553241">
        <w:rPr>
          <w:color w:val="000000"/>
          <w:szCs w:val="28"/>
          <w:lang w:val="en-US"/>
        </w:rPr>
        <w:t>Grance</w:t>
      </w:r>
      <w:proofErr w:type="spellEnd"/>
      <w:r w:rsidRPr="00553241">
        <w:rPr>
          <w:color w:val="000000"/>
          <w:szCs w:val="28"/>
          <w:lang w:val="en-US"/>
        </w:rPr>
        <w:t>, Timothy. The NIST Definition of Cloud Computing (</w:t>
      </w:r>
      <w:proofErr w:type="spellStart"/>
      <w:r>
        <w:rPr>
          <w:color w:val="000000"/>
          <w:szCs w:val="28"/>
        </w:rPr>
        <w:t>англ</w:t>
      </w:r>
      <w:proofErr w:type="spellEnd"/>
      <w:r w:rsidRPr="00553241">
        <w:rPr>
          <w:color w:val="000000"/>
          <w:szCs w:val="28"/>
          <w:lang w:val="en-US"/>
        </w:rPr>
        <w:t>.). Recommendations of the National Institute of Standards and Technology. NIST (20 October 2011).</w:t>
      </w:r>
      <w:bookmarkEnd w:id="57"/>
    </w:p>
    <w:p w14:paraId="5533028C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5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9" w:name="_Ref3555345"/>
      <w:r w:rsidRPr="00553241">
        <w:rPr>
          <w:color w:val="000000"/>
          <w:szCs w:val="28"/>
          <w:lang w:val="en-US"/>
        </w:rPr>
        <w:t xml:space="preserve">Bar-Magen </w:t>
      </w:r>
      <w:proofErr w:type="spellStart"/>
      <w:r w:rsidRPr="00553241">
        <w:rPr>
          <w:color w:val="000000"/>
          <w:szCs w:val="28"/>
          <w:lang w:val="en-US"/>
        </w:rPr>
        <w:t>Numhauser</w:t>
      </w:r>
      <w:proofErr w:type="spellEnd"/>
      <w:r w:rsidRPr="00553241">
        <w:rPr>
          <w:color w:val="000000"/>
          <w:szCs w:val="28"/>
          <w:lang w:val="en-US"/>
        </w:rPr>
        <w:t xml:space="preserve">, Jonathan (2012). Fog Computing introduction to a New Cloud Evolution. </w:t>
      </w:r>
      <w:proofErr w:type="spellStart"/>
      <w:r w:rsidRPr="00553241">
        <w:rPr>
          <w:color w:val="000000"/>
          <w:szCs w:val="28"/>
          <w:lang w:val="en-US"/>
        </w:rPr>
        <w:t>Escrituras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silenciadas</w:t>
      </w:r>
      <w:proofErr w:type="spellEnd"/>
      <w:r w:rsidRPr="00553241">
        <w:rPr>
          <w:color w:val="000000"/>
          <w:szCs w:val="28"/>
          <w:lang w:val="en-US"/>
        </w:rPr>
        <w:t xml:space="preserve">: </w:t>
      </w:r>
      <w:proofErr w:type="spellStart"/>
      <w:r w:rsidRPr="00553241">
        <w:rPr>
          <w:color w:val="000000"/>
          <w:szCs w:val="28"/>
          <w:lang w:val="en-US"/>
        </w:rPr>
        <w:t>paisaje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como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historiografía</w:t>
      </w:r>
      <w:proofErr w:type="spellEnd"/>
      <w:r w:rsidRPr="00553241">
        <w:rPr>
          <w:color w:val="000000"/>
          <w:szCs w:val="28"/>
          <w:lang w:val="en-US"/>
        </w:rPr>
        <w:t xml:space="preserve">. </w:t>
      </w:r>
      <w:proofErr w:type="spellStart"/>
      <w:r w:rsidRPr="00553241">
        <w:rPr>
          <w:color w:val="000000"/>
          <w:szCs w:val="28"/>
          <w:lang w:val="en-US"/>
        </w:rPr>
        <w:t>Escrituras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Silenciadas</w:t>
      </w:r>
      <w:proofErr w:type="spellEnd"/>
      <w:r w:rsidRPr="00553241">
        <w:rPr>
          <w:color w:val="000000"/>
          <w:szCs w:val="28"/>
          <w:lang w:val="en-US"/>
        </w:rPr>
        <w:t xml:space="preserve">: </w:t>
      </w:r>
      <w:proofErr w:type="spellStart"/>
      <w:r w:rsidRPr="00553241">
        <w:rPr>
          <w:color w:val="000000"/>
          <w:szCs w:val="28"/>
          <w:lang w:val="en-US"/>
        </w:rPr>
        <w:t>Paisaje</w:t>
      </w:r>
      <w:proofErr w:type="spellEnd"/>
      <w:r w:rsidRPr="00553241">
        <w:rPr>
          <w:color w:val="000000"/>
          <w:szCs w:val="28"/>
          <w:lang w:val="en-US"/>
        </w:rPr>
        <w:t xml:space="preserve"> Como </w:t>
      </w:r>
      <w:proofErr w:type="spellStart"/>
      <w:r w:rsidRPr="00553241">
        <w:rPr>
          <w:color w:val="000000"/>
          <w:szCs w:val="28"/>
          <w:lang w:val="en-US"/>
        </w:rPr>
        <w:t>Historiografía</w:t>
      </w:r>
      <w:proofErr w:type="spellEnd"/>
      <w:r w:rsidRPr="00553241">
        <w:rPr>
          <w:color w:val="000000"/>
          <w:szCs w:val="28"/>
          <w:lang w:val="en-US"/>
        </w:rPr>
        <w:t xml:space="preserve"> / José Francisco </w:t>
      </w:r>
      <w:proofErr w:type="spellStart"/>
      <w:r w:rsidRPr="00553241">
        <w:rPr>
          <w:color w:val="000000"/>
          <w:szCs w:val="28"/>
          <w:lang w:val="en-US"/>
        </w:rPr>
        <w:t>Forniés</w:t>
      </w:r>
      <w:proofErr w:type="spellEnd"/>
      <w:r w:rsidRPr="00553241">
        <w:rPr>
          <w:color w:val="000000"/>
          <w:szCs w:val="28"/>
          <w:lang w:val="en-US"/>
        </w:rPr>
        <w:t xml:space="preserve"> Casals (Ed. Lit.), Paulina </w:t>
      </w:r>
      <w:proofErr w:type="spellStart"/>
      <w:r w:rsidRPr="00553241">
        <w:rPr>
          <w:color w:val="000000"/>
          <w:szCs w:val="28"/>
          <w:lang w:val="en-US"/>
        </w:rPr>
        <w:t>Numhauser</w:t>
      </w:r>
      <w:proofErr w:type="spellEnd"/>
      <w:r w:rsidRPr="00553241">
        <w:rPr>
          <w:color w:val="000000"/>
          <w:szCs w:val="28"/>
          <w:lang w:val="en-US"/>
        </w:rPr>
        <w:t xml:space="preserve"> (Ed. Lit.), Proceedings from the </w:t>
      </w:r>
      <w:proofErr w:type="spellStart"/>
      <w:r w:rsidRPr="00553241">
        <w:rPr>
          <w:color w:val="000000"/>
          <w:szCs w:val="28"/>
          <w:lang w:val="en-US"/>
        </w:rPr>
        <w:t>Cies</w:t>
      </w:r>
      <w:proofErr w:type="spellEnd"/>
      <w:r w:rsidRPr="00553241">
        <w:rPr>
          <w:color w:val="000000"/>
          <w:szCs w:val="28"/>
          <w:lang w:val="en-US"/>
        </w:rPr>
        <w:t xml:space="preserve"> Iii Congress, January 2012. </w:t>
      </w:r>
      <w:proofErr w:type="spellStart"/>
      <w:r>
        <w:rPr>
          <w:color w:val="000000"/>
          <w:szCs w:val="28"/>
        </w:rPr>
        <w:t>Spain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University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of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Alcala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>. 111–126.</w:t>
      </w:r>
      <w:bookmarkEnd w:id="59"/>
    </w:p>
    <w:p w14:paraId="20F5AA9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6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1" w:name="_Ref3555375"/>
      <w:r>
        <w:rPr>
          <w:color w:val="000000"/>
          <w:szCs w:val="28"/>
        </w:rPr>
        <w:t xml:space="preserve">Azure </w:t>
      </w:r>
      <w:proofErr w:type="spellStart"/>
      <w:r>
        <w:rPr>
          <w:color w:val="000000"/>
          <w:szCs w:val="28"/>
        </w:rPr>
        <w:t>Digital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Twins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Documentation</w:t>
      </w:r>
      <w:proofErr w:type="spellEnd"/>
      <w:r>
        <w:rPr>
          <w:color w:val="000000"/>
          <w:szCs w:val="28"/>
        </w:rPr>
        <w:t>. [Электронный ресурс] URL: https://docs.microsoft.com/en-us/azure/digital-twins/ (дата обращения 11.02.2019).</w:t>
      </w:r>
      <w:bookmarkEnd w:id="61"/>
      <w:r>
        <w:rPr>
          <w:color w:val="000000"/>
          <w:szCs w:val="28"/>
        </w:rPr>
        <w:t xml:space="preserve"> </w:t>
      </w:r>
    </w:p>
    <w:p w14:paraId="35DA9DBF" w14:textId="5DB8D88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6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3" w:name="_Ref3555397"/>
      <w:r w:rsidRPr="00553241">
        <w:rPr>
          <w:color w:val="000000"/>
          <w:szCs w:val="28"/>
          <w:lang w:val="en-US"/>
        </w:rPr>
        <w:t xml:space="preserve">AWS IoT Things Graph Documentation. </w:t>
      </w:r>
      <w:r>
        <w:rPr>
          <w:color w:val="000000"/>
          <w:szCs w:val="28"/>
        </w:rPr>
        <w:t>[Электронный ресурс] URL: https://docs.aws.amazon.com/en_us/thingsgraph/latest/ug/iot-tg-whatis.html/ (дата обращения 13.02.2019).</w:t>
      </w:r>
      <w:bookmarkEnd w:id="63"/>
      <w:r>
        <w:rPr>
          <w:color w:val="000000"/>
          <w:szCs w:val="28"/>
        </w:rPr>
        <w:t xml:space="preserve"> </w:t>
      </w:r>
      <w:bookmarkStart w:id="64" w:name="_26in1rg" w:colFirst="0" w:colLast="0"/>
      <w:bookmarkEnd w:id="64"/>
    </w:p>
    <w:p w14:paraId="53E4AA0B" w14:textId="1264FE2A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6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r>
        <w:rPr>
          <w:lang w:val="en-US"/>
        </w:rPr>
        <w:t>Microsoft</w:t>
      </w:r>
      <w:r w:rsidRPr="00725A86">
        <w:t xml:space="preserve"> </w:t>
      </w:r>
      <w:r>
        <w:rPr>
          <w:lang w:val="en-US"/>
        </w:rPr>
        <w:t>Azure</w:t>
      </w:r>
      <w:r w:rsidRPr="00725A86">
        <w:t xml:space="preserve"> </w:t>
      </w:r>
      <w:r>
        <w:rPr>
          <w:lang w:val="en-US"/>
        </w:rPr>
        <w:t>Portal</w:t>
      </w:r>
      <w:r w:rsidRPr="00725A86">
        <w:t>. 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66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67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68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portal</w:instrText>
      </w:r>
      <w:r w:rsidR="00A50643" w:rsidRPr="00B807BB">
        <w:rPr>
          <w:rStyle w:val="ac"/>
          <w:rPrChange w:id="69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azure</w:instrText>
      </w:r>
      <w:r w:rsidR="00A50643" w:rsidRPr="00B807BB">
        <w:rPr>
          <w:rStyle w:val="ac"/>
          <w:rPrChange w:id="7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71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8F034F">
        <w:rPr>
          <w:rStyle w:val="ac"/>
        </w:rPr>
        <w:t>://</w:t>
      </w:r>
      <w:r w:rsidRPr="008F034F">
        <w:rPr>
          <w:rStyle w:val="ac"/>
          <w:lang w:val="en-US"/>
        </w:rPr>
        <w:t>portal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azure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8F034F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).</w:t>
      </w:r>
    </w:p>
    <w:p w14:paraId="73DAEC07" w14:textId="23026ECC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7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73" w:name="_Ref3555203"/>
      <w:r>
        <w:rPr>
          <w:lang w:val="en-US"/>
        </w:rPr>
        <w:t xml:space="preserve">Amazon Web Services Management Console. </w:t>
      </w:r>
      <w:r w:rsidRPr="00725A86">
        <w:t>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74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75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76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aws</w:instrText>
      </w:r>
      <w:r w:rsidR="00A50643" w:rsidRPr="00B807BB">
        <w:rPr>
          <w:rStyle w:val="ac"/>
          <w:rPrChange w:id="77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amazon</w:instrText>
      </w:r>
      <w:r w:rsidR="00A50643" w:rsidRPr="00B807BB">
        <w:rPr>
          <w:rStyle w:val="ac"/>
          <w:rPrChange w:id="78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79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="00A50643">
        <w:rPr>
          <w:rStyle w:val="ac"/>
          <w:lang w:val="en-US"/>
        </w:rPr>
        <w:instrText>console</w:instrText>
      </w:r>
      <w:r w:rsidR="00A50643" w:rsidRPr="00B807BB">
        <w:rPr>
          <w:rStyle w:val="ac"/>
          <w:rPrChange w:id="80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725A86">
        <w:rPr>
          <w:rStyle w:val="ac"/>
        </w:rPr>
        <w:t>://</w:t>
      </w:r>
      <w:proofErr w:type="spellStart"/>
      <w:r w:rsidRPr="008F034F">
        <w:rPr>
          <w:rStyle w:val="ac"/>
          <w:lang w:val="en-US"/>
        </w:rPr>
        <w:t>aws</w:t>
      </w:r>
      <w:proofErr w:type="spellEnd"/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amazon</w:t>
      </w:r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725A86">
        <w:rPr>
          <w:rStyle w:val="ac"/>
        </w:rPr>
        <w:t>/</w:t>
      </w:r>
      <w:r w:rsidRPr="008F034F">
        <w:rPr>
          <w:rStyle w:val="ac"/>
          <w:lang w:val="en-US"/>
        </w:rPr>
        <w:t>console</w:t>
      </w:r>
      <w:r w:rsidRPr="00725A86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</w:t>
      </w:r>
      <w:r>
        <w:t>.</w:t>
      </w:r>
      <w:bookmarkEnd w:id="73"/>
      <w:r w:rsidRPr="00725A86">
        <w:t xml:space="preserve"> </w:t>
      </w:r>
    </w:p>
    <w:p w14:paraId="6EDA6D12" w14:textId="69A91F85" w:rsidR="009A15E8" w:rsidRPr="009A15E8" w:rsidRDefault="009A15E8">
      <w:pPr>
        <w:pStyle w:val="ab"/>
        <w:numPr>
          <w:ilvl w:val="0"/>
          <w:numId w:val="3"/>
        </w:numPr>
        <w:spacing w:line="360" w:lineRule="auto"/>
        <w:jc w:val="both"/>
        <w:pPrChange w:id="81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82" w:name="_Ref3555213"/>
      <w:r>
        <w:rPr>
          <w:lang w:val="en-US"/>
        </w:rPr>
        <w:lastRenderedPageBreak/>
        <w:t>Azure</w:t>
      </w:r>
      <w:r w:rsidRPr="009A15E8">
        <w:t xml:space="preserve"> </w:t>
      </w:r>
      <w:r>
        <w:rPr>
          <w:lang w:val="en-US"/>
        </w:rPr>
        <w:t>Digital</w:t>
      </w:r>
      <w:r w:rsidRPr="009A15E8">
        <w:t xml:space="preserve"> </w:t>
      </w:r>
      <w:r>
        <w:rPr>
          <w:lang w:val="en-US"/>
        </w:rPr>
        <w:t>Twins</w:t>
      </w:r>
      <w:r w:rsidRPr="009A15E8">
        <w:t xml:space="preserve"> </w:t>
      </w:r>
      <w:r>
        <w:rPr>
          <w:lang w:val="en-US"/>
        </w:rPr>
        <w:t>Overview</w:t>
      </w:r>
      <w:r w:rsidRPr="009A15E8">
        <w:t xml:space="preserve">. [Электронный ресурс] URL: https://azure.microsoft.com/en-us/services/digital-twins/ </w:t>
      </w:r>
      <w:r>
        <w:t>(дата обращения 10</w:t>
      </w:r>
      <w:r w:rsidRPr="009A15E8">
        <w:t>.02.2019).</w:t>
      </w:r>
      <w:bookmarkEnd w:id="82"/>
      <w:r w:rsidRPr="009A15E8">
        <w:t xml:space="preserve"> </w:t>
      </w:r>
    </w:p>
    <w:p w14:paraId="2D2C3DC4" w14:textId="16D61CEA" w:rsidR="009A15E8" w:rsidRDefault="009A15E8">
      <w:pPr>
        <w:pStyle w:val="ab"/>
        <w:numPr>
          <w:ilvl w:val="0"/>
          <w:numId w:val="3"/>
        </w:numPr>
        <w:spacing w:line="360" w:lineRule="auto"/>
        <w:jc w:val="both"/>
        <w:rPr>
          <w:ins w:id="83" w:author="Rostislav Bobin" w:date="2019-04-05T11:23:00Z"/>
        </w:rPr>
        <w:pPrChange w:id="84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85" w:name="_Ref3555386"/>
      <w:r>
        <w:rPr>
          <w:lang w:val="en-US"/>
        </w:rPr>
        <w:t>AWS IoT Things Graph</w:t>
      </w:r>
      <w:r w:rsidRPr="009A15E8">
        <w:rPr>
          <w:lang w:val="en-US"/>
        </w:rPr>
        <w:t xml:space="preserve"> Overview. </w:t>
      </w:r>
      <w:r w:rsidRPr="009A15E8">
        <w:t>[Электронный ресурс] URL: https://aws.amazon.com/ru/iot-things-graph/ (дата обращения 10.02.2019).</w:t>
      </w:r>
      <w:bookmarkEnd w:id="85"/>
      <w:r w:rsidRPr="009A15E8">
        <w:t xml:space="preserve"> </w:t>
      </w:r>
    </w:p>
    <w:p w14:paraId="58A15D63" w14:textId="0B1AE8A2" w:rsidR="00950490" w:rsidDel="00A50643" w:rsidRDefault="00AC5BF1">
      <w:pPr>
        <w:pStyle w:val="ab"/>
        <w:numPr>
          <w:ilvl w:val="0"/>
          <w:numId w:val="3"/>
        </w:numPr>
        <w:spacing w:line="360" w:lineRule="auto"/>
        <w:jc w:val="both"/>
        <w:rPr>
          <w:del w:id="86" w:author="Rostislav Bobin" w:date="2019-04-05T13:11:00Z"/>
        </w:rPr>
        <w:pPrChange w:id="87" w:author="Rostislav Bobin" w:date="2019-04-05T13:11:00Z">
          <w:pPr>
            <w:widowControl w:val="0"/>
            <w:ind w:firstLine="0"/>
          </w:pPr>
        </w:pPrChange>
      </w:pPr>
      <w:bookmarkStart w:id="88" w:name="_Ref5355911"/>
      <w:proofErr w:type="spellStart"/>
      <w:ins w:id="89" w:author="Rostislav Bobin" w:date="2019-04-05T11:24:00Z">
        <w:r w:rsidRPr="00AC5BF1">
          <w:rPr>
            <w:lang w:val="en-US"/>
            <w:rPrChange w:id="90" w:author="Rostislav Bobin" w:date="2019-04-05T11:24:00Z">
              <w:rPr/>
            </w:rPrChange>
          </w:rPr>
          <w:t>SmartMeter</w:t>
        </w:r>
        <w:proofErr w:type="spellEnd"/>
        <w:r w:rsidRPr="00AC5BF1">
          <w:rPr>
            <w:lang w:val="en-US"/>
            <w:rPrChange w:id="91" w:author="Rostislav Bobin" w:date="2019-04-05T11:24:00Z">
              <w:rPr/>
            </w:rPrChange>
          </w:rPr>
          <w:t xml:space="preserve"> Energy Consumption Data in London Households</w:t>
        </w:r>
        <w:r>
          <w:rPr>
            <w:lang w:val="en-US"/>
          </w:rPr>
          <w:t xml:space="preserve">. </w:t>
        </w:r>
        <w:r w:rsidRPr="00AC5BF1">
          <w:rPr>
            <w:rPrChange w:id="92" w:author="Rostislav Bobin" w:date="2019-04-05T11:24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5BF1">
          <w:rPr>
            <w:rPrChange w:id="93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94" w:author="Rostislav Bobin" w:date="2019-04-05T11:23:00Z">
        <w:r w:rsidR="00950490">
          <w:rPr>
            <w:lang w:val="en-US"/>
          </w:rPr>
          <w:t>URL</w:t>
        </w:r>
        <w:r w:rsidR="00950490" w:rsidRPr="00AC5BF1">
          <w:rPr>
            <w:rPrChange w:id="95" w:author="Rostislav Bobin" w:date="2019-04-05T11:24:00Z">
              <w:rPr>
                <w:lang w:val="en-US"/>
              </w:rPr>
            </w:rPrChange>
          </w:rPr>
          <w:t xml:space="preserve">: </w:t>
        </w:r>
        <w:r w:rsidR="00950490" w:rsidRPr="00950490">
          <w:rPr>
            <w:lang w:val="en-US"/>
          </w:rPr>
          <w:t>https</w:t>
        </w:r>
        <w:r w:rsidR="00950490" w:rsidRPr="00AC5BF1">
          <w:rPr>
            <w:rPrChange w:id="96" w:author="Rostislav Bobin" w:date="2019-04-05T11:24:00Z">
              <w:rPr>
                <w:lang w:val="en-US"/>
              </w:rPr>
            </w:rPrChange>
          </w:rPr>
          <w:t>://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97" w:author="Rostislav Bobin" w:date="2019-04-05T11:24:00Z">
              <w:rPr>
                <w:lang w:val="en-US"/>
              </w:rPr>
            </w:rPrChange>
          </w:rPr>
          <w:t>.</w:t>
        </w:r>
        <w:proofErr w:type="spellStart"/>
        <w:r w:rsidR="00950490" w:rsidRPr="00950490">
          <w:rPr>
            <w:lang w:val="en-US"/>
          </w:rPr>
          <w:t>london</w:t>
        </w:r>
        <w:proofErr w:type="spellEnd"/>
        <w:r w:rsidR="00950490" w:rsidRPr="00AC5BF1">
          <w:rPr>
            <w:rPrChange w:id="98" w:author="Rostislav Bobin" w:date="2019-04-05T11:24:00Z">
              <w:rPr>
                <w:lang w:val="en-US"/>
              </w:rPr>
            </w:rPrChange>
          </w:rPr>
          <w:t>.</w:t>
        </w:r>
        <w:r w:rsidR="00950490" w:rsidRPr="00950490">
          <w:rPr>
            <w:lang w:val="en-US"/>
          </w:rPr>
          <w:t>gov</w:t>
        </w:r>
        <w:r w:rsidR="00950490" w:rsidRPr="00AC5BF1">
          <w:rPr>
            <w:rPrChange w:id="99" w:author="Rostislav Bobin" w:date="2019-04-05T11:24:00Z">
              <w:rPr>
                <w:lang w:val="en-US"/>
              </w:rPr>
            </w:rPrChange>
          </w:rPr>
          <w:t>.</w:t>
        </w:r>
        <w:proofErr w:type="spellStart"/>
        <w:r w:rsidR="00950490" w:rsidRPr="00950490">
          <w:rPr>
            <w:lang w:val="en-US"/>
          </w:rPr>
          <w:t>uk</w:t>
        </w:r>
        <w:proofErr w:type="spellEnd"/>
        <w:r w:rsidR="00950490" w:rsidRPr="00AC5BF1">
          <w:rPr>
            <w:rPrChange w:id="100" w:author="Rostislav Bobin" w:date="2019-04-05T11:24:00Z">
              <w:rPr>
                <w:lang w:val="en-US"/>
              </w:rPr>
            </w:rPrChange>
          </w:rPr>
          <w:t>/</w:t>
        </w:r>
        <w:r w:rsidR="00950490" w:rsidRPr="00950490">
          <w:rPr>
            <w:lang w:val="en-US"/>
          </w:rPr>
          <w:t>dataset</w:t>
        </w:r>
        <w:r w:rsidR="00950490" w:rsidRPr="00AC5BF1">
          <w:rPr>
            <w:rPrChange w:id="101" w:author="Rostislav Bobin" w:date="2019-04-05T11:24:00Z">
              <w:rPr>
                <w:lang w:val="en-US"/>
              </w:rPr>
            </w:rPrChange>
          </w:rPr>
          <w:t>/</w:t>
        </w:r>
        <w:proofErr w:type="spellStart"/>
        <w:r w:rsidR="00950490" w:rsidRPr="00950490">
          <w:rPr>
            <w:lang w:val="en-US"/>
          </w:rPr>
          <w:t>smartmeter</w:t>
        </w:r>
        <w:proofErr w:type="spellEnd"/>
        <w:r w:rsidR="00950490" w:rsidRPr="00AC5BF1">
          <w:rPr>
            <w:rPrChange w:id="102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energy</w:t>
        </w:r>
        <w:r w:rsidR="00950490" w:rsidRPr="00AC5BF1">
          <w:rPr>
            <w:rPrChange w:id="103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use</w:t>
        </w:r>
        <w:r w:rsidR="00950490" w:rsidRPr="00AC5BF1">
          <w:rPr>
            <w:rPrChange w:id="104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105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in</w:t>
        </w:r>
        <w:r w:rsidR="00950490" w:rsidRPr="00AC5BF1">
          <w:rPr>
            <w:rPrChange w:id="106" w:author="Rostislav Bobin" w:date="2019-04-05T11:24:00Z">
              <w:rPr>
                <w:lang w:val="en-US"/>
              </w:rPr>
            </w:rPrChange>
          </w:rPr>
          <w:t>-</w:t>
        </w:r>
        <w:proofErr w:type="spellStart"/>
        <w:r w:rsidR="00950490" w:rsidRPr="00950490">
          <w:rPr>
            <w:lang w:val="en-US"/>
          </w:rPr>
          <w:t>london</w:t>
        </w:r>
        <w:proofErr w:type="spellEnd"/>
        <w:r w:rsidR="00950490" w:rsidRPr="00AC5BF1">
          <w:rPr>
            <w:rPrChange w:id="107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households</w:t>
        </w:r>
        <w:r w:rsidR="00950490" w:rsidRPr="00AC5BF1">
          <w:rPr>
            <w:rPrChange w:id="108" w:author="Rostislav Bobin" w:date="2019-04-05T11:24:00Z">
              <w:rPr>
                <w:lang w:val="en-US"/>
              </w:rPr>
            </w:rPrChange>
          </w:rPr>
          <w:t>/ (</w:t>
        </w:r>
        <w:r w:rsidR="00950490">
          <w:t>дата</w:t>
        </w:r>
        <w:r w:rsidR="00950490" w:rsidRPr="00AC5BF1">
          <w:t xml:space="preserve"> </w:t>
        </w:r>
        <w:r w:rsidR="00950490">
          <w:t>обращения</w:t>
        </w:r>
        <w:r w:rsidR="00950490" w:rsidRPr="00AC5BF1">
          <w:t xml:space="preserve"> 27.03.2019</w:t>
        </w:r>
        <w:r w:rsidR="00950490" w:rsidRPr="00AC5BF1">
          <w:rPr>
            <w:rPrChange w:id="109" w:author="Rostislav Bobin" w:date="2019-04-05T11:24:00Z">
              <w:rPr>
                <w:lang w:val="en-US"/>
              </w:rPr>
            </w:rPrChange>
          </w:rPr>
          <w:t>)</w:t>
        </w:r>
      </w:ins>
      <w:ins w:id="110" w:author="Rostislav Bobin" w:date="2019-04-05T11:24:00Z">
        <w:r w:rsidR="00950490" w:rsidRPr="00AC5BF1">
          <w:t>.</w:t>
        </w:r>
      </w:ins>
      <w:bookmarkEnd w:id="88"/>
    </w:p>
    <w:p w14:paraId="772D42C8" w14:textId="77777777" w:rsidR="00A50643" w:rsidRPr="00AC5BF1" w:rsidRDefault="00A50643">
      <w:pPr>
        <w:pStyle w:val="ab"/>
        <w:numPr>
          <w:ilvl w:val="0"/>
          <w:numId w:val="3"/>
        </w:numPr>
        <w:spacing w:line="360" w:lineRule="auto"/>
        <w:jc w:val="both"/>
        <w:rPr>
          <w:ins w:id="111" w:author="Rostislav Bobin" w:date="2019-04-05T13:11:00Z"/>
        </w:rPr>
        <w:pPrChange w:id="112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</w:p>
    <w:p w14:paraId="5B1E549C" w14:textId="13AC4EFF" w:rsidR="00A50643" w:rsidRDefault="008C0807">
      <w:pPr>
        <w:pStyle w:val="ab"/>
        <w:numPr>
          <w:ilvl w:val="0"/>
          <w:numId w:val="3"/>
        </w:numPr>
        <w:spacing w:line="360" w:lineRule="auto"/>
        <w:jc w:val="both"/>
        <w:rPr>
          <w:ins w:id="113" w:author="Rostislav Bobin" w:date="2019-04-12T15:02:00Z"/>
          <w:lang w:val="en-US"/>
        </w:rPr>
        <w:pPrChange w:id="114" w:author="Rostislav Bobin" w:date="2019-04-18T13:44:00Z">
          <w:pPr>
            <w:widowControl w:val="0"/>
            <w:ind w:firstLine="0"/>
          </w:pPr>
        </w:pPrChange>
      </w:pPr>
      <w:bookmarkStart w:id="115" w:name="_Ref5362346"/>
      <w:ins w:id="116" w:author="Rostislav Bobin" w:date="2019-04-05T13:09:00Z">
        <w:r w:rsidRPr="00A50643">
          <w:rPr>
            <w:lang w:val="en-US"/>
          </w:rPr>
          <w:t>K. Rose, S. Eldridge, L. Chapin</w:t>
        </w:r>
        <w:r w:rsidRPr="00A50643">
          <w:rPr>
            <w:lang w:val="en-US"/>
            <w:rPrChange w:id="117" w:author="Rostislav Bobin" w:date="2019-04-05T13:11:00Z">
              <w:rPr/>
            </w:rPrChange>
          </w:rPr>
          <w:t xml:space="preserve"> </w:t>
        </w:r>
        <w:proofErr w:type="gramStart"/>
        <w:r w:rsidRPr="00A50643">
          <w:rPr>
            <w:lang w:val="en-US"/>
            <w:rPrChange w:id="118" w:author="Rostislav Bobin" w:date="2019-04-05T13:11:00Z">
              <w:rPr/>
            </w:rPrChange>
          </w:rPr>
          <w:t>The</w:t>
        </w:r>
        <w:proofErr w:type="gramEnd"/>
        <w:r w:rsidRPr="00A50643">
          <w:rPr>
            <w:lang w:val="en-US"/>
            <w:rPrChange w:id="119" w:author="Rostislav Bobin" w:date="2019-04-05T13:11:00Z">
              <w:rPr/>
            </w:rPrChange>
          </w:rPr>
          <w:t xml:space="preserve"> internet of things: an overview </w:t>
        </w:r>
        <w:r w:rsidRPr="00A50643">
          <w:rPr>
            <w:lang w:val="en-US"/>
          </w:rPr>
          <w:t xml:space="preserve">Internet </w:t>
        </w:r>
        <w:r w:rsidRPr="00A50643">
          <w:rPr>
            <w:lang w:val="en-US"/>
            <w:rPrChange w:id="120" w:author="Rostislav Bobin" w:date="2019-04-05T13:11:00Z">
              <w:rPr/>
            </w:rPrChange>
          </w:rPr>
          <w:t>Soc. (2015), p. 7</w:t>
        </w:r>
      </w:ins>
      <w:ins w:id="121" w:author="Rostislav Bobin" w:date="2019-04-05T13:10:00Z">
        <w:r w:rsidRPr="00A50643">
          <w:rPr>
            <w:lang w:val="en-US"/>
            <w:rPrChange w:id="122" w:author="Rostislav Bobin" w:date="2019-04-05T13:11:00Z">
              <w:rPr/>
            </w:rPrChange>
          </w:rPr>
          <w:t>.</w:t>
        </w:r>
      </w:ins>
      <w:bookmarkEnd w:id="115"/>
    </w:p>
    <w:p w14:paraId="3463C6E5" w14:textId="333FF54D" w:rsidR="00ED59E6" w:rsidRDefault="00ED59E6">
      <w:pPr>
        <w:pStyle w:val="ab"/>
        <w:numPr>
          <w:ilvl w:val="0"/>
          <w:numId w:val="3"/>
        </w:numPr>
        <w:spacing w:line="360" w:lineRule="auto"/>
        <w:jc w:val="both"/>
        <w:rPr>
          <w:ins w:id="123" w:author="Rostislav Bobin" w:date="2019-04-18T13:44:00Z"/>
        </w:rPr>
        <w:pPrChange w:id="124" w:author="Rostislav Bobin" w:date="2019-04-18T13:44:00Z">
          <w:pPr>
            <w:widowControl w:val="0"/>
            <w:ind w:firstLine="0"/>
          </w:pPr>
        </w:pPrChange>
      </w:pPr>
      <w:bookmarkStart w:id="125" w:name="_Ref5974083"/>
      <w:ins w:id="126" w:author="Rostislav Bobin" w:date="2019-04-12T15:02:00Z">
        <w:r w:rsidRPr="00ED59E6">
          <w:t xml:space="preserve">Основные сведения об объектных моделях и пространственном интеллектуальном графе в </w:t>
        </w:r>
        <w:proofErr w:type="spellStart"/>
        <w:r w:rsidRPr="00ED59E6">
          <w:t>Digital</w:t>
        </w:r>
        <w:proofErr w:type="spellEnd"/>
        <w:r w:rsidRPr="00ED59E6">
          <w:t xml:space="preserve"> </w:t>
        </w:r>
        <w:proofErr w:type="spellStart"/>
        <w:r w:rsidRPr="00ED59E6">
          <w:t>Twins</w:t>
        </w:r>
        <w:proofErr w:type="spellEnd"/>
        <w:r>
          <w:t>.</w:t>
        </w:r>
      </w:ins>
      <w:ins w:id="127" w:author="Rostislav Bobin" w:date="2019-04-12T15:03:00Z">
        <w:r w:rsidRPr="00ED59E6">
          <w:rPr>
            <w:rPrChange w:id="128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129" w:author="Rostislav Bobin" w:date="2019-04-12T15:02:00Z">
        <w:r w:rsidRPr="00ED59E6">
          <w:rPr>
            <w:rPrChange w:id="130" w:author="Rostislav Bobin" w:date="2019-04-12T15:02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ED59E6">
          <w:rPr>
            <w:rPrChange w:id="131" w:author="Rostislav Bobin" w:date="2019-04-12T15:0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ED59E6">
          <w:rPr>
            <w:rPrChange w:id="132" w:author="Rostislav Bobin" w:date="2019-04-12T15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ED59E6">
          <w:rPr>
            <w:rPrChange w:id="133" w:author="Rostislav Bobin" w:date="2019-04-12T15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ED59E6">
          <w:rPr>
            <w:rPrChange w:id="134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ED59E6">
          <w:rPr>
            <w:lang w:val="en-US"/>
          </w:rPr>
          <w:instrText>https</w:instrText>
        </w:r>
        <w:r w:rsidRPr="00ED59E6">
          <w:rPr>
            <w:rPrChange w:id="135" w:author="Rostislav Bobin" w:date="2019-04-12T15:02:00Z">
              <w:rPr>
                <w:lang w:val="en-US"/>
              </w:rPr>
            </w:rPrChange>
          </w:rPr>
          <w:instrText>://</w:instrText>
        </w:r>
        <w:r w:rsidRPr="00ED59E6">
          <w:rPr>
            <w:lang w:val="en-US"/>
          </w:rPr>
          <w:instrText>docs</w:instrText>
        </w:r>
        <w:r w:rsidRPr="00ED59E6">
          <w:rPr>
            <w:rPrChange w:id="136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microsoft</w:instrText>
        </w:r>
        <w:r w:rsidRPr="00ED59E6">
          <w:rPr>
            <w:rPrChange w:id="137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com</w:instrText>
        </w:r>
        <w:r w:rsidRPr="00ED59E6">
          <w:rPr>
            <w:rPrChange w:id="138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ru</w:instrText>
        </w:r>
        <w:r w:rsidRPr="00ED59E6">
          <w:rPr>
            <w:rPrChange w:id="139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ru</w:instrText>
        </w:r>
        <w:r w:rsidRPr="00ED59E6">
          <w:rPr>
            <w:rPrChange w:id="140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azure</w:instrText>
        </w:r>
        <w:r w:rsidRPr="00ED59E6">
          <w:rPr>
            <w:rPrChange w:id="141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digital</w:instrText>
        </w:r>
        <w:r w:rsidRPr="00ED59E6">
          <w:rPr>
            <w:rPrChange w:id="142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twins</w:instrText>
        </w:r>
        <w:r w:rsidRPr="00ED59E6">
          <w:rPr>
            <w:rPrChange w:id="143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concepts</w:instrText>
        </w:r>
        <w:r w:rsidRPr="00ED59E6">
          <w:rPr>
            <w:rPrChange w:id="144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objectmodel</w:instrText>
        </w:r>
        <w:r w:rsidRPr="00ED59E6">
          <w:rPr>
            <w:rPrChange w:id="145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spatialgraph</w:instrText>
        </w:r>
        <w:r w:rsidRPr="00ED59E6">
          <w:rPr>
            <w:rPrChange w:id="146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FA3850">
          <w:rPr>
            <w:rStyle w:val="ac"/>
            <w:lang w:val="en-US"/>
          </w:rPr>
          <w:t>https</w:t>
        </w:r>
        <w:r w:rsidRPr="00ED59E6">
          <w:rPr>
            <w:rStyle w:val="ac"/>
            <w:rPrChange w:id="147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FA3850">
          <w:rPr>
            <w:rStyle w:val="ac"/>
            <w:lang w:val="en-US"/>
          </w:rPr>
          <w:t>docs</w:t>
        </w:r>
        <w:r w:rsidRPr="00ED59E6">
          <w:rPr>
            <w:rStyle w:val="ac"/>
            <w:rPrChange w:id="148" w:author="Rostislav Bobin" w:date="2019-04-12T15:02:00Z">
              <w:rPr>
                <w:rStyle w:val="ac"/>
                <w:lang w:val="en-US"/>
              </w:rPr>
            </w:rPrChange>
          </w:rPr>
          <w:t>.</w:t>
        </w:r>
        <w:proofErr w:type="spellStart"/>
        <w:r w:rsidRPr="00FA3850">
          <w:rPr>
            <w:rStyle w:val="ac"/>
            <w:lang w:val="en-US"/>
          </w:rPr>
          <w:t>microsoft</w:t>
        </w:r>
        <w:proofErr w:type="spellEnd"/>
        <w:r w:rsidRPr="00ED59E6">
          <w:rPr>
            <w:rStyle w:val="ac"/>
            <w:rPrChange w:id="149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FA3850">
          <w:rPr>
            <w:rStyle w:val="ac"/>
            <w:lang w:val="en-US"/>
          </w:rPr>
          <w:t>com</w:t>
        </w:r>
        <w:r w:rsidRPr="00ED59E6">
          <w:rPr>
            <w:rStyle w:val="ac"/>
            <w:rPrChange w:id="150" w:author="Rostislav Bobin" w:date="2019-04-12T15:02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FA3850">
          <w:rPr>
            <w:rStyle w:val="ac"/>
            <w:lang w:val="en-US"/>
          </w:rPr>
          <w:t>ru</w:t>
        </w:r>
        <w:proofErr w:type="spellEnd"/>
        <w:r w:rsidRPr="00ED59E6">
          <w:rPr>
            <w:rStyle w:val="ac"/>
            <w:rPrChange w:id="151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ru</w:t>
        </w:r>
        <w:proofErr w:type="spellEnd"/>
        <w:r w:rsidRPr="00ED59E6">
          <w:rPr>
            <w:rStyle w:val="ac"/>
            <w:rPrChange w:id="152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azure</w:t>
        </w:r>
        <w:r w:rsidRPr="00ED59E6">
          <w:rPr>
            <w:rStyle w:val="ac"/>
            <w:rPrChange w:id="153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digital</w:t>
        </w:r>
        <w:r w:rsidRPr="00ED59E6">
          <w:rPr>
            <w:rStyle w:val="ac"/>
            <w:rPrChange w:id="154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twins</w:t>
        </w:r>
        <w:r w:rsidRPr="00ED59E6">
          <w:rPr>
            <w:rStyle w:val="ac"/>
            <w:rPrChange w:id="155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concepts</w:t>
        </w:r>
        <w:r w:rsidRPr="00ED59E6">
          <w:rPr>
            <w:rStyle w:val="ac"/>
            <w:rPrChange w:id="156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objectmodel</w:t>
        </w:r>
        <w:proofErr w:type="spellEnd"/>
        <w:r w:rsidRPr="00ED59E6">
          <w:rPr>
            <w:rStyle w:val="ac"/>
            <w:rPrChange w:id="157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spatialgraph</w:t>
        </w:r>
        <w:proofErr w:type="spellEnd"/>
        <w:r w:rsidRPr="00ED59E6">
          <w:rPr>
            <w:rStyle w:val="ac"/>
            <w:rPrChange w:id="158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ED59E6">
          <w:rPr>
            <w:rPrChange w:id="159" w:author="Rostislav Bobin" w:date="2019-04-12T15:02:00Z">
              <w:rPr>
                <w:lang w:val="en-US"/>
              </w:rPr>
            </w:rPrChange>
          </w:rPr>
          <w:t xml:space="preserve"> (</w:t>
        </w:r>
        <w:r>
          <w:t>дата обращения 28.03.2019</w:t>
        </w:r>
        <w:r w:rsidRPr="00ED59E6">
          <w:rPr>
            <w:rPrChange w:id="160" w:author="Rostislav Bobin" w:date="2019-04-12T15:02:00Z">
              <w:rPr>
                <w:lang w:val="en-US"/>
              </w:rPr>
            </w:rPrChange>
          </w:rPr>
          <w:t>)</w:t>
        </w:r>
        <w:r>
          <w:t>.</w:t>
        </w:r>
      </w:ins>
      <w:bookmarkEnd w:id="125"/>
    </w:p>
    <w:p w14:paraId="30242924" w14:textId="260EB928" w:rsidR="00794F46" w:rsidRDefault="00794F46">
      <w:pPr>
        <w:pStyle w:val="ab"/>
        <w:numPr>
          <w:ilvl w:val="0"/>
          <w:numId w:val="3"/>
        </w:numPr>
        <w:spacing w:line="360" w:lineRule="auto"/>
        <w:jc w:val="both"/>
        <w:rPr>
          <w:ins w:id="161" w:author="Rostislav Bobin" w:date="2019-04-19T09:10:00Z"/>
          <w:lang w:val="en-US"/>
        </w:rPr>
        <w:pPrChange w:id="162" w:author="Rostislav Bobin" w:date="2019-04-18T13:52:00Z">
          <w:pPr>
            <w:widowControl w:val="0"/>
            <w:ind w:firstLine="0"/>
          </w:pPr>
        </w:pPrChange>
      </w:pPr>
      <w:bookmarkStart w:id="163" w:name="_Ref6488017"/>
      <w:ins w:id="164" w:author="Rostislav Bobin" w:date="2019-04-18T13:52:00Z">
        <w:r w:rsidRPr="00794F46">
          <w:rPr>
            <w:lang w:val="en-US"/>
          </w:rPr>
          <w:t xml:space="preserve">F. Bonomi, R. Milito, J. Zhu, and S. </w:t>
        </w:r>
        <w:proofErr w:type="spellStart"/>
        <w:r w:rsidRPr="00794F46">
          <w:rPr>
            <w:lang w:val="en-US"/>
          </w:rPr>
          <w:t>Addepalli</w:t>
        </w:r>
        <w:proofErr w:type="spellEnd"/>
        <w:r w:rsidRPr="00794F46">
          <w:rPr>
            <w:lang w:val="en-US"/>
          </w:rPr>
          <w:t>, “Fog Computing and Its Role in the Internet of Things,” in Proceedings of ACM MCC,</w:t>
        </w:r>
        <w:r>
          <w:rPr>
            <w:lang w:val="en-US"/>
          </w:rPr>
          <w:t xml:space="preserve"> </w:t>
        </w:r>
        <w:r w:rsidRPr="00794F46">
          <w:rPr>
            <w:lang w:val="en-US"/>
          </w:rPr>
          <w:t>2012, pp. 13–16.</w:t>
        </w:r>
      </w:ins>
      <w:bookmarkEnd w:id="163"/>
    </w:p>
    <w:p w14:paraId="11CD7952" w14:textId="4EC04E13" w:rsidR="00F954D1" w:rsidRPr="0085346D" w:rsidRDefault="00F954D1">
      <w:pPr>
        <w:pStyle w:val="ab"/>
        <w:numPr>
          <w:ilvl w:val="0"/>
          <w:numId w:val="3"/>
        </w:numPr>
        <w:spacing w:line="360" w:lineRule="auto"/>
        <w:jc w:val="both"/>
        <w:rPr>
          <w:ins w:id="165" w:author="Rostislav Bobin" w:date="2019-04-19T09:50:00Z"/>
        </w:rPr>
        <w:pPrChange w:id="166" w:author="Rostislav Bobin" w:date="2019-04-18T13:52:00Z">
          <w:pPr>
            <w:widowControl w:val="0"/>
            <w:ind w:firstLine="0"/>
          </w:pPr>
        </w:pPrChange>
      </w:pPr>
      <w:bookmarkStart w:id="167" w:name="_Ref6557837"/>
      <w:ins w:id="168" w:author="Rostislav Bobin" w:date="2019-04-19T09:11:00Z">
        <w:r>
          <w:rPr>
            <w:lang w:val="en-US"/>
          </w:rPr>
          <w:t>Low</w:t>
        </w:r>
        <w:r w:rsidRPr="000C2CA8">
          <w:rPr>
            <w:rPrChange w:id="169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Carbon</w:t>
        </w:r>
        <w:r w:rsidRPr="000C2CA8">
          <w:rPr>
            <w:rPrChange w:id="170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London</w:t>
        </w:r>
        <w:r w:rsidRPr="000C2CA8">
          <w:rPr>
            <w:rPrChange w:id="171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webpage</w:t>
        </w:r>
      </w:ins>
      <w:ins w:id="172" w:author="Rostislav Bobin" w:date="2019-04-19T09:51:00Z">
        <w:r w:rsidR="005A316B" w:rsidRPr="000C2CA8">
          <w:rPr>
            <w:rPrChange w:id="173" w:author="Gleb Radchenko" w:date="2019-04-26T14:10:00Z">
              <w:rPr>
                <w:lang w:val="en-US"/>
              </w:rPr>
            </w:rPrChange>
          </w:rPr>
          <w:t>.</w:t>
        </w:r>
      </w:ins>
      <w:ins w:id="174" w:author="Rostislav Bobin" w:date="2019-04-19T09:11:00Z">
        <w:r w:rsidRPr="000C2CA8">
          <w:rPr>
            <w:rPrChange w:id="175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176" w:author="Rostislav Bobin" w:date="2019-04-19T09:10:00Z">
        <w:r w:rsidRPr="000C2CA8">
          <w:rPr>
            <w:rPrChange w:id="177" w:author="Gleb Radchenko" w:date="2019-04-26T14:10:00Z">
              <w:rPr>
                <w:lang w:val="en-US"/>
              </w:rPr>
            </w:rPrChange>
          </w:rPr>
          <w:t>[</w:t>
        </w:r>
        <w:r>
          <w:t>Электронный</w:t>
        </w:r>
        <w:r w:rsidRPr="000C2CA8">
          <w:t xml:space="preserve"> </w:t>
        </w:r>
        <w:r>
          <w:t>ресурс</w:t>
        </w:r>
        <w:r w:rsidRPr="000C2CA8">
          <w:rPr>
            <w:rPrChange w:id="178" w:author="Gleb Radchenko" w:date="2019-04-26T14:10:00Z">
              <w:rPr>
                <w:lang w:val="en-US"/>
              </w:rPr>
            </w:rPrChange>
          </w:rPr>
          <w:t>]</w:t>
        </w:r>
        <w:r w:rsidRPr="000C2CA8">
          <w:t xml:space="preserve"> </w:t>
        </w:r>
        <w:r>
          <w:rPr>
            <w:lang w:val="en-US"/>
          </w:rPr>
          <w:t>URL</w:t>
        </w:r>
        <w:r w:rsidRPr="000C2CA8">
          <w:rPr>
            <w:rPrChange w:id="179" w:author="Gleb Radchenko" w:date="2019-04-26T14:10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0C2CA8">
          <w:rPr>
            <w:rPrChange w:id="180" w:author="Gleb Radchenko" w:date="2019-04-26T14:10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0C2CA8">
          <w:rPr>
            <w:rPrChange w:id="181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F954D1">
          <w:rPr>
            <w:lang w:val="en-US"/>
          </w:rPr>
          <w:instrText>http</w:instrText>
        </w:r>
        <w:r w:rsidRPr="000C2CA8">
          <w:rPr>
            <w:rPrChange w:id="182" w:author="Gleb Radchenko" w:date="2019-04-26T14:10:00Z">
              <w:rPr>
                <w:lang w:val="en-US"/>
              </w:rPr>
            </w:rPrChange>
          </w:rPr>
          <w:instrText>://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83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ukpowernetworks</w:instrText>
        </w:r>
        <w:r w:rsidRPr="000C2CA8">
          <w:rPr>
            <w:rPrChange w:id="184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co</w:instrText>
        </w:r>
        <w:r w:rsidRPr="000C2CA8">
          <w:rPr>
            <w:rPrChange w:id="185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</w:instrText>
        </w:r>
        <w:r w:rsidRPr="000C2CA8">
          <w:rPr>
            <w:rPrChange w:id="186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87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en</w:instrText>
        </w:r>
        <w:r w:rsidRPr="000C2CA8">
          <w:rPr>
            <w:rPrChange w:id="188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189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tier</w:instrText>
        </w:r>
        <w:r w:rsidRPr="000C2CA8">
          <w:rPr>
            <w:rPrChange w:id="190" w:author="Gleb Radchenko" w:date="2019-04-26T14:10:00Z">
              <w:rPr>
                <w:lang w:val="en-US"/>
              </w:rPr>
            </w:rPrChange>
          </w:rPr>
          <w:instrText>-2-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191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Low</w:instrText>
        </w:r>
        <w:r w:rsidRPr="000C2CA8">
          <w:rPr>
            <w:rPrChange w:id="192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Carbon</w:instrText>
        </w:r>
        <w:r w:rsidRPr="000C2CA8">
          <w:rPr>
            <w:rPrChange w:id="193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London</w:instrText>
        </w:r>
        <w:r w:rsidRPr="000C2CA8">
          <w:rPr>
            <w:rPrChange w:id="194" w:author="Gleb Radchenko" w:date="2019-04-26T14:10:00Z">
              <w:rPr>
                <w:lang w:val="en-US"/>
              </w:rPr>
            </w:rPrChange>
          </w:rPr>
          <w:instrText>-(</w:instrText>
        </w:r>
        <w:r w:rsidRPr="00F954D1">
          <w:rPr>
            <w:lang w:val="en-US"/>
          </w:rPr>
          <w:instrText>LCL</w:instrText>
        </w:r>
        <w:r w:rsidRPr="000C2CA8">
          <w:rPr>
            <w:rPrChange w:id="195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</w:t>
        </w:r>
        <w:r w:rsidRPr="005A316B">
          <w:rPr>
            <w:rStyle w:val="ac"/>
            <w:rPrChange w:id="196" w:author="Rostislav Bobin" w:date="2019-04-19T09:51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197" w:author="Rostislav Bobin" w:date="2019-04-19T09:51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ukpowernetworks</w:t>
        </w:r>
        <w:proofErr w:type="spellEnd"/>
        <w:r w:rsidRPr="005A316B">
          <w:rPr>
            <w:rStyle w:val="ac"/>
            <w:rPrChange w:id="198" w:author="Rostislav Bobin" w:date="2019-04-19T09:51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</w:t>
        </w:r>
        <w:r w:rsidRPr="005A316B">
          <w:rPr>
            <w:rStyle w:val="ac"/>
            <w:rPrChange w:id="199" w:author="Rostislav Bobin" w:date="2019-04-19T09:51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uk</w:t>
        </w:r>
        <w:proofErr w:type="spellEnd"/>
        <w:r w:rsidRPr="005A316B">
          <w:rPr>
            <w:rStyle w:val="ac"/>
            <w:rPrChange w:id="200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201" w:author="Rostislav Bobin" w:date="2019-04-19T09:51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en</w:t>
        </w:r>
        <w:proofErr w:type="spellEnd"/>
        <w:r w:rsidRPr="005A316B">
          <w:rPr>
            <w:rStyle w:val="ac"/>
            <w:rPrChange w:id="202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203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tier</w:t>
        </w:r>
        <w:r w:rsidRPr="005A316B">
          <w:rPr>
            <w:rStyle w:val="ac"/>
            <w:rPrChange w:id="204" w:author="Rostislav Bobin" w:date="2019-04-19T09:51:00Z">
              <w:rPr>
                <w:lang w:val="en-US"/>
              </w:rPr>
            </w:rPrChange>
          </w:rPr>
          <w:t>-2-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205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Low</w:t>
        </w:r>
        <w:r w:rsidRPr="005A316B">
          <w:rPr>
            <w:rStyle w:val="ac"/>
            <w:rPrChange w:id="206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Carbon</w:t>
        </w:r>
        <w:r w:rsidRPr="005A316B">
          <w:rPr>
            <w:rStyle w:val="ac"/>
            <w:rPrChange w:id="207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London</w:t>
        </w:r>
        <w:r w:rsidRPr="005A316B">
          <w:rPr>
            <w:rStyle w:val="ac"/>
            <w:rPrChange w:id="208" w:author="Rostislav Bobin" w:date="2019-04-19T09:51:00Z">
              <w:rPr>
                <w:lang w:val="en-US"/>
              </w:rPr>
            </w:rPrChange>
          </w:rPr>
          <w:t>-(</w:t>
        </w:r>
        <w:r w:rsidRPr="00591F78">
          <w:rPr>
            <w:rStyle w:val="ac"/>
            <w:lang w:val="en-US"/>
          </w:rPr>
          <w:t>LCL</w:t>
        </w:r>
        <w:r w:rsidRPr="005A316B">
          <w:rPr>
            <w:rStyle w:val="ac"/>
            <w:rPrChange w:id="209" w:author="Rostislav Bobin" w:date="2019-04-19T09:51:00Z">
              <w:rPr>
                <w:lang w:val="en-US"/>
              </w:rPr>
            </w:rPrChange>
          </w:rPr>
          <w:t>)/</w:t>
        </w:r>
        <w:r>
          <w:rPr>
            <w:lang w:val="en-US"/>
          </w:rPr>
          <w:fldChar w:fldCharType="end"/>
        </w:r>
        <w:r w:rsidRPr="000C2CA8">
          <w:rPr>
            <w:rPrChange w:id="210" w:author="Gleb Radchenko" w:date="2019-04-26T14:10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0C2CA8">
          <w:t xml:space="preserve"> </w:t>
        </w:r>
        <w:r>
          <w:t>обращения</w:t>
        </w:r>
        <w:r w:rsidRPr="000C2CA8">
          <w:t xml:space="preserve"> 16.04.2019</w:t>
        </w:r>
        <w:r w:rsidRPr="000C2CA8">
          <w:rPr>
            <w:rPrChange w:id="211" w:author="Gleb Radchenko" w:date="2019-04-26T14:10:00Z">
              <w:rPr>
                <w:lang w:val="en-US"/>
              </w:rPr>
            </w:rPrChange>
          </w:rPr>
          <w:t>)</w:t>
        </w:r>
      </w:ins>
      <w:ins w:id="212" w:author="Rostislav Bobin" w:date="2019-04-19T09:11:00Z">
        <w:r w:rsidRPr="000C2CA8">
          <w:t>.</w:t>
        </w:r>
      </w:ins>
      <w:bookmarkEnd w:id="167"/>
    </w:p>
    <w:p w14:paraId="318D4608" w14:textId="2D5B247E" w:rsidR="005A316B" w:rsidRDefault="005A316B">
      <w:pPr>
        <w:pStyle w:val="ab"/>
        <w:numPr>
          <w:ilvl w:val="0"/>
          <w:numId w:val="3"/>
        </w:numPr>
        <w:spacing w:line="360" w:lineRule="auto"/>
        <w:jc w:val="both"/>
        <w:rPr>
          <w:ins w:id="213" w:author="Rostislav Bobin" w:date="2019-04-19T09:51:00Z"/>
        </w:rPr>
        <w:pPrChange w:id="214" w:author="Rostislav Bobin" w:date="2019-04-18T13:52:00Z">
          <w:pPr>
            <w:widowControl w:val="0"/>
            <w:ind w:firstLine="0"/>
          </w:pPr>
        </w:pPrChange>
      </w:pPr>
      <w:bookmarkStart w:id="215" w:name="_Ref6559934"/>
      <w:ins w:id="216" w:author="Rostislav Bobin" w:date="2019-04-19T09:50:00Z">
        <w:r>
          <w:rPr>
            <w:lang w:val="en-US"/>
          </w:rPr>
          <w:t>Azure</w:t>
        </w:r>
        <w:r w:rsidRPr="000C2CA8">
          <w:rPr>
            <w:rPrChange w:id="217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0C2CA8">
          <w:rPr>
            <w:rPrChange w:id="218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</w:t>
        </w:r>
        <w:r w:rsidRPr="000C2CA8">
          <w:rPr>
            <w:rPrChange w:id="219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Documentation</w:t>
        </w:r>
      </w:ins>
      <w:ins w:id="220" w:author="Rostislav Bobin" w:date="2019-04-19T09:51:00Z">
        <w:r w:rsidRPr="000C2CA8">
          <w:rPr>
            <w:rPrChange w:id="221" w:author="Gleb Radchenko" w:date="2019-04-26T14:10:00Z">
              <w:rPr>
                <w:lang w:val="en-US"/>
              </w:rPr>
            </w:rPrChange>
          </w:rPr>
          <w:t>.</w:t>
        </w:r>
      </w:ins>
      <w:ins w:id="222" w:author="Rostislav Bobin" w:date="2019-04-19T09:50:00Z">
        <w:r w:rsidRPr="000C2CA8">
          <w:rPr>
            <w:rPrChange w:id="223" w:author="Gleb Radchenko" w:date="2019-04-26T14:10:00Z">
              <w:rPr>
                <w:lang w:val="en-US"/>
              </w:rPr>
            </w:rPrChange>
          </w:rPr>
          <w:t xml:space="preserve"> </w:t>
        </w:r>
        <w:r w:rsidRPr="005A316B">
          <w:rPr>
            <w:rPrChange w:id="224" w:author="Rostislav Bobin" w:date="2019-04-19T09:51:00Z">
              <w:rPr>
                <w:lang w:val="en-US"/>
              </w:rPr>
            </w:rPrChange>
          </w:rPr>
          <w:t>[</w:t>
        </w:r>
      </w:ins>
      <w:ins w:id="225" w:author="Rostislav Bobin" w:date="2019-04-19T09:51:00Z">
        <w:r>
          <w:t>Электронный</w:t>
        </w:r>
        <w:r w:rsidRPr="005A316B">
          <w:t xml:space="preserve"> </w:t>
        </w:r>
        <w:r>
          <w:t>ресурс</w:t>
        </w:r>
      </w:ins>
      <w:ins w:id="226" w:author="Rostislav Bobin" w:date="2019-04-19T09:50:00Z">
        <w:r w:rsidRPr="005A316B">
          <w:rPr>
            <w:rPrChange w:id="227" w:author="Rostislav Bobin" w:date="2019-04-19T09:51:00Z">
              <w:rPr>
                <w:lang w:val="en-US"/>
              </w:rPr>
            </w:rPrChange>
          </w:rPr>
          <w:t>]</w:t>
        </w:r>
      </w:ins>
      <w:ins w:id="228" w:author="Rostislav Bobin" w:date="2019-04-19T09:51:00Z">
        <w:r w:rsidRPr="005A316B">
          <w:t xml:space="preserve"> </w:t>
        </w:r>
        <w:r>
          <w:rPr>
            <w:lang w:val="en-US"/>
          </w:rPr>
          <w:t>URL</w:t>
        </w:r>
        <w:r w:rsidRPr="005A316B">
          <w:rPr>
            <w:rPrChange w:id="229" w:author="Rostislav Bobin" w:date="2019-04-19T09:51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230" w:author="Rostislav Bobin" w:date="2019-04-19T09:51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231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232" w:author="Rostislav Bobin" w:date="2019-04-19T09:51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docs</w:instrText>
        </w:r>
        <w:r w:rsidRPr="005A316B">
          <w:rPr>
            <w:rPrChange w:id="233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234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235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236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237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238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iot</w:instrText>
        </w:r>
        <w:r w:rsidRPr="005A316B">
          <w:rPr>
            <w:rPrChange w:id="239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</w:instrText>
        </w:r>
        <w:r w:rsidRPr="005A316B">
          <w:rPr>
            <w:rPrChange w:id="240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A316B">
          <w:rPr>
            <w:rStyle w:val="ac"/>
            <w:rPrChange w:id="241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docs</w:t>
        </w:r>
        <w:r w:rsidRPr="005A316B">
          <w:rPr>
            <w:rStyle w:val="ac"/>
            <w:rPrChange w:id="242" w:author="Rostislav Bobin" w:date="2019-04-19T09:51:00Z">
              <w:rPr>
                <w:rStyle w:val="ac"/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microsoft</w:t>
        </w:r>
        <w:proofErr w:type="spellEnd"/>
        <w:r w:rsidRPr="005A316B">
          <w:rPr>
            <w:rStyle w:val="ac"/>
            <w:rPrChange w:id="243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A316B">
          <w:rPr>
            <w:rStyle w:val="ac"/>
            <w:rPrChange w:id="244" w:author="Rostislav Bobin" w:date="2019-04-19T09:51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A316B">
          <w:rPr>
            <w:rStyle w:val="ac"/>
            <w:rPrChange w:id="245" w:author="Rostislav Bobin" w:date="2019-04-19T09:51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A316B">
          <w:rPr>
            <w:rStyle w:val="ac"/>
            <w:rPrChange w:id="246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azure</w:t>
        </w:r>
        <w:r w:rsidRPr="005A316B">
          <w:rPr>
            <w:rStyle w:val="ac"/>
            <w:rPrChange w:id="247" w:author="Rostislav Bobin" w:date="2019-04-19T09:51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iot</w:t>
        </w:r>
        <w:proofErr w:type="spellEnd"/>
        <w:r w:rsidRPr="005A316B">
          <w:rPr>
            <w:rStyle w:val="ac"/>
            <w:rPrChange w:id="248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</w:t>
        </w:r>
        <w:r w:rsidRPr="005A316B">
          <w:rPr>
            <w:rStyle w:val="ac"/>
            <w:rPrChange w:id="249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250" w:author="Rostislav Bobin" w:date="2019-04-19T09:51:00Z">
              <w:rPr>
                <w:lang w:val="en-US"/>
              </w:rPr>
            </w:rPrChange>
          </w:rPr>
          <w:t xml:space="preserve"> (</w:t>
        </w:r>
        <w:r w:rsidRPr="005A316B">
          <w:t>дата обращения 16.04.2019).</w:t>
        </w:r>
        <w:bookmarkEnd w:id="215"/>
      </w:ins>
    </w:p>
    <w:p w14:paraId="13949693" w14:textId="77777777" w:rsidR="005A316B" w:rsidRPr="006D767F" w:rsidRDefault="005A316B" w:rsidP="005A316B">
      <w:pPr>
        <w:pStyle w:val="ab"/>
        <w:numPr>
          <w:ilvl w:val="0"/>
          <w:numId w:val="3"/>
        </w:numPr>
        <w:spacing w:line="360" w:lineRule="auto"/>
        <w:jc w:val="both"/>
        <w:rPr>
          <w:ins w:id="251" w:author="Rostislav Bobin" w:date="2019-04-19T09:52:00Z"/>
        </w:rPr>
      </w:pPr>
      <w:bookmarkStart w:id="252" w:name="_Ref6560022"/>
      <w:ins w:id="253" w:author="Rostislav Bobin" w:date="2019-04-19T09:52:00Z">
        <w:r>
          <w:rPr>
            <w:lang w:val="en-US"/>
          </w:rPr>
          <w:t>Azure</w:t>
        </w:r>
        <w:r w:rsidRPr="005A316B">
          <w:rPr>
            <w:rPrChange w:id="254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Event</w:t>
        </w:r>
        <w:r w:rsidRPr="005A316B">
          <w:rPr>
            <w:rPrChange w:id="255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Hubs</w:t>
        </w:r>
        <w:r w:rsidRPr="005A316B">
          <w:rPr>
            <w:rPrChange w:id="256" w:author="Rostislav Bobin" w:date="2019-04-19T09:52:00Z">
              <w:rPr>
                <w:lang w:val="en-US"/>
              </w:rPr>
            </w:rPrChange>
          </w:rPr>
          <w:t>. [</w:t>
        </w:r>
        <w:r>
          <w:t>Электронный ресурс</w:t>
        </w:r>
        <w:r w:rsidRPr="005A316B">
          <w:rPr>
            <w:rPrChange w:id="257" w:author="Rostislav Bobin" w:date="2019-04-19T09:5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5A316B">
          <w:rPr>
            <w:rPrChange w:id="258" w:author="Rostislav Bobin" w:date="2019-04-19T09:5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259" w:author="Rostislav Bobin" w:date="2019-04-19T09:5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260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261" w:author="Rostislav Bobin" w:date="2019-04-19T09:52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262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263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264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265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266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services</w:instrText>
        </w:r>
        <w:r w:rsidRPr="005A316B">
          <w:rPr>
            <w:rPrChange w:id="267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event</w:instrText>
        </w:r>
        <w:r w:rsidRPr="005A316B">
          <w:rPr>
            <w:rPrChange w:id="268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hubs</w:instrText>
        </w:r>
        <w:r w:rsidRPr="005A316B">
          <w:rPr>
            <w:rPrChange w:id="269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91F78">
          <w:rPr>
            <w:rStyle w:val="ac"/>
            <w:rPrChange w:id="270" w:author="Rostislav Bobin" w:date="2019-04-19T09:52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azure</w:t>
        </w:r>
        <w:r w:rsidRPr="00591F78">
          <w:rPr>
            <w:rStyle w:val="ac"/>
            <w:rPrChange w:id="271" w:author="Rostislav Bobin" w:date="2019-04-19T09:5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microsoft</w:t>
        </w:r>
        <w:proofErr w:type="spellEnd"/>
        <w:r w:rsidRPr="00591F78">
          <w:rPr>
            <w:rStyle w:val="ac"/>
            <w:rPrChange w:id="272" w:author="Rostislav Bobin" w:date="2019-04-19T09:5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91F78">
          <w:rPr>
            <w:rStyle w:val="ac"/>
            <w:rPrChange w:id="273" w:author="Rostislav Bobin" w:date="2019-04-19T09:52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91F78">
          <w:rPr>
            <w:rStyle w:val="ac"/>
            <w:rPrChange w:id="274" w:author="Rostislav Bobin" w:date="2019-04-19T09:52:00Z">
              <w:rPr>
                <w:lang w:val="en-US"/>
              </w:rPr>
            </w:rPrChange>
          </w:rPr>
          <w:t>-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91F78">
          <w:rPr>
            <w:rStyle w:val="ac"/>
            <w:rPrChange w:id="275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services</w:t>
        </w:r>
        <w:r w:rsidRPr="00591F78">
          <w:rPr>
            <w:rStyle w:val="ac"/>
            <w:rPrChange w:id="276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event</w:t>
        </w:r>
        <w:r w:rsidRPr="00591F78">
          <w:rPr>
            <w:rStyle w:val="ac"/>
            <w:rPrChange w:id="277" w:author="Rostislav Bobin" w:date="2019-04-19T09:52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hubs</w:t>
        </w:r>
        <w:r w:rsidRPr="00591F78">
          <w:rPr>
            <w:rStyle w:val="ac"/>
            <w:rPrChange w:id="278" w:author="Rostislav Bobin" w:date="2019-04-19T09:52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279" w:author="Rostislav Bobin" w:date="2019-04-19T09:52:00Z">
              <w:rPr>
                <w:lang w:val="en-US"/>
              </w:rPr>
            </w:rPrChange>
          </w:rPr>
          <w:t xml:space="preserve"> </w:t>
        </w:r>
        <w:r w:rsidRPr="006D767F">
          <w:t>(</w:t>
        </w:r>
        <w:r w:rsidRPr="005A316B">
          <w:t>дата обращения 16.04.2019).</w:t>
        </w:r>
        <w:bookmarkEnd w:id="252"/>
      </w:ins>
    </w:p>
    <w:p w14:paraId="1C93CE31" w14:textId="34CA0F4E" w:rsidR="005A316B" w:rsidRDefault="0035627F">
      <w:pPr>
        <w:pStyle w:val="ab"/>
        <w:numPr>
          <w:ilvl w:val="0"/>
          <w:numId w:val="3"/>
        </w:numPr>
        <w:spacing w:line="360" w:lineRule="auto"/>
        <w:jc w:val="both"/>
        <w:rPr>
          <w:ins w:id="280" w:author="Rostislav Bobin" w:date="2019-05-17T10:43:00Z"/>
        </w:rPr>
        <w:pPrChange w:id="281" w:author="Rostislav Bobin" w:date="2019-04-18T13:52:00Z">
          <w:pPr>
            <w:widowControl w:val="0"/>
            <w:ind w:firstLine="0"/>
          </w:pPr>
        </w:pPrChange>
      </w:pPr>
      <w:bookmarkStart w:id="282" w:name="_Ref6560609"/>
      <w:ins w:id="283" w:author="Rostislav Bobin" w:date="2019-04-19T10:02:00Z">
        <w:r w:rsidRPr="0035627F">
          <w:rPr>
            <w:lang w:val="en-US"/>
            <w:rPrChange w:id="284" w:author="Rostislav Bobin" w:date="2019-04-19T10:02:00Z">
              <w:rPr/>
            </w:rPrChange>
          </w:rPr>
          <w:t xml:space="preserve">Digital Twins Service Management APIs. </w:t>
        </w:r>
        <w:r w:rsidRPr="0035627F">
          <w:rPr>
            <w:rPrChange w:id="285" w:author="Rostislav Bobin" w:date="2019-04-19T10:02:00Z">
              <w:rPr>
                <w:lang w:val="en-US"/>
              </w:rPr>
            </w:rPrChange>
          </w:rPr>
          <w:t>[</w:t>
        </w:r>
        <w:r>
          <w:t>Электронный</w:t>
        </w:r>
        <w:r w:rsidRPr="0035627F">
          <w:t xml:space="preserve"> </w:t>
        </w:r>
        <w:r>
          <w:t>ресурс</w:t>
        </w:r>
        <w:r w:rsidRPr="0035627F">
          <w:rPr>
            <w:rPrChange w:id="286" w:author="Rostislav Bobin" w:date="2019-04-19T10:02:00Z">
              <w:rPr>
                <w:lang w:val="en-US"/>
              </w:rPr>
            </w:rPrChange>
          </w:rPr>
          <w:t>]</w:t>
        </w:r>
        <w:r w:rsidRPr="0035627F">
          <w:t xml:space="preserve"> </w:t>
        </w:r>
        <w:r>
          <w:rPr>
            <w:lang w:val="en-US"/>
          </w:rPr>
          <w:t>URL</w:t>
        </w:r>
        <w:r w:rsidRPr="0035627F">
          <w:rPr>
            <w:rPrChange w:id="287" w:author="Rostislav Bobin" w:date="2019-04-19T10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35627F">
          <w:rPr>
            <w:rPrChange w:id="288" w:author="Rostislav Bobin" w:date="2019-04-19T10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35627F">
          <w:rPr>
            <w:rPrChange w:id="289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35627F">
          <w:rPr>
            <w:lang w:val="en-US"/>
          </w:rPr>
          <w:instrText>https</w:instrText>
        </w:r>
        <w:r w:rsidRPr="0035627F">
          <w:rPr>
            <w:rPrChange w:id="290" w:author="Rostislav Bobin" w:date="2019-04-19T10:02:00Z">
              <w:rPr>
                <w:lang w:val="en-US"/>
              </w:rPr>
            </w:rPrChange>
          </w:rPr>
          <w:instrText>://</w:instrText>
        </w:r>
        <w:r w:rsidRPr="0035627F">
          <w:rPr>
            <w:lang w:val="en-US"/>
          </w:rPr>
          <w:instrText>azuredigitaltwinsexample</w:instrText>
        </w:r>
        <w:r w:rsidRPr="0035627F">
          <w:rPr>
            <w:rPrChange w:id="291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northeurope</w:instrText>
        </w:r>
        <w:r w:rsidRPr="0035627F">
          <w:rPr>
            <w:rPrChange w:id="292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azuresmartspaces</w:instrText>
        </w:r>
        <w:r w:rsidRPr="0035627F">
          <w:rPr>
            <w:rPrChange w:id="293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net</w:instrText>
        </w:r>
        <w:r w:rsidRPr="0035627F">
          <w:rPr>
            <w:rPrChange w:id="294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management</w:instrText>
        </w:r>
        <w:r w:rsidRPr="0035627F">
          <w:rPr>
            <w:rPrChange w:id="295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swagger</w:instrText>
        </w:r>
        <w:r w:rsidRPr="0035627F">
          <w:rPr>
            <w:rPrChange w:id="296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ui</w:instrText>
        </w:r>
        <w:r w:rsidRPr="0035627F">
          <w:rPr>
            <w:rPrChange w:id="297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index</w:instrText>
        </w:r>
        <w:r w:rsidRPr="0035627F">
          <w:rPr>
            <w:rPrChange w:id="298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35627F">
          <w:rPr>
            <w:rStyle w:val="ac"/>
            <w:rPrChange w:id="299" w:author="Rostislav Bobin" w:date="2019-04-19T10:02:00Z">
              <w:rPr>
                <w:lang w:val="en-US"/>
              </w:rPr>
            </w:rPrChange>
          </w:rPr>
          <w:t>://</w:t>
        </w:r>
        <w:proofErr w:type="spellStart"/>
        <w:r w:rsidRPr="00591F78">
          <w:rPr>
            <w:rStyle w:val="ac"/>
            <w:lang w:val="en-US"/>
          </w:rPr>
          <w:t>azuredigitaltwinsexample</w:t>
        </w:r>
        <w:proofErr w:type="spellEnd"/>
        <w:r w:rsidRPr="0035627F">
          <w:rPr>
            <w:rStyle w:val="ac"/>
            <w:rPrChange w:id="300" w:author="Rostislav Bobin" w:date="2019-04-19T10:0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northeurope</w:t>
        </w:r>
        <w:proofErr w:type="spellEnd"/>
        <w:r w:rsidRPr="0035627F">
          <w:rPr>
            <w:rStyle w:val="ac"/>
            <w:rPrChange w:id="301" w:author="Rostislav Bobin" w:date="2019-04-19T10:0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azuresmartspaces</w:t>
        </w:r>
        <w:proofErr w:type="spellEnd"/>
        <w:r w:rsidRPr="0035627F">
          <w:rPr>
            <w:rStyle w:val="ac"/>
            <w:rPrChange w:id="302" w:author="Rostislav Bobin" w:date="2019-04-19T10:0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net</w:t>
        </w:r>
        <w:r w:rsidRPr="0035627F">
          <w:rPr>
            <w:rStyle w:val="ac"/>
            <w:rPrChange w:id="303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management</w:t>
        </w:r>
        <w:r w:rsidRPr="0035627F">
          <w:rPr>
            <w:rStyle w:val="ac"/>
            <w:rPrChange w:id="304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swagger</w:t>
        </w:r>
        <w:r w:rsidRPr="0035627F">
          <w:rPr>
            <w:rStyle w:val="ac"/>
            <w:rPrChange w:id="305" w:author="Rostislav Bobin" w:date="2019-04-19T10:02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ui</w:t>
        </w:r>
        <w:proofErr w:type="spellEnd"/>
        <w:r w:rsidRPr="0035627F">
          <w:rPr>
            <w:rStyle w:val="ac"/>
            <w:rPrChange w:id="306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index</w:t>
        </w:r>
        <w:r w:rsidRPr="0035627F">
          <w:rPr>
            <w:rStyle w:val="ac"/>
            <w:rPrChange w:id="307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35627F">
          <w:rPr>
            <w:rPrChange w:id="308" w:author="Rostislav Bobin" w:date="2019-04-19T10:02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</w:t>
        </w:r>
        <w:r w:rsidRPr="0035627F">
          <w:t xml:space="preserve"> 12.03.2019</w:t>
        </w:r>
        <w:r w:rsidRPr="0035627F">
          <w:rPr>
            <w:rPrChange w:id="309" w:author="Rostislav Bobin" w:date="2019-04-19T10:02:00Z">
              <w:rPr>
                <w:lang w:val="en-US"/>
              </w:rPr>
            </w:rPrChange>
          </w:rPr>
          <w:t>).</w:t>
        </w:r>
      </w:ins>
      <w:bookmarkEnd w:id="282"/>
    </w:p>
    <w:p w14:paraId="40139999" w14:textId="312728F4" w:rsidR="00AC21C3" w:rsidRDefault="00AC21C3">
      <w:pPr>
        <w:pStyle w:val="ab"/>
        <w:numPr>
          <w:ilvl w:val="0"/>
          <w:numId w:val="3"/>
        </w:numPr>
        <w:spacing w:line="360" w:lineRule="auto"/>
        <w:jc w:val="both"/>
        <w:rPr>
          <w:ins w:id="310" w:author="Rostislav Bobin" w:date="2019-05-17T11:36:00Z"/>
        </w:rPr>
        <w:pPrChange w:id="311" w:author="Rostislav Bobin" w:date="2019-04-18T13:52:00Z">
          <w:pPr>
            <w:widowControl w:val="0"/>
            <w:ind w:firstLine="0"/>
          </w:pPr>
        </w:pPrChange>
      </w:pPr>
      <w:bookmarkStart w:id="312" w:name="_Ref8983004"/>
      <w:ins w:id="313" w:author="Rostislav Bobin" w:date="2019-05-17T10:43:00Z">
        <w:r>
          <w:rPr>
            <w:lang w:val="en-US"/>
          </w:rPr>
          <w:lastRenderedPageBreak/>
          <w:t xml:space="preserve">Microsoft Azure </w:t>
        </w:r>
      </w:ins>
      <w:ins w:id="314" w:author="Rostislav Bobin" w:date="2019-05-17T10:44:00Z">
        <w:r>
          <w:rPr>
            <w:lang w:val="en-US"/>
          </w:rPr>
          <w:t xml:space="preserve">Digital Twins Graph Viewer Github page. </w:t>
        </w:r>
        <w:r w:rsidRPr="00AC21C3">
          <w:rPr>
            <w:rPrChange w:id="315" w:author="Rostislav Bobin" w:date="2019-05-17T10:45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21C3">
          <w:rPr>
            <w:rPrChange w:id="316" w:author="Rostislav Bobin" w:date="2019-05-17T10:45:00Z">
              <w:rPr>
                <w:lang w:val="en-US"/>
              </w:rPr>
            </w:rPrChange>
          </w:rPr>
          <w:t>]</w:t>
        </w:r>
      </w:ins>
      <w:ins w:id="317" w:author="Rostislav Bobin" w:date="2019-05-17T10:45:00Z">
        <w:r>
          <w:t xml:space="preserve"> </w:t>
        </w:r>
        <w:r>
          <w:rPr>
            <w:lang w:val="en-US"/>
          </w:rPr>
          <w:t>URL</w:t>
        </w:r>
        <w:r w:rsidRPr="00AC21C3">
          <w:rPr>
            <w:rPrChange w:id="318" w:author="Rostislav Bobin" w:date="2019-05-17T10:45:00Z">
              <w:rPr>
                <w:lang w:val="en-US"/>
              </w:rPr>
            </w:rPrChange>
          </w:rPr>
          <w:t xml:space="preserve">: </w:t>
        </w:r>
        <w:r>
          <w:fldChar w:fldCharType="begin"/>
        </w:r>
        <w:r>
          <w:instrText xml:space="preserve"> HYPERLINK "</w:instrText>
        </w:r>
        <w:r w:rsidRPr="00AC21C3">
          <w:rPr>
            <w:rPrChange w:id="319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AC21C3">
          <w:rPr>
            <w:rPrChange w:id="320" w:author="Rostislav Bobin" w:date="2019-05-17T10:45:00Z">
              <w:rPr>
                <w:lang w:val="en-US"/>
              </w:rPr>
            </w:rPrChange>
          </w:rPr>
          <w:instrText>/</w:instrText>
        </w:r>
        <w:r>
          <w:instrText xml:space="preserve">" </w:instrText>
        </w:r>
        <w:r>
          <w:fldChar w:fldCharType="separate"/>
        </w:r>
        <w:r w:rsidRPr="008479DB">
          <w:rPr>
            <w:rStyle w:val="ac"/>
          </w:rPr>
          <w:t>https://github.com/Azure/azure-digital-twins-graph-viewer</w:t>
        </w:r>
        <w:r w:rsidRPr="00AC21C3">
          <w:rPr>
            <w:rStyle w:val="ac"/>
            <w:rPrChange w:id="321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>
          <w:fldChar w:fldCharType="end"/>
        </w:r>
        <w:r w:rsidRPr="00AC21C3">
          <w:rPr>
            <w:rPrChange w:id="322" w:author="Rostislav Bobin" w:date="2019-05-17T10:45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 08</w:t>
        </w:r>
        <w:r w:rsidRPr="0035627F">
          <w:t>.03.2019</w:t>
        </w:r>
        <w:r w:rsidRPr="00AC21C3">
          <w:rPr>
            <w:rPrChange w:id="323" w:author="Rostislav Bobin" w:date="2019-05-17T10:45:00Z">
              <w:rPr>
                <w:lang w:val="en-US"/>
              </w:rPr>
            </w:rPrChange>
          </w:rPr>
          <w:t>).</w:t>
        </w:r>
      </w:ins>
      <w:bookmarkEnd w:id="312"/>
    </w:p>
    <w:p w14:paraId="7A2F2B9E" w14:textId="7413271A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rPr>
          <w:ins w:id="324" w:author="Rostislav Bobin" w:date="2019-05-17T11:37:00Z"/>
        </w:rPr>
        <w:pPrChange w:id="325" w:author="Rostislav Bobin" w:date="2019-04-18T13:52:00Z">
          <w:pPr>
            <w:widowControl w:val="0"/>
            <w:ind w:firstLine="0"/>
          </w:pPr>
        </w:pPrChange>
      </w:pPr>
      <w:bookmarkStart w:id="326" w:name="_Ref8985538"/>
      <w:ins w:id="327" w:author="Rostislav Bobin" w:date="2019-05-17T11:36:00Z">
        <w:r>
          <w:rPr>
            <w:lang w:val="en-US"/>
          </w:rPr>
          <w:t>AWS</w:t>
        </w:r>
        <w:r w:rsidRPr="00FB3A4A">
          <w:rPr>
            <w:rPrChange w:id="328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329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Core</w:t>
        </w:r>
        <w:r w:rsidRPr="00FB3A4A">
          <w:rPr>
            <w:rPrChange w:id="330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331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332" w:author="Rostislav Bobin" w:date="2019-05-17T11:37:00Z">
              <w:rPr>
                <w:lang w:val="en-US"/>
              </w:rPr>
            </w:rPrChange>
          </w:rPr>
          <w:t>[</w:t>
        </w:r>
      </w:ins>
      <w:ins w:id="333" w:author="Rostislav Bobin" w:date="2019-05-17T11:37:00Z">
        <w:r>
          <w:t>Электронный</w:t>
        </w:r>
        <w:r w:rsidRPr="002423B6">
          <w:t xml:space="preserve"> </w:t>
        </w:r>
        <w:r>
          <w:t>ресурс</w:t>
        </w:r>
      </w:ins>
      <w:ins w:id="334" w:author="Rostislav Bobin" w:date="2019-05-17T11:36:00Z">
        <w:r w:rsidRPr="002423B6">
          <w:rPr>
            <w:rPrChange w:id="335" w:author="Rostislav Bobin" w:date="2019-05-17T11:37:00Z">
              <w:rPr>
                <w:lang w:val="en-US"/>
              </w:rPr>
            </w:rPrChange>
          </w:rPr>
          <w:t>]</w:t>
        </w:r>
      </w:ins>
      <w:ins w:id="336" w:author="Rostislav Bobin" w:date="2019-05-17T11:37:00Z">
        <w:r w:rsidRPr="002423B6">
          <w:t xml:space="preserve"> </w:t>
        </w:r>
        <w:r>
          <w:rPr>
            <w:lang w:val="en-US"/>
          </w:rPr>
          <w:t>URL</w:t>
        </w:r>
        <w:r w:rsidRPr="002423B6">
          <w:rPr>
            <w:rPrChange w:id="337" w:author="Rostislav Bobin" w:date="2019-05-17T11:37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338" w:author="Rostislav Bobin" w:date="2019-05-17T11:37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339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340" w:author="Rostislav Bobin" w:date="2019-05-17T11:37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341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342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343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344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iot</w:instrText>
        </w:r>
        <w:r w:rsidRPr="002423B6">
          <w:rPr>
            <w:rPrChange w:id="345" w:author="Rostislav Bobin" w:date="2019-05-17T11:37:00Z">
              <w:rPr>
                <w:lang w:val="en-US"/>
              </w:rPr>
            </w:rPrChange>
          </w:rPr>
          <w:instrText>-</w:instrText>
        </w:r>
        <w:r w:rsidRPr="002423B6">
          <w:rPr>
            <w:lang w:val="en-US"/>
          </w:rPr>
          <w:instrText>core</w:instrText>
        </w:r>
        <w:r w:rsidRPr="002423B6">
          <w:rPr>
            <w:rPrChange w:id="346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347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2423B6">
          <w:rPr>
            <w:rStyle w:val="ac"/>
            <w:rPrChange w:id="348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proofErr w:type="spellStart"/>
        <w:r w:rsidRPr="008479DB">
          <w:rPr>
            <w:rStyle w:val="ac"/>
            <w:lang w:val="en-US"/>
          </w:rPr>
          <w:t>aws</w:t>
        </w:r>
        <w:proofErr w:type="spellEnd"/>
        <w:r w:rsidRPr="002423B6">
          <w:rPr>
            <w:rStyle w:val="ac"/>
            <w:rPrChange w:id="349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2423B6">
          <w:rPr>
            <w:rStyle w:val="ac"/>
            <w:rPrChange w:id="350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2423B6">
          <w:rPr>
            <w:rStyle w:val="ac"/>
            <w:rPrChange w:id="351" w:author="Rostislav Bobin" w:date="2019-05-17T11:37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ru</w:t>
        </w:r>
        <w:proofErr w:type="spellEnd"/>
        <w:r w:rsidRPr="002423B6">
          <w:rPr>
            <w:rStyle w:val="ac"/>
            <w:rPrChange w:id="352" w:author="Rostislav Bobin" w:date="2019-05-17T11:37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iot</w:t>
        </w:r>
        <w:proofErr w:type="spellEnd"/>
        <w:r w:rsidRPr="002423B6">
          <w:rPr>
            <w:rStyle w:val="ac"/>
            <w:rPrChange w:id="353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8479DB">
          <w:rPr>
            <w:rStyle w:val="ac"/>
            <w:lang w:val="en-US"/>
          </w:rPr>
          <w:t>core</w:t>
        </w:r>
        <w:r w:rsidRPr="002423B6">
          <w:rPr>
            <w:rStyle w:val="ac"/>
            <w:rPrChange w:id="354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2423B6">
          <w:rPr>
            <w:rStyle w:val="ac"/>
            <w:rPrChange w:id="355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356" w:author="Rostislav Bobin" w:date="2019-05-17T11:37:00Z">
              <w:rPr>
                <w:lang w:val="en-US"/>
              </w:rPr>
            </w:rPrChange>
          </w:rPr>
          <w:t xml:space="preserve"> (</w:t>
        </w:r>
        <w:r w:rsidRPr="002423B6">
          <w:t>дата обращ</w:t>
        </w:r>
        <w:r>
          <w:t>ения 18.04</w:t>
        </w:r>
        <w:r w:rsidRPr="002423B6">
          <w:t>.2019</w:t>
        </w:r>
        <w:r w:rsidRPr="002423B6">
          <w:rPr>
            <w:rPrChange w:id="357" w:author="Rostislav Bobin" w:date="2019-05-17T11:37:00Z">
              <w:rPr>
                <w:lang w:val="en-US"/>
              </w:rPr>
            </w:rPrChange>
          </w:rPr>
          <w:t>).</w:t>
        </w:r>
        <w:bookmarkEnd w:id="326"/>
      </w:ins>
    </w:p>
    <w:p w14:paraId="1DD0064F" w14:textId="2B97697B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pPrChange w:id="358" w:author="Rostislav Bobin" w:date="2019-04-18T13:52:00Z">
          <w:pPr>
            <w:widowControl w:val="0"/>
            <w:ind w:firstLine="0"/>
          </w:pPr>
        </w:pPrChange>
      </w:pPr>
      <w:bookmarkStart w:id="359" w:name="_Ref8985551"/>
      <w:ins w:id="360" w:author="Rostislav Bobin" w:date="2019-05-17T11:37:00Z">
        <w:r>
          <w:rPr>
            <w:lang w:val="en-US"/>
          </w:rPr>
          <w:t>AWS</w:t>
        </w:r>
        <w:r w:rsidRPr="00FB3A4A">
          <w:rPr>
            <w:rPrChange w:id="361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362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Greengrass</w:t>
        </w:r>
        <w:r w:rsidRPr="00FB3A4A">
          <w:rPr>
            <w:rPrChange w:id="363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364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365" w:author="Rostislav Bobin" w:date="2019-05-17T11:38:00Z">
              <w:rPr>
                <w:lang w:val="en-US"/>
              </w:rPr>
            </w:rPrChange>
          </w:rPr>
          <w:t>[</w:t>
        </w:r>
        <w:r>
          <w:t>Электронный</w:t>
        </w:r>
        <w:r w:rsidRPr="002423B6">
          <w:t xml:space="preserve"> </w:t>
        </w:r>
        <w:r>
          <w:t>ресурс</w:t>
        </w:r>
        <w:r w:rsidRPr="002423B6">
          <w:rPr>
            <w:rPrChange w:id="366" w:author="Rostislav Bobin" w:date="2019-05-17T11:38:00Z">
              <w:rPr>
                <w:lang w:val="en-US"/>
              </w:rPr>
            </w:rPrChange>
          </w:rPr>
          <w:t>]</w:t>
        </w:r>
      </w:ins>
      <w:ins w:id="367" w:author="Rostislav Bobin" w:date="2019-05-17T11:38:00Z">
        <w:r>
          <w:t xml:space="preserve"> </w:t>
        </w:r>
        <w:r>
          <w:rPr>
            <w:lang w:val="en-US"/>
          </w:rPr>
          <w:t>URL</w:t>
        </w:r>
        <w:r w:rsidRPr="002423B6">
          <w:rPr>
            <w:rPrChange w:id="368" w:author="Rostislav Bobin" w:date="2019-05-17T11:38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369" w:author="Rostislav Bobin" w:date="2019-05-17T11:38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370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371" w:author="Rostislav Bobin" w:date="2019-05-17T11:38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372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373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374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375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greengrass</w:instrText>
        </w:r>
        <w:r w:rsidRPr="002423B6">
          <w:rPr>
            <w:rPrChange w:id="376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377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8479DB">
          <w:rPr>
            <w:rStyle w:val="ac"/>
            <w:rPrChange w:id="378" w:author="Rostislav Bobin" w:date="2019-05-17T11:38:00Z">
              <w:rPr>
                <w:lang w:val="en-US"/>
              </w:rPr>
            </w:rPrChange>
          </w:rPr>
          <w:t>://</w:t>
        </w:r>
        <w:proofErr w:type="spellStart"/>
        <w:r w:rsidRPr="008479DB">
          <w:rPr>
            <w:rStyle w:val="ac"/>
            <w:lang w:val="en-US"/>
          </w:rPr>
          <w:t>aws</w:t>
        </w:r>
        <w:proofErr w:type="spellEnd"/>
        <w:r w:rsidRPr="008479DB">
          <w:rPr>
            <w:rStyle w:val="ac"/>
            <w:rPrChange w:id="379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8479DB">
          <w:rPr>
            <w:rStyle w:val="ac"/>
            <w:rPrChange w:id="380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8479DB">
          <w:rPr>
            <w:rStyle w:val="ac"/>
            <w:rPrChange w:id="381" w:author="Rostislav Bobin" w:date="2019-05-17T11:38:00Z">
              <w:rPr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ru</w:t>
        </w:r>
        <w:proofErr w:type="spellEnd"/>
        <w:r w:rsidRPr="008479DB">
          <w:rPr>
            <w:rStyle w:val="ac"/>
            <w:rPrChange w:id="382" w:author="Rostislav Bobin" w:date="2019-05-17T11:38:00Z">
              <w:rPr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greengrass</w:t>
        </w:r>
        <w:proofErr w:type="spellEnd"/>
        <w:r w:rsidRPr="008479DB">
          <w:rPr>
            <w:rStyle w:val="ac"/>
            <w:rPrChange w:id="383" w:author="Rostislav Bobin" w:date="2019-05-17T11:38:00Z">
              <w:rPr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8479DB">
          <w:rPr>
            <w:rStyle w:val="ac"/>
            <w:rPrChange w:id="384" w:author="Rostislav Bobin" w:date="2019-05-17T11:38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385" w:author="Rostislav Bobin" w:date="2019-05-17T11:38:00Z">
              <w:rPr>
                <w:lang w:val="en-US"/>
              </w:rPr>
            </w:rPrChange>
          </w:rPr>
          <w:t xml:space="preserve"> (</w:t>
        </w:r>
        <w:r w:rsidRPr="002423B6">
          <w:t>дата обращения 18.04.2019</w:t>
        </w:r>
        <w:r w:rsidRPr="002423B6">
          <w:rPr>
            <w:rPrChange w:id="386" w:author="Rostislav Bobin" w:date="2019-05-17T11:38:00Z">
              <w:rPr>
                <w:lang w:val="en-US"/>
              </w:rPr>
            </w:rPrChange>
          </w:rPr>
          <w:t>).</w:t>
        </w:r>
      </w:ins>
      <w:bookmarkEnd w:id="359"/>
    </w:p>
    <w:p w14:paraId="2E7643EA" w14:textId="21395EF8" w:rsidR="00455A2A" w:rsidRDefault="00455A2A" w:rsidP="00455A2A">
      <w:pPr>
        <w:pStyle w:val="ab"/>
        <w:numPr>
          <w:ilvl w:val="0"/>
          <w:numId w:val="3"/>
        </w:numPr>
        <w:spacing w:line="360" w:lineRule="auto"/>
        <w:jc w:val="both"/>
      </w:pPr>
      <w:bookmarkStart w:id="387" w:name="_Ref9245952"/>
      <w:r>
        <w:t xml:space="preserve">Центры событий </w:t>
      </w:r>
      <w:r>
        <w:rPr>
          <w:lang w:val="en-US"/>
        </w:rPr>
        <w:t>Microsoft</w:t>
      </w:r>
      <w:r w:rsidRPr="00455A2A">
        <w:t xml:space="preserve"> </w:t>
      </w:r>
      <w:r>
        <w:rPr>
          <w:lang w:val="en-US"/>
        </w:rPr>
        <w:t>Azure</w:t>
      </w:r>
      <w:r w:rsidRPr="00455A2A">
        <w:t xml:space="preserve">. </w:t>
      </w:r>
      <w:r>
        <w:t xml:space="preserve">Документация. </w:t>
      </w:r>
      <w:r w:rsidRPr="00455A2A">
        <w:t>[</w:t>
      </w:r>
      <w:r>
        <w:t>Электронный ресурс</w:t>
      </w:r>
      <w:r w:rsidRPr="00455A2A">
        <w:t>]</w:t>
      </w:r>
      <w:r>
        <w:t xml:space="preserve"> </w:t>
      </w:r>
      <w:r>
        <w:rPr>
          <w:lang w:val="en-US"/>
        </w:rPr>
        <w:t>URL</w:t>
      </w:r>
      <w:r w:rsidRPr="00455A2A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388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389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390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39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392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39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39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39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39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event</w:instrText>
      </w:r>
      <w:r w:rsidR="0044706D" w:rsidRPr="0044706D">
        <w:rPr>
          <w:rStyle w:val="ac"/>
          <w:rPrChange w:id="397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hubs</w:instrText>
      </w:r>
      <w:r w:rsidR="0044706D" w:rsidRPr="0044706D">
        <w:rPr>
          <w:rStyle w:val="ac"/>
          <w:rPrChange w:id="398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event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hubs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455A2A">
        <w:t xml:space="preserve"> </w:t>
      </w:r>
      <w:r>
        <w:t>(дата обращения 19</w:t>
      </w:r>
      <w:r w:rsidRPr="00455A2A">
        <w:t>.04.2019).</w:t>
      </w:r>
      <w:bookmarkEnd w:id="387"/>
    </w:p>
    <w:p w14:paraId="4294DAE3" w14:textId="5053AB4E" w:rsidR="00581ACE" w:rsidRDefault="00581ACE" w:rsidP="00581ACE">
      <w:pPr>
        <w:pStyle w:val="ab"/>
        <w:numPr>
          <w:ilvl w:val="0"/>
          <w:numId w:val="3"/>
        </w:numPr>
        <w:spacing w:line="360" w:lineRule="auto"/>
        <w:jc w:val="both"/>
      </w:pPr>
      <w:bookmarkStart w:id="399" w:name="_Ref9246260"/>
      <w:r w:rsidRPr="00581ACE">
        <w:t xml:space="preserve">Авторизация доступа к веб-приложениям Azure </w:t>
      </w:r>
      <w:proofErr w:type="spellStart"/>
      <w:r w:rsidRPr="00581ACE">
        <w:t>Active</w:t>
      </w:r>
      <w:proofErr w:type="spellEnd"/>
      <w:r w:rsidRPr="00581ACE">
        <w:t xml:space="preserve"> </w:t>
      </w:r>
      <w:proofErr w:type="spellStart"/>
      <w:r w:rsidRPr="00581ACE">
        <w:t>Directory</w:t>
      </w:r>
      <w:proofErr w:type="spellEnd"/>
      <w:r w:rsidRPr="00581ACE">
        <w:t xml:space="preserve"> с помощью потока предоставления кода </w:t>
      </w:r>
      <w:proofErr w:type="spellStart"/>
      <w:r w:rsidRPr="00581ACE">
        <w:t>OAuth</w:t>
      </w:r>
      <w:proofErr w:type="spellEnd"/>
      <w:r w:rsidRPr="00581ACE">
        <w:t xml:space="preserve"> 2.0. [</w:t>
      </w:r>
      <w:r>
        <w:t>Электронный ресурс</w:t>
      </w:r>
      <w:r w:rsidRPr="00581ACE">
        <w:t>]</w:t>
      </w:r>
      <w:r>
        <w:t xml:space="preserve"> </w:t>
      </w:r>
      <w:r>
        <w:rPr>
          <w:lang w:val="en-US"/>
        </w:rPr>
        <w:t>URL</w:t>
      </w:r>
      <w:r w:rsidRPr="00581ACE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00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01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02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03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404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0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0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0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40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40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41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develop</w:instrText>
      </w:r>
      <w:r w:rsidR="0044706D" w:rsidRPr="0044706D">
        <w:rPr>
          <w:rStyle w:val="ac"/>
          <w:rPrChange w:id="41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v</w:instrText>
      </w:r>
      <w:r w:rsidR="0044706D" w:rsidRPr="0044706D">
        <w:rPr>
          <w:rStyle w:val="ac"/>
          <w:rPrChange w:id="412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="0044706D">
        <w:rPr>
          <w:rStyle w:val="ac"/>
          <w:lang w:val="en-US"/>
        </w:rPr>
        <w:instrText>protocols</w:instrText>
      </w:r>
      <w:r w:rsidR="0044706D" w:rsidRPr="0044706D">
        <w:rPr>
          <w:rStyle w:val="ac"/>
          <w:rPrChange w:id="41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oauth</w:instrText>
      </w:r>
      <w:r w:rsidR="0044706D" w:rsidRPr="0044706D">
        <w:rPr>
          <w:rStyle w:val="ac"/>
          <w:rPrChange w:id="41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code</w:instrText>
      </w:r>
      <w:r w:rsidR="0044706D" w:rsidRPr="0044706D">
        <w:rPr>
          <w:rStyle w:val="ac"/>
          <w:rPrChange w:id="415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develop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v</w:t>
      </w:r>
      <w:r w:rsidRPr="007C0919">
        <w:rPr>
          <w:rStyle w:val="ac"/>
        </w:rPr>
        <w:t>1-</w:t>
      </w:r>
      <w:r w:rsidRPr="007C0919">
        <w:rPr>
          <w:rStyle w:val="ac"/>
          <w:lang w:val="en-US"/>
        </w:rPr>
        <w:t>protocols</w:t>
      </w:r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oauth</w:t>
      </w:r>
      <w:proofErr w:type="spellEnd"/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code</w:t>
      </w:r>
      <w:r w:rsidRPr="00581ACE">
        <w:rPr>
          <w:rStyle w:val="ac"/>
        </w:rPr>
        <w:t>/</w:t>
      </w:r>
      <w:r w:rsidR="0044706D">
        <w:rPr>
          <w:rStyle w:val="ac"/>
        </w:rPr>
        <w:fldChar w:fldCharType="end"/>
      </w:r>
      <w:r w:rsidRPr="00581ACE">
        <w:t xml:space="preserve"> (дата обращения 19.04.2019).</w:t>
      </w:r>
      <w:bookmarkEnd w:id="399"/>
    </w:p>
    <w:p w14:paraId="32FACB44" w14:textId="11D67360" w:rsidR="00CF3347" w:rsidRDefault="00CF3347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416" w:name="_Ref9249155"/>
      <w:r>
        <w:t xml:space="preserve">Документация </w:t>
      </w:r>
      <w:r>
        <w:rPr>
          <w:lang w:val="en-US"/>
        </w:rPr>
        <w:t>Azure</w:t>
      </w:r>
      <w:r w:rsidRPr="00CF3347">
        <w:t xml:space="preserve"> </w:t>
      </w:r>
      <w:r>
        <w:rPr>
          <w:lang w:val="en-US"/>
        </w:rPr>
        <w:t>Active</w:t>
      </w:r>
      <w:r w:rsidRPr="00CF3347">
        <w:t xml:space="preserve"> </w:t>
      </w:r>
      <w:r>
        <w:rPr>
          <w:lang w:val="en-US"/>
        </w:rPr>
        <w:t>Directory</w:t>
      </w:r>
      <w:r w:rsidRPr="00CF3347">
        <w:t>. 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17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18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19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2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42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2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2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2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42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42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42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CF3347">
        <w:t xml:space="preserve"> (</w:t>
      </w:r>
      <w:r>
        <w:t>дата обращения 16.03.2019</w:t>
      </w:r>
      <w:r w:rsidRPr="00CF3347">
        <w:t>)</w:t>
      </w:r>
      <w:r>
        <w:t>.</w:t>
      </w:r>
      <w:bookmarkEnd w:id="416"/>
    </w:p>
    <w:p w14:paraId="0491575D" w14:textId="59F0ED9F" w:rsidR="00601C79" w:rsidRDefault="00601C79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428" w:name="_Ref9254486"/>
      <w:r>
        <w:t>Документация по</w:t>
      </w:r>
      <w:bookmarkStart w:id="429" w:name="_GoBack"/>
      <w:bookmarkEnd w:id="429"/>
      <w:r>
        <w:t xml:space="preserve"> центру Интернета вещей. </w:t>
      </w:r>
      <w:r w:rsidRPr="00CF3347">
        <w:t>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hyperlink r:id="rId24" w:history="1">
        <w:r>
          <w:rPr>
            <w:rStyle w:val="ac"/>
          </w:rPr>
          <w:t>https://docs.microsoft.com/ru-ru/azure/iot-hub/</w:t>
        </w:r>
      </w:hyperlink>
      <w:r w:rsidRPr="00CF3347">
        <w:t xml:space="preserve"> (</w:t>
      </w:r>
      <w:r>
        <w:t>дата обращения 18.03.2019</w:t>
      </w:r>
      <w:r w:rsidRPr="00CF3347">
        <w:t>)</w:t>
      </w:r>
      <w:r>
        <w:t>.</w:t>
      </w:r>
      <w:bookmarkEnd w:id="428"/>
    </w:p>
    <w:p w14:paraId="4F3AAD78" w14:textId="4FF6B5BC" w:rsidR="00367FC0" w:rsidRPr="002423B6" w:rsidRDefault="00367FC0" w:rsidP="00367FC0">
      <w:pPr>
        <w:pStyle w:val="ab"/>
        <w:numPr>
          <w:ilvl w:val="0"/>
          <w:numId w:val="3"/>
        </w:numPr>
        <w:spacing w:line="360" w:lineRule="auto"/>
        <w:jc w:val="both"/>
        <w:rPr>
          <w:ins w:id="430" w:author="Rostislav Bobin" w:date="2019-04-05T13:10:00Z"/>
        </w:rPr>
      </w:pPr>
      <w:bookmarkStart w:id="431" w:name="_Ref9332564"/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Pr="00367FC0">
        <w:t xml:space="preserve"> </w:t>
      </w:r>
      <w:r>
        <w:rPr>
          <w:lang w:val="en-US"/>
        </w:rPr>
        <w:t>Requests</w:t>
      </w:r>
      <w:r w:rsidRPr="00367FC0">
        <w:t>. [</w:t>
      </w:r>
      <w:r>
        <w:t>Электронный ресурс</w:t>
      </w:r>
      <w:r w:rsidRPr="00367FC0">
        <w:t>]</w:t>
      </w:r>
      <w:r>
        <w:t xml:space="preserve"> </w:t>
      </w:r>
      <w:r>
        <w:rPr>
          <w:lang w:val="en-US"/>
        </w:rPr>
        <w:t>URL</w:t>
      </w:r>
      <w:r w:rsidRPr="00367FC0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32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33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34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learning</w:instrText>
      </w:r>
      <w:r w:rsidR="0044706D" w:rsidRPr="0044706D">
        <w:rPr>
          <w:rStyle w:val="ac"/>
          <w:rPrChange w:id="435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getpostman</w:instrText>
      </w:r>
      <w:r w:rsidR="0044706D" w:rsidRPr="0044706D">
        <w:rPr>
          <w:rStyle w:val="ac"/>
          <w:rPrChange w:id="436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3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3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postman</w:instrText>
      </w:r>
      <w:r w:rsidR="0044706D" w:rsidRPr="0044706D">
        <w:rPr>
          <w:rStyle w:val="ac"/>
          <w:rPrChange w:id="439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sending</w:instrText>
      </w:r>
      <w:r w:rsidR="0044706D" w:rsidRPr="0044706D">
        <w:rPr>
          <w:rStyle w:val="ac"/>
          <w:rPrChange w:id="440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api</w:instrText>
      </w:r>
      <w:r w:rsidR="0044706D" w:rsidRPr="0044706D">
        <w:rPr>
          <w:rStyle w:val="ac"/>
          <w:rPrChange w:id="441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44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443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367FC0">
        <w:rPr>
          <w:rStyle w:val="ac"/>
        </w:rPr>
        <w:t>://</w:t>
      </w:r>
      <w:r w:rsidRPr="007C0919">
        <w:rPr>
          <w:rStyle w:val="ac"/>
          <w:lang w:val="en-US"/>
        </w:rPr>
        <w:t>learning</w:t>
      </w:r>
      <w:r w:rsidRPr="00367FC0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getpostman</w:t>
      </w:r>
      <w:proofErr w:type="spellEnd"/>
      <w:r w:rsidRPr="00367FC0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docs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postman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sending</w:t>
      </w:r>
      <w:r w:rsidRPr="00367FC0">
        <w:rPr>
          <w:rStyle w:val="ac"/>
        </w:rPr>
        <w:t>_</w:t>
      </w:r>
      <w:proofErr w:type="spellStart"/>
      <w:r w:rsidRPr="007C0919">
        <w:rPr>
          <w:rStyle w:val="ac"/>
          <w:lang w:val="en-US"/>
        </w:rPr>
        <w:t>api</w:t>
      </w:r>
      <w:proofErr w:type="spellEnd"/>
      <w:r w:rsidRPr="00367FC0">
        <w:rPr>
          <w:rStyle w:val="ac"/>
        </w:rPr>
        <w:t>_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="0044706D">
        <w:rPr>
          <w:rStyle w:val="ac"/>
        </w:rPr>
        <w:fldChar w:fldCharType="end"/>
      </w:r>
      <w:r w:rsidRPr="00367FC0">
        <w:t xml:space="preserve"> (</w:t>
      </w:r>
      <w:r>
        <w:t>дата обращения 07.04.2019</w:t>
      </w:r>
      <w:r w:rsidRPr="00367FC0">
        <w:t>).</w:t>
      </w:r>
      <w:bookmarkEnd w:id="431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444" w:author="Rostislav Bobin" w:date="2019-05-17T12:41:00Z"/>
        </w:rPr>
      </w:pPr>
      <w:bookmarkStart w:id="445" w:name="_Toc9242714"/>
      <w:r>
        <w:lastRenderedPageBreak/>
        <w:t>ПРИЛОЖЕНИЯ</w:t>
      </w:r>
      <w:bookmarkEnd w:id="445"/>
    </w:p>
    <w:p w14:paraId="532939BE" w14:textId="77777777" w:rsidR="00445709" w:rsidRDefault="00445709" w:rsidP="00445709">
      <w:pPr>
        <w:widowControl w:val="0"/>
        <w:ind w:firstLine="0"/>
        <w:rPr>
          <w:ins w:id="446" w:author="Rostislav Bobin" w:date="2019-05-17T12:41:00Z"/>
        </w:rPr>
      </w:pPr>
      <w:bookmarkStart w:id="447" w:name="_Toc483920466"/>
      <w:bookmarkStart w:id="448" w:name="_Toc9242715"/>
      <w:ins w:id="449" w:author="Rostislav Bobin" w:date="2019-05-17T12:41:00Z">
        <w:r>
          <w:rPr>
            <w:rStyle w:val="20"/>
          </w:rPr>
          <w:t>Приложение 1</w:t>
        </w:r>
        <w:bookmarkEnd w:id="447"/>
        <w:bookmarkEnd w:id="448"/>
      </w:ins>
    </w:p>
    <w:p w14:paraId="6F990264" w14:textId="77777777" w:rsidR="00445709" w:rsidRDefault="00445709" w:rsidP="00445709">
      <w:pPr>
        <w:widowControl w:val="0"/>
        <w:ind w:firstLine="0"/>
        <w:rPr>
          <w:ins w:id="450" w:author="Rostislav Bobin" w:date="2019-05-17T12:41:00Z"/>
        </w:rPr>
      </w:pPr>
      <w:ins w:id="451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45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53" w:author="Rostislav Bobin" w:date="2019-05-17T12:41:00Z"/>
                <w:b/>
              </w:rPr>
            </w:pPr>
            <w:proofErr w:type="spellStart"/>
            <w:ins w:id="454" w:author="Rostislav Bobin" w:date="2019-05-17T12:41:00Z">
              <w:r>
                <w:rPr>
                  <w:i/>
                  <w:lang w:val="en-US"/>
                </w:rPr>
                <w:t>UseCase</w:t>
              </w:r>
              <w:proofErr w:type="spellEnd"/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455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45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57" w:author="Rostislav Bobin" w:date="2019-05-17T12:41:00Z"/>
              </w:rPr>
            </w:pPr>
            <w:ins w:id="458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45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0" w:author="Rostislav Bobin" w:date="2019-05-17T12:41:00Z"/>
              </w:rPr>
            </w:pPr>
            <w:ins w:id="461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462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463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464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46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6" w:author="Rostislav Bobin" w:date="2019-05-17T12:41:00Z"/>
              </w:rPr>
            </w:pPr>
            <w:ins w:id="467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46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9" w:author="Rostislav Bobin" w:date="2019-05-17T12:41:00Z"/>
                <w:i/>
                <w:lang w:val="en-US"/>
              </w:rPr>
            </w:pPr>
            <w:ins w:id="470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02BE3451" w14:textId="77777777" w:rsidTr="00445709">
        <w:trPr>
          <w:ins w:id="47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72" w:author="Rostislav Bobin" w:date="2019-05-17T12:41:00Z"/>
              </w:rPr>
            </w:pPr>
            <w:ins w:id="473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47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475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76" w:author="Rostislav Bobin" w:date="2019-05-17T12:41:00Z"/>
              </w:rPr>
            </w:pPr>
            <w:ins w:id="477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478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479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480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 xml:space="preserve">, </w:t>
            </w:r>
            <w:proofErr w:type="spellStart"/>
            <w:r w:rsidR="007D59AE">
              <w:t>десериализовать</w:t>
            </w:r>
            <w:proofErr w:type="spellEnd"/>
            <w:r w:rsidR="007D59AE">
              <w:t xml:space="preserve">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81" w:author="Rostislav Bobin" w:date="2019-05-17T12:41:00Z"/>
              </w:rPr>
            </w:pPr>
            <w:ins w:id="482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483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84" w:author="Rostislav Bobin" w:date="2019-05-17T12:41:00Z"/>
              </w:rPr>
            </w:pPr>
            <w:ins w:id="485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486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487" w:author="Rostislav Bobin" w:date="2019-05-17T12:46:00Z">
              <w:r w:rsidRPr="00445709">
                <w:rPr>
                  <w:rPrChange w:id="488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489" w:author="Rostislav Bobin" w:date="2019-05-17T13:04:00Z">
              <w:r w:rsidR="00AE38CB">
                <w:t>т</w:t>
              </w:r>
            </w:ins>
            <w:ins w:id="490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49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2" w:author="Rostislav Bobin" w:date="2019-05-17T12:41:00Z"/>
              </w:rPr>
            </w:pPr>
            <w:ins w:id="493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04011F4" w14:textId="77777777" w:rsidTr="00445709">
        <w:trPr>
          <w:ins w:id="49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5" w:author="Rostislav Bobin" w:date="2019-05-17T12:41:00Z"/>
              </w:rPr>
            </w:pPr>
            <w:ins w:id="496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7B0310E5" w14:textId="77777777" w:rsidTr="00445709">
        <w:trPr>
          <w:ins w:id="49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8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49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0" w:author="Rostislav Bobin" w:date="2019-05-17T12:41:00Z"/>
                <w:b/>
              </w:rPr>
            </w:pPr>
            <w:proofErr w:type="spellStart"/>
            <w:ins w:id="501" w:author="Rostislav Bobin" w:date="2019-05-17T12:41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50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3" w:author="Rostislav Bobin" w:date="2019-05-17T12:41:00Z"/>
              </w:rPr>
            </w:pPr>
            <w:ins w:id="504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50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6" w:author="Rostislav Bobin" w:date="2019-05-17T12:41:00Z"/>
              </w:rPr>
            </w:pPr>
            <w:ins w:id="507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508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509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51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1" w:author="Rostislav Bobin" w:date="2019-05-17T12:41:00Z"/>
              </w:rPr>
            </w:pPr>
            <w:ins w:id="512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51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4" w:author="Rostislav Bobin" w:date="2019-05-17T12:41:00Z"/>
                <w:i/>
                <w:lang w:val="en-US"/>
              </w:rPr>
            </w:pPr>
            <w:ins w:id="515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4E0C3A66" w14:textId="77777777" w:rsidTr="00445709">
        <w:trPr>
          <w:ins w:id="51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7" w:author="Rostislav Bobin" w:date="2019-05-17T12:41:00Z"/>
              </w:rPr>
            </w:pPr>
            <w:ins w:id="518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-</w:t>
              </w:r>
            </w:ins>
          </w:p>
        </w:tc>
      </w:tr>
      <w:tr w:rsidR="00445709" w14:paraId="5CCA01A0" w14:textId="77777777" w:rsidTr="00445709">
        <w:trPr>
          <w:ins w:id="51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20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21" w:author="Rostislav Bobin" w:date="2019-05-17T12:41:00Z"/>
              </w:rPr>
            </w:pPr>
            <w:ins w:id="522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523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24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525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 xml:space="preserve">, </w:t>
            </w:r>
            <w:proofErr w:type="spellStart"/>
            <w:r>
              <w:t>десериализовать</w:t>
            </w:r>
            <w:proofErr w:type="spellEnd"/>
            <w:r>
              <w:t xml:space="preserve">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26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27" w:author="Rostislav Bobin" w:date="2019-05-17T12:41:00Z"/>
              </w:rPr>
            </w:pPr>
            <w:r>
              <w:t>Вернуть администратору</w:t>
            </w:r>
            <w:ins w:id="528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52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0" w:author="Rostislav Bobin" w:date="2019-05-17T12:41:00Z"/>
              </w:rPr>
            </w:pPr>
            <w:ins w:id="531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608AEF4" w14:textId="77777777" w:rsidTr="00445709">
        <w:trPr>
          <w:ins w:id="53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3" w:author="Rostislav Bobin" w:date="2019-05-17T12:41:00Z"/>
              </w:rPr>
            </w:pPr>
            <w:ins w:id="534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446F55E5" w14:textId="77777777" w:rsidTr="00445709">
        <w:trPr>
          <w:ins w:id="53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6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53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8" w:author="Rostislav Bobin" w:date="2019-05-17T12:43:00Z"/>
                <w:i/>
              </w:rPr>
            </w:pPr>
            <w:proofErr w:type="spellStart"/>
            <w:ins w:id="539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54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1" w:author="Rostislav Bobin" w:date="2019-05-17T12:43:00Z"/>
                <w:i/>
                <w:lang w:val="en-US"/>
              </w:rPr>
            </w:pPr>
            <w:ins w:id="542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54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4" w:author="Rostislav Bobin" w:date="2019-05-17T12:43:00Z"/>
                <w:i/>
                <w:rPrChange w:id="545" w:author="Rostislav Bobin" w:date="2019-05-17T12:43:00Z">
                  <w:rPr>
                    <w:ins w:id="546" w:author="Rostislav Bobin" w:date="2019-05-17T12:43:00Z"/>
                    <w:i/>
                    <w:lang w:val="en-US"/>
                  </w:rPr>
                </w:rPrChange>
              </w:rPr>
            </w:pPr>
            <w:ins w:id="547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548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549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550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55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2" w:author="Rostislav Bobin" w:date="2019-05-17T12:43:00Z"/>
                <w:i/>
              </w:rPr>
            </w:pPr>
            <w:ins w:id="553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55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5" w:author="Rostislav Bobin" w:date="2019-05-17T12:43:00Z"/>
                <w:i/>
              </w:rPr>
            </w:pPr>
            <w:ins w:id="556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4608582D" w14:textId="77777777" w:rsidTr="00445709">
        <w:trPr>
          <w:ins w:id="55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8" w:author="Rostislav Bobin" w:date="2019-05-17T12:43:00Z"/>
              </w:rPr>
            </w:pPr>
            <w:ins w:id="559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56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1" w:author="Rostislav Bobin" w:date="2019-05-17T12:43:00Z"/>
              </w:rPr>
            </w:pPr>
            <w:ins w:id="562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563" w:author="Rostislav Bobin" w:date="2019-05-17T12:43:00Z"/>
                <w:i/>
                <w:rPrChange w:id="564" w:author="Rostislav Bobin" w:date="2019-05-17T12:49:00Z">
                  <w:rPr>
                    <w:ins w:id="565" w:author="Rostislav Bobin" w:date="2019-05-17T12:43:00Z"/>
                  </w:rPr>
                </w:rPrChange>
              </w:rPr>
              <w:pPrChange w:id="566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567" w:author="Rostislav Bobin" w:date="2019-05-17T13:01:00Z">
              <w:r w:rsidR="00AE38CB">
                <w:t>ктивировать событие, отп</w:t>
              </w:r>
            </w:ins>
            <w:ins w:id="568" w:author="Rostislav Bobin" w:date="2019-05-17T13:02:00Z">
              <w:r w:rsidR="00AE38CB">
                <w:t>р</w:t>
              </w:r>
            </w:ins>
            <w:ins w:id="569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570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571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57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3" w:author="Rostislav Bobin" w:date="2019-05-17T12:43:00Z"/>
                <w:i/>
              </w:rPr>
            </w:pPr>
            <w:ins w:id="574" w:author="Rostislav Bobin" w:date="2019-05-17T12:43:00Z">
              <w:r>
                <w:rPr>
                  <w:i/>
                </w:rPr>
                <w:lastRenderedPageBreak/>
                <w:t>Постусловия:</w:t>
              </w:r>
              <w:r>
                <w:t xml:space="preserve"> -</w:t>
              </w:r>
            </w:ins>
          </w:p>
        </w:tc>
      </w:tr>
      <w:tr w:rsidR="00445709" w14:paraId="4C944857" w14:textId="77777777" w:rsidTr="00445709">
        <w:trPr>
          <w:ins w:id="57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6" w:author="Rostislav Bobin" w:date="2019-05-17T12:43:00Z"/>
                <w:i/>
              </w:rPr>
            </w:pPr>
            <w:ins w:id="577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57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9" w:author="Rostislav Bobin" w:date="2019-05-17T12:43:00Z"/>
                <w:i/>
              </w:rPr>
            </w:pPr>
            <w:proofErr w:type="spellStart"/>
            <w:ins w:id="580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581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58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3" w:author="Rostislav Bobin" w:date="2019-05-17T12:43:00Z"/>
                <w:i/>
                <w:lang w:val="en-US"/>
              </w:rPr>
            </w:pPr>
            <w:ins w:id="584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58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6" w:author="Rostislav Bobin" w:date="2019-05-17T12:43:00Z"/>
                <w:i/>
                <w:rPrChange w:id="587" w:author="Rostislav Bobin" w:date="2019-05-17T13:03:00Z">
                  <w:rPr>
                    <w:ins w:id="588" w:author="Rostislav Bobin" w:date="2019-05-17T12:43:00Z"/>
                    <w:i/>
                    <w:lang w:val="en-US"/>
                  </w:rPr>
                </w:rPrChange>
              </w:rPr>
            </w:pPr>
            <w:ins w:id="589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59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1" w:author="Rostislav Bobin" w:date="2019-05-17T12:43:00Z"/>
                <w:i/>
              </w:rPr>
            </w:pPr>
            <w:ins w:id="592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59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4" w:author="Rostislav Bobin" w:date="2019-05-17T12:43:00Z"/>
                <w:i/>
              </w:rPr>
            </w:pPr>
            <w:ins w:id="595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6D18341F" w14:textId="77777777" w:rsidTr="00445709">
        <w:trPr>
          <w:ins w:id="59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7" w:author="Rostislav Bobin" w:date="2019-05-17T12:43:00Z"/>
                <w:i/>
              </w:rPr>
            </w:pPr>
            <w:ins w:id="598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59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600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601" w:author="Rostislav Bobin" w:date="2019-05-17T12:41:00Z"/>
              </w:rPr>
            </w:pPr>
            <w:ins w:id="602" w:author="Rostislav Bobin" w:date="2019-05-17T12:46:00Z">
              <w:r>
                <w:t>Выполнить</w:t>
              </w:r>
            </w:ins>
            <w:r>
              <w:t xml:space="preserve"> </w:t>
            </w:r>
            <w:ins w:id="603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proofErr w:type="spellStart"/>
            <w:r w:rsidR="00A55290">
              <w:rPr>
                <w:lang w:val="en-US"/>
              </w:rPr>
              <w:t>HistoricalValues</w:t>
            </w:r>
            <w:proofErr w:type="spellEnd"/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604" w:author="Rostislav Bobin" w:date="2019-05-17T12:43:00Z"/>
                <w:rPrChange w:id="605" w:author="Rostislav Bobin" w:date="2019-05-17T13:03:00Z">
                  <w:rPr>
                    <w:ins w:id="606" w:author="Rostislav Bobin" w:date="2019-05-17T12:43:00Z"/>
                    <w:i/>
                  </w:rPr>
                </w:rPrChange>
              </w:rPr>
              <w:pPrChange w:id="607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proofErr w:type="spellStart"/>
            <w:r>
              <w:rPr>
                <w:lang w:val="en-US"/>
              </w:rPr>
              <w:t>HistoricalValue</w:t>
            </w:r>
            <w:proofErr w:type="spellEnd"/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60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9" w:author="Rostislav Bobin" w:date="2019-05-17T12:43:00Z"/>
                <w:i/>
              </w:rPr>
            </w:pPr>
            <w:ins w:id="610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244F96AD" w14:textId="77777777" w:rsidTr="00445709">
        <w:trPr>
          <w:ins w:id="61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2" w:author="Rostislav Bobin" w:date="2019-05-17T12:43:00Z"/>
              </w:rPr>
            </w:pPr>
            <w:ins w:id="613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61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5" w:author="Rostislav Bobin" w:date="2019-05-17T12:43:00Z"/>
                <w:i/>
              </w:rPr>
            </w:pPr>
            <w:proofErr w:type="spellStart"/>
            <w:ins w:id="616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17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61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9" w:author="Rostislav Bobin" w:date="2019-05-17T12:43:00Z"/>
                <w:i/>
                <w:lang w:val="en-US"/>
              </w:rPr>
            </w:pPr>
            <w:ins w:id="620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62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2" w:author="Rostislav Bobin" w:date="2019-05-17T12:43:00Z"/>
                <w:i/>
                <w:rPrChange w:id="623" w:author="Rostislav Bobin" w:date="2019-05-17T12:43:00Z">
                  <w:rPr>
                    <w:ins w:id="624" w:author="Rostislav Bobin" w:date="2019-05-17T12:43:00Z"/>
                    <w:i/>
                    <w:lang w:val="en-US"/>
                  </w:rPr>
                </w:rPrChange>
              </w:rPr>
            </w:pPr>
            <w:ins w:id="625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62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7" w:author="Rostislav Bobin" w:date="2019-05-17T12:43:00Z"/>
                <w:i/>
              </w:rPr>
            </w:pPr>
            <w:ins w:id="628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62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0" w:author="Rostislav Bobin" w:date="2019-05-17T12:43:00Z"/>
                <w:i/>
              </w:rPr>
            </w:pPr>
            <w:ins w:id="631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09B8C775" w14:textId="77777777" w:rsidTr="00445709">
        <w:trPr>
          <w:ins w:id="63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3" w:author="Rostislav Bobin" w:date="2019-05-17T12:43:00Z"/>
                <w:i/>
              </w:rPr>
            </w:pPr>
            <w:ins w:id="634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63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6" w:author="Rostislav Bobin" w:date="2019-05-17T12:43:00Z"/>
                <w:lang w:val="en-US"/>
                <w:rPrChange w:id="637" w:author="Rostislav Bobin" w:date="2019-05-17T13:04:00Z">
                  <w:rPr>
                    <w:ins w:id="638" w:author="Rostislav Bobin" w:date="2019-05-17T12:43:00Z"/>
                  </w:rPr>
                </w:rPrChange>
              </w:rPr>
            </w:pPr>
            <w:ins w:id="639" w:author="Rostislav Bobin" w:date="2019-05-17T12:43:00Z">
              <w:r w:rsidRPr="00AE38CB">
                <w:rPr>
                  <w:rPrChange w:id="640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641" w:author="Rostislav Bobin" w:date="2019-05-17T12:43:00Z"/>
                <w:rPrChange w:id="642" w:author="Rostislav Bobin" w:date="2019-05-17T13:04:00Z">
                  <w:rPr>
                    <w:ins w:id="643" w:author="Rostislav Bobin" w:date="2019-05-17T12:43:00Z"/>
                    <w:i/>
                  </w:rPr>
                </w:rPrChange>
              </w:rPr>
              <w:pPrChange w:id="644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64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6" w:author="Rostislav Bobin" w:date="2019-05-17T12:43:00Z"/>
                <w:i/>
              </w:rPr>
            </w:pPr>
            <w:ins w:id="647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3E6F0787" w14:textId="77777777" w:rsidTr="00445709">
        <w:trPr>
          <w:ins w:id="64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9" w:author="Rostislav Bobin" w:date="2019-05-17T12:43:00Z"/>
                <w:i/>
              </w:rPr>
            </w:pPr>
            <w:ins w:id="650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651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652" w:author="Rostislav Bobin" w:date="2019-05-17T12:41:00Z"/>
        </w:rPr>
      </w:pPr>
      <w:ins w:id="653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654" w:author="Rostislav Bobin" w:date="2019-05-17T12:41:00Z"/>
          <w:rStyle w:val="20"/>
          <w:lang w:val="en-US"/>
        </w:rPr>
      </w:pPr>
      <w:bookmarkStart w:id="655" w:name="_Toc483920467"/>
      <w:bookmarkStart w:id="656" w:name="_Toc9242716"/>
      <w:ins w:id="657" w:author="Rostislav Bobin" w:date="2019-05-17T12:41:00Z">
        <w:r>
          <w:rPr>
            <w:rStyle w:val="20"/>
          </w:rPr>
          <w:lastRenderedPageBreak/>
          <w:t>Приложение 2</w:t>
        </w:r>
        <w:bookmarkEnd w:id="655"/>
        <w:bookmarkEnd w:id="656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System.Collections.Generic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System.Globalization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System.Linq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System.Net.NetworkInformation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System.Runtime.Serialization.Json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System.Text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System.Threading.Tasks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Microsoft.Azure.Devices.Client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Microsoft.Azure.DigitalTwins.Samples.Models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Microsoft.Extensions.Configuration.Binder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System.Data.SqlClient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namespace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</w:t>
            </w:r>
            <w:proofErr w:type="spellEnd"/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</w:t>
            </w:r>
            <w:proofErr w:type="spellEnd"/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(Dictionary&lt;string, int&gt;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][0].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Connect(string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connection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adapter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connection.Open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[Power-Networks-LCL-June2015(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withAcornGps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)v2_1] as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tbl.LCLid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tbl.DateTime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[registration] as reg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reg.login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reg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IConfigurationSection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(),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(dt,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("Usage: dotnet run\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nNo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ConfigurationBuilder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SetBasePath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Directory.GetCurrentDirectory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AddJsonFile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appsettings.json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("ERROR: Failed to create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("EXIT: Unexpected error: {0}",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ex.Message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Func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&lt;string&gt;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[iteration + shift][3].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temp.ToString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CultureInfo.InvariantCulture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DataContractJsonSerializer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typeof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settings.GetSection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int.Parse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(settings["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MessageIntervalInSeconds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MemoryStream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serializer.WriteObject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(stream,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stream.ToArray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Message(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DigitalTwins-SensorHardwareId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", $"{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CreationTimeUtc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("x-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-client-request-id",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Guid.NewGuid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($"\t{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DateTime.UtcNow.ToLocalTime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()}&gt; Sending message: {Encoding.UTF8.GetString(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eventMessage.GetBytes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Properties: {{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eventMessage.Properties.Aggregate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(new StringBuilder(), (sb, x)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sb.Append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}': 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}',"), sb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deviceClient.SendEventAsync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Task.Delay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TimeSpan.FromSeconds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($"Finished sending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DataType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410DD8C2" w:rsidR="00445709" w:rsidRPr="00445709" w:rsidRDefault="00445709">
      <w:pPr>
        <w:ind w:firstLine="0"/>
        <w:rPr>
          <w:rPrChange w:id="658" w:author="Rostislav Bobin" w:date="2019-05-17T12:41:00Z">
            <w:rPr>
              <w:lang w:val="en-US"/>
            </w:rPr>
          </w:rPrChange>
        </w:rPr>
        <w:pPrChange w:id="659" w:author="Rostislav Bobin" w:date="2019-05-17T12:41:00Z">
          <w:pPr>
            <w:pStyle w:val="1"/>
            <w:widowControl w:val="0"/>
          </w:pPr>
        </w:pPrChange>
      </w:pPr>
      <w:ins w:id="660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sectPr w:rsidR="00445709" w:rsidRPr="00445709">
      <w:footerReference w:type="default" r:id="rId25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3" w:author="Gleb Radchenko" w:date="2019-05-24T13:22:00Z" w:initials="GR">
    <w:p w14:paraId="10F74D2D" w14:textId="0E5AF169" w:rsidR="00612C4A" w:rsidRDefault="00612C4A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27" w:author="Gleb Radchenko" w:date="2019-05-24T13:30:00Z" w:initials="GR">
    <w:p w14:paraId="6B1B6E3A" w14:textId="5FEB97F7" w:rsidR="00612C4A" w:rsidRDefault="00612C4A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33" w:author="Gleb Radchenko" w:date="2019-05-29T11:56:00Z" w:initials="GR">
    <w:p w14:paraId="50410AFE" w14:textId="5BE2E5F1" w:rsidR="00BF02A7" w:rsidRPr="00BF02A7" w:rsidRDefault="00BF02A7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34" w:author="Gleb Radchenko" w:date="2019-05-24T13:53:00Z" w:initials="GR">
    <w:p w14:paraId="6A3ECD53" w14:textId="5C1B6E35" w:rsidR="00612C4A" w:rsidRDefault="00612C4A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F74D2D" w15:done="0"/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1F628" w14:textId="77777777" w:rsidR="00996E17" w:rsidRDefault="00996E17">
      <w:pPr>
        <w:spacing w:line="240" w:lineRule="auto"/>
      </w:pPr>
      <w:r>
        <w:separator/>
      </w:r>
    </w:p>
  </w:endnote>
  <w:endnote w:type="continuationSeparator" w:id="0">
    <w:p w14:paraId="7D5A5C67" w14:textId="77777777" w:rsidR="00996E17" w:rsidRDefault="00996E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2C7BB" w14:textId="77777777" w:rsidR="00612C4A" w:rsidRDefault="00612C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>
      <w:rPr>
        <w:noProof/>
        <w:color w:val="000000"/>
        <w:szCs w:val="28"/>
      </w:rPr>
      <w:t>38</w:t>
    </w:r>
    <w:r>
      <w:rPr>
        <w:color w:val="000000"/>
        <w:szCs w:val="28"/>
      </w:rPr>
      <w:fldChar w:fldCharType="end"/>
    </w:r>
  </w:p>
  <w:p w14:paraId="03E52B00" w14:textId="77777777" w:rsidR="00612C4A" w:rsidRDefault="00612C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3C74A7" w14:textId="77777777" w:rsidR="00996E17" w:rsidRDefault="00996E17">
      <w:pPr>
        <w:spacing w:line="240" w:lineRule="auto"/>
      </w:pPr>
      <w:r>
        <w:separator/>
      </w:r>
    </w:p>
  </w:footnote>
  <w:footnote w:type="continuationSeparator" w:id="0">
    <w:p w14:paraId="115D33F8" w14:textId="77777777" w:rsidR="00996E17" w:rsidRDefault="00996E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D075C4"/>
    <w:multiLevelType w:val="hybridMultilevel"/>
    <w:tmpl w:val="E4345286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AF4FF4"/>
    <w:multiLevelType w:val="multilevel"/>
    <w:tmpl w:val="2364FBB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8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DD0F40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11933"/>
    <w:multiLevelType w:val="multilevel"/>
    <w:tmpl w:val="25847D1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C156F"/>
    <w:multiLevelType w:val="hybridMultilevel"/>
    <w:tmpl w:val="EE4EC010"/>
    <w:lvl w:ilvl="0" w:tplc="B782841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21" w15:restartNumberingAfterBreak="0">
    <w:nsid w:val="4C7C750C"/>
    <w:multiLevelType w:val="multilevel"/>
    <w:tmpl w:val="2F961016"/>
    <w:lvl w:ilvl="0">
      <w:start w:val="1"/>
      <w:numFmt w:val="bullet"/>
      <w:lvlText w:val="−"/>
      <w:lvlJc w:val="left"/>
      <w:pPr>
        <w:ind w:left="1134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25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6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476FB"/>
    <w:multiLevelType w:val="multilevel"/>
    <w:tmpl w:val="AA32D2C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31"/>
  </w:num>
  <w:num w:numId="4">
    <w:abstractNumId w:val="5"/>
  </w:num>
  <w:num w:numId="5">
    <w:abstractNumId w:val="15"/>
  </w:num>
  <w:num w:numId="6">
    <w:abstractNumId w:val="28"/>
  </w:num>
  <w:num w:numId="7">
    <w:abstractNumId w:val="32"/>
  </w:num>
  <w:num w:numId="8">
    <w:abstractNumId w:val="21"/>
  </w:num>
  <w:num w:numId="9">
    <w:abstractNumId w:val="1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</w:num>
  <w:num w:numId="15">
    <w:abstractNumId w:val="16"/>
  </w:num>
  <w:num w:numId="16">
    <w:abstractNumId w:val="26"/>
  </w:num>
  <w:num w:numId="17">
    <w:abstractNumId w:val="6"/>
  </w:num>
  <w:num w:numId="18">
    <w:abstractNumId w:val="20"/>
  </w:num>
  <w:num w:numId="19">
    <w:abstractNumId w:val="19"/>
  </w:num>
  <w:num w:numId="20">
    <w:abstractNumId w:val="29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7"/>
  </w:num>
  <w:num w:numId="25">
    <w:abstractNumId w:val="8"/>
  </w:num>
  <w:num w:numId="26">
    <w:abstractNumId w:val="27"/>
  </w:num>
  <w:num w:numId="27">
    <w:abstractNumId w:val="18"/>
  </w:num>
  <w:num w:numId="28">
    <w:abstractNumId w:val="12"/>
  </w:num>
  <w:num w:numId="29">
    <w:abstractNumId w:val="25"/>
  </w:num>
  <w:num w:numId="30">
    <w:abstractNumId w:val="7"/>
  </w:num>
  <w:num w:numId="31">
    <w:abstractNumId w:val="24"/>
  </w:num>
  <w:num w:numId="32">
    <w:abstractNumId w:val="4"/>
  </w:num>
  <w:num w:numId="33">
    <w:abstractNumId w:val="1"/>
  </w:num>
  <w:num w:numId="34">
    <w:abstractNumId w:val="3"/>
  </w:num>
  <w:num w:numId="35">
    <w:abstractNumId w:val="9"/>
  </w:num>
  <w:num w:numId="3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6255B"/>
    <w:rsid w:val="0007585F"/>
    <w:rsid w:val="000B34D4"/>
    <w:rsid w:val="000C2CA8"/>
    <w:rsid w:val="000C3641"/>
    <w:rsid w:val="000F2968"/>
    <w:rsid w:val="000F2E8B"/>
    <w:rsid w:val="000F7602"/>
    <w:rsid w:val="00117EDE"/>
    <w:rsid w:val="00125296"/>
    <w:rsid w:val="00125A2C"/>
    <w:rsid w:val="00137B5D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4397"/>
    <w:rsid w:val="00227B83"/>
    <w:rsid w:val="002423B6"/>
    <w:rsid w:val="0024675C"/>
    <w:rsid w:val="00273449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D7269"/>
    <w:rsid w:val="003E3D5E"/>
    <w:rsid w:val="003F660D"/>
    <w:rsid w:val="004151B3"/>
    <w:rsid w:val="004217B8"/>
    <w:rsid w:val="004272E6"/>
    <w:rsid w:val="00427F60"/>
    <w:rsid w:val="00430599"/>
    <w:rsid w:val="00445709"/>
    <w:rsid w:val="0044706D"/>
    <w:rsid w:val="004523F2"/>
    <w:rsid w:val="00455A2A"/>
    <w:rsid w:val="004600B0"/>
    <w:rsid w:val="00464026"/>
    <w:rsid w:val="0048374E"/>
    <w:rsid w:val="004936E7"/>
    <w:rsid w:val="004A51EB"/>
    <w:rsid w:val="004C5C26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3069"/>
    <w:rsid w:val="00695244"/>
    <w:rsid w:val="006C304F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6271E"/>
    <w:rsid w:val="00967033"/>
    <w:rsid w:val="00996E17"/>
    <w:rsid w:val="009A15E8"/>
    <w:rsid w:val="009B3DEE"/>
    <w:rsid w:val="009D06B2"/>
    <w:rsid w:val="009E41E5"/>
    <w:rsid w:val="00A033D9"/>
    <w:rsid w:val="00A07AFB"/>
    <w:rsid w:val="00A14282"/>
    <w:rsid w:val="00A50643"/>
    <w:rsid w:val="00A53BA9"/>
    <w:rsid w:val="00A55290"/>
    <w:rsid w:val="00A5646A"/>
    <w:rsid w:val="00A655CB"/>
    <w:rsid w:val="00A72889"/>
    <w:rsid w:val="00AA2535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807BB"/>
    <w:rsid w:val="00BA4C5D"/>
    <w:rsid w:val="00BA74D4"/>
    <w:rsid w:val="00BC4629"/>
    <w:rsid w:val="00BD2780"/>
    <w:rsid w:val="00BF02A7"/>
    <w:rsid w:val="00BF3B59"/>
    <w:rsid w:val="00C03E23"/>
    <w:rsid w:val="00C0690A"/>
    <w:rsid w:val="00C26E88"/>
    <w:rsid w:val="00C512EB"/>
    <w:rsid w:val="00C96117"/>
    <w:rsid w:val="00CA3C2E"/>
    <w:rsid w:val="00CD34E8"/>
    <w:rsid w:val="00CE5927"/>
    <w:rsid w:val="00CF3347"/>
    <w:rsid w:val="00D21775"/>
    <w:rsid w:val="00D22FFD"/>
    <w:rsid w:val="00D27A42"/>
    <w:rsid w:val="00D67520"/>
    <w:rsid w:val="00D844BF"/>
    <w:rsid w:val="00D90A6E"/>
    <w:rsid w:val="00D932D7"/>
    <w:rsid w:val="00DA18DF"/>
    <w:rsid w:val="00DE571B"/>
    <w:rsid w:val="00E05CCC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E13AE"/>
    <w:pPr>
      <w:tabs>
        <w:tab w:val="left" w:pos="567"/>
        <w:tab w:val="right" w:leader="dot" w:pos="9345"/>
      </w:tabs>
      <w:spacing w:after="100"/>
      <w:ind w:left="284" w:hanging="284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ocs.microsoft.com/ru-ru/azure/iot-hub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docs.microsoft.com/ru-ru/azur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www.idc.com/getdoc.jsp?containerId=prUS44596319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08B0C0-A5AD-4D6A-9BB6-11960CEB6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55</Pages>
  <Words>10865</Words>
  <Characters>61937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Gleb Radchenko</cp:lastModifiedBy>
  <cp:revision>3</cp:revision>
  <dcterms:created xsi:type="dcterms:W3CDTF">2019-05-28T04:23:00Z</dcterms:created>
  <dcterms:modified xsi:type="dcterms:W3CDTF">2019-05-29T06:59:00Z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
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ED1AEA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ОБРАЗОВАНИЯ И НАУКИ РОССИЙСКОЙ ФЕДЕРАЦИИ</w:t>
      </w:r>
    </w:p>
    <w:p w14:paraId="622E531B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</w:p>
    <w:p w14:paraId="26371351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университет»</w:t>
      </w:r>
    </w:p>
    <w:p w14:paraId="29ECE278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</w:t>
      </w:r>
    </w:p>
    <w:p w14:paraId="7FB8D97A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Высшая школа электроники и компьютерных наук</w:t>
      </w:r>
    </w:p>
    <w:p w14:paraId="717C0CE3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системного программирования</w:t>
      </w:r>
    </w:p>
    <w:p w14:paraId="3F074C2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600B54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9"/>
        <w:tblW w:w="90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5"/>
        <w:gridCol w:w="4535"/>
      </w:tblGrid>
      <w:tr w:rsidR="00785A9B" w14:paraId="3FE074F8" w14:textId="77777777">
        <w:tc>
          <w:tcPr>
            <w:tcW w:w="4535" w:type="dxa"/>
          </w:tcPr>
          <w:p w14:paraId="34383BF7" w14:textId="77777777" w:rsidR="00785A9B" w:rsidRDefault="00BF3B59">
            <w:pPr>
              <w:widowControl w:val="0"/>
              <w:ind w:firstLine="0"/>
              <w:jc w:val="left"/>
            </w:pPr>
            <w:r>
              <w:t>РАБОТА ПРОВЕРЕНА</w:t>
            </w:r>
          </w:p>
          <w:p w14:paraId="6C614945" w14:textId="77777777" w:rsidR="00785A9B" w:rsidRPr="00EF73E3" w:rsidRDefault="00BF3B59">
            <w:pPr>
              <w:widowControl w:val="0"/>
              <w:spacing w:line="240" w:lineRule="auto"/>
              <w:ind w:firstLine="0"/>
              <w:jc w:val="left"/>
            </w:pPr>
            <w:r w:rsidRPr="00EF73E3">
              <w:t>Рецензент</w:t>
            </w:r>
          </w:p>
          <w:p w14:paraId="6B44D466" w14:textId="2421AA7B" w:rsidR="00785A9B" w:rsidRPr="00EF73E3" w:rsidRDefault="00EF73E3">
            <w:pPr>
              <w:widowControl w:val="0"/>
              <w:spacing w:line="240" w:lineRule="auto"/>
              <w:ind w:firstLine="0"/>
              <w:jc w:val="left"/>
            </w:pPr>
            <w:r w:rsidRPr="00EF73E3">
              <w:t>Генеральный директор</w:t>
            </w:r>
          </w:p>
          <w:p w14:paraId="4A954278" w14:textId="0CDA15CC" w:rsidR="00785A9B" w:rsidRPr="00EF73E3" w:rsidRDefault="00BF3B59">
            <w:pPr>
              <w:widowControl w:val="0"/>
              <w:spacing w:line="240" w:lineRule="auto"/>
              <w:ind w:firstLine="0"/>
              <w:jc w:val="left"/>
            </w:pPr>
            <w:r w:rsidRPr="00EF73E3">
              <w:t>ООО «</w:t>
            </w:r>
            <w:r w:rsidR="00EF73E3" w:rsidRPr="00EF73E3">
              <w:t>Наполеон</w:t>
            </w:r>
            <w:r w:rsidRPr="00EF73E3">
              <w:t xml:space="preserve"> </w:t>
            </w:r>
            <w:r w:rsidR="00EF73E3" w:rsidRPr="00EF73E3">
              <w:t>Айти</w:t>
            </w:r>
            <w:r w:rsidRPr="00EF73E3">
              <w:t>»</w:t>
            </w:r>
          </w:p>
          <w:p w14:paraId="5B23C158" w14:textId="5D0F6D6C" w:rsidR="00785A9B" w:rsidRDefault="00EF73E3">
            <w:pPr>
              <w:widowControl w:val="0"/>
              <w:spacing w:line="240" w:lineRule="auto"/>
              <w:ind w:firstLine="0"/>
              <w:jc w:val="left"/>
            </w:pPr>
            <w:r w:rsidRPr="00EF73E3">
              <w:t>____________ П.С</w:t>
            </w:r>
            <w:r w:rsidR="00BF3B59" w:rsidRPr="00EF73E3">
              <w:t xml:space="preserve">. </w:t>
            </w:r>
            <w:r w:rsidRPr="00EF73E3">
              <w:t>Подкорытов</w:t>
            </w:r>
          </w:p>
          <w:p w14:paraId="05BD3F50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  <w:r>
              <w:t>«___»___________ 2019 г.</w:t>
            </w:r>
          </w:p>
          <w:p w14:paraId="48329A95" w14:textId="77777777" w:rsidR="00785A9B" w:rsidRDefault="00785A9B">
            <w:pPr>
              <w:widowControl w:val="0"/>
              <w:spacing w:line="240" w:lineRule="auto"/>
              <w:ind w:firstLine="0"/>
              <w:jc w:val="left"/>
            </w:pPr>
          </w:p>
        </w:tc>
        <w:tc>
          <w:tcPr>
            <w:tcW w:w="4535" w:type="dxa"/>
          </w:tcPr>
          <w:p w14:paraId="58611AA6" w14:textId="77777777" w:rsidR="00785A9B" w:rsidRDefault="00BF3B59">
            <w:pPr>
              <w:widowControl w:val="0"/>
              <w:ind w:firstLine="0"/>
              <w:jc w:val="left"/>
            </w:pPr>
            <w:r>
              <w:t>ДОПУСТИТЬ К ЗАЩИТЕ</w:t>
            </w:r>
          </w:p>
          <w:p w14:paraId="204827F3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Заведующий кафедрой, д.ф.-м.н., профессор</w:t>
            </w:r>
          </w:p>
          <w:p w14:paraId="0B31605C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>__________ Л.Б. Соколинский</w:t>
            </w:r>
          </w:p>
          <w:p w14:paraId="004A5D0D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«___»___________ 2019 г.</w:t>
            </w:r>
          </w:p>
        </w:tc>
      </w:tr>
    </w:tbl>
    <w:p w14:paraId="20F41F3F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505F6AE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77944660" w14:textId="3018857B" w:rsidR="00785A9B" w:rsidRDefault="00BF3B59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РАЗРАБОТКА </w:t>
      </w:r>
      <w:r w:rsidR="00EF73E3">
        <w:rPr>
          <w:b/>
          <w:sz w:val="32"/>
          <w:szCs w:val="32"/>
        </w:rPr>
        <w:t>ТЕХНОЛОГИИ</w:t>
      </w:r>
      <w:r>
        <w:rPr>
          <w:b/>
          <w:sz w:val="32"/>
          <w:szCs w:val="32"/>
        </w:rPr>
        <w:t xml:space="preserve"> </w:t>
      </w:r>
      <w:r w:rsidR="00EF73E3">
        <w:rPr>
          <w:b/>
          <w:sz w:val="32"/>
          <w:szCs w:val="32"/>
        </w:rPr>
        <w:t>СОЗДАНИЯ ЦИФРОВЫХ ДВОЙНИКОВ</w:t>
      </w:r>
      <w:r>
        <w:rPr>
          <w:b/>
          <w:sz w:val="32"/>
          <w:szCs w:val="32"/>
        </w:rPr>
        <w:t xml:space="preserve"> НА ОСНОВЕ РЕСУРСОВ </w:t>
      </w:r>
      <w:r w:rsidR="004936E7">
        <w:rPr>
          <w:b/>
          <w:sz w:val="32"/>
          <w:szCs w:val="32"/>
        </w:rPr>
        <w:t>ОБЛАЧНОЙ ВЫЧИСЛИТЕЛЬНОЙ</w:t>
      </w:r>
      <w:r>
        <w:rPr>
          <w:b/>
          <w:sz w:val="32"/>
          <w:szCs w:val="32"/>
        </w:rPr>
        <w:t xml:space="preserve"> </w:t>
      </w:r>
      <w:r w:rsidR="0059136B">
        <w:rPr>
          <w:b/>
          <w:sz w:val="32"/>
          <w:szCs w:val="32"/>
        </w:rPr>
        <w:t>ПЛАТФОРМЫ</w:t>
      </w:r>
    </w:p>
    <w:p w14:paraId="0E5CCEC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974A1F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A75A6F8" w14:textId="77777777" w:rsidR="00785A9B" w:rsidRDefault="00BF3B59">
      <w:pPr>
        <w:widowControl w:val="0"/>
        <w:spacing w:line="240" w:lineRule="auto"/>
        <w:ind w:firstLine="0"/>
        <w:jc w:val="center"/>
      </w:pPr>
      <w:r>
        <w:t>ВЫПУСКНАЯ КВАЛИФИКАЦИОННАЯ РАБОТА</w:t>
      </w:r>
    </w:p>
    <w:p w14:paraId="7E933AB4" w14:textId="77777777" w:rsidR="00785A9B" w:rsidRDefault="00BF3B59">
      <w:pPr>
        <w:widowControl w:val="0"/>
        <w:spacing w:line="240" w:lineRule="auto"/>
        <w:ind w:left="561" w:right="655" w:firstLine="0"/>
        <w:jc w:val="center"/>
      </w:pPr>
      <w:r>
        <w:t>ЮУрГУ – 02.03.02.2019.13-018-1382.ВКР</w:t>
      </w:r>
    </w:p>
    <w:p w14:paraId="713FF796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E0A1A6C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a"/>
        <w:tblW w:w="1017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926"/>
        <w:gridCol w:w="5247"/>
      </w:tblGrid>
      <w:tr w:rsidR="00785A9B" w14:paraId="5AC6E2AF" w14:textId="77777777">
        <w:tc>
          <w:tcPr>
            <w:tcW w:w="4926" w:type="dxa"/>
          </w:tcPr>
          <w:p w14:paraId="24A46E7D" w14:textId="77777777" w:rsidR="00785A9B" w:rsidRDefault="00785A9B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</w:p>
        </w:tc>
        <w:tc>
          <w:tcPr>
            <w:tcW w:w="5247" w:type="dxa"/>
          </w:tcPr>
          <w:p w14:paraId="532F6F4D" w14:textId="78A53126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Научный руководитель</w:t>
            </w:r>
            <w:r w:rsidR="002A5FFE">
              <w:t xml:space="preserve">, </w:t>
            </w:r>
            <w:r>
              <w:br/>
              <w:t>кандидат физ.-мат. наук, доцент</w:t>
            </w:r>
          </w:p>
          <w:p w14:paraId="5DCDB829" w14:textId="77777777" w:rsidR="00785A9B" w:rsidRDefault="00BF3B59">
            <w:pPr>
              <w:widowControl w:val="0"/>
              <w:spacing w:before="120" w:line="240" w:lineRule="auto"/>
              <w:ind w:left="34" w:firstLine="0"/>
              <w:jc w:val="left"/>
            </w:pPr>
            <w:r>
              <w:t>__________ Г.И. Радченко</w:t>
            </w:r>
          </w:p>
          <w:p w14:paraId="381ED8E8" w14:textId="77777777" w:rsidR="00785A9B" w:rsidRDefault="00785A9B">
            <w:pPr>
              <w:widowControl w:val="0"/>
              <w:spacing w:line="240" w:lineRule="auto"/>
              <w:ind w:left="36" w:firstLine="0"/>
              <w:jc w:val="left"/>
            </w:pPr>
          </w:p>
          <w:p w14:paraId="12741839" w14:textId="1E4BA5AF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Автор работы,</w:t>
            </w:r>
            <w:ins w:id="0" w:author="Rostislav Bobin" w:date="2019-05-20T08:04:00Z">
              <w:r w:rsidR="00FB3A4A" w:rsidRPr="00FB3A4A">
                <w:rPr>
                  <w:rPrChange w:id="1" w:author="Rostislav Bobin" w:date="2019-05-20T08:04:00Z">
                    <w:rPr>
                      <w:lang w:val="en-US"/>
                    </w:rPr>
                  </w:rPrChange>
                </w:rPr>
                <w:t xml:space="preserve"> </w:t>
              </w:r>
            </w:ins>
            <w:r>
              <w:br/>
              <w:t>студент группы КЭ-401</w:t>
            </w:r>
          </w:p>
          <w:p w14:paraId="0AD1F151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__________Р.А. Бобин</w:t>
            </w:r>
          </w:p>
          <w:p w14:paraId="33236327" w14:textId="77777777" w:rsidR="00785A9B" w:rsidRDefault="00785A9B">
            <w:pPr>
              <w:widowControl w:val="0"/>
              <w:spacing w:before="120" w:line="240" w:lineRule="auto"/>
              <w:ind w:left="36" w:firstLine="0"/>
              <w:jc w:val="left"/>
            </w:pPr>
          </w:p>
          <w:p w14:paraId="6F9FA7E1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Ученый секретарь</w:t>
            </w:r>
          </w:p>
          <w:p w14:paraId="5AF86556" w14:textId="77777777" w:rsidR="00785A9B" w:rsidRDefault="00BF3B59">
            <w:pPr>
              <w:widowControl w:val="0"/>
              <w:ind w:firstLine="0"/>
              <w:jc w:val="left"/>
            </w:pPr>
            <w:r>
              <w:t>(нормоконтролер)</w:t>
            </w:r>
          </w:p>
          <w:p w14:paraId="0654852A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>_____________ О.Н. Иванова</w:t>
            </w:r>
          </w:p>
          <w:p w14:paraId="73854577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«___»___________ 2019 г.</w:t>
            </w:r>
          </w:p>
        </w:tc>
      </w:tr>
    </w:tbl>
    <w:p w14:paraId="1AF3488A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2329E5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AF23385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8AF5812" w14:textId="77777777" w:rsidR="00785A9B" w:rsidRDefault="00785A9B">
      <w:pPr>
        <w:widowControl w:val="0"/>
        <w:spacing w:line="240" w:lineRule="auto"/>
        <w:ind w:firstLine="0"/>
        <w:jc w:val="left"/>
        <w:rPr>
          <w:ins w:id="2" w:author="Rostislav Bobin" w:date="2019-05-17T10:23:00Z"/>
          <w:b/>
          <w:sz w:val="20"/>
        </w:rPr>
      </w:pPr>
    </w:p>
    <w:p w14:paraId="6C165A43" w14:textId="77777777" w:rsidR="00A72889" w:rsidRDefault="00A72889">
      <w:pPr>
        <w:widowControl w:val="0"/>
        <w:spacing w:line="240" w:lineRule="auto"/>
        <w:ind w:firstLine="0"/>
        <w:jc w:val="left"/>
        <w:rPr>
          <w:ins w:id="3" w:author="Rostislav Bobin" w:date="2019-05-17T10:23:00Z"/>
          <w:b/>
          <w:sz w:val="20"/>
        </w:rPr>
      </w:pPr>
    </w:p>
    <w:p w14:paraId="3091BE57" w14:textId="77777777" w:rsidR="00A72889" w:rsidRDefault="00A72889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9D2AAE5" w14:textId="77777777" w:rsidR="00785A9B" w:rsidRDefault="00BF3B59">
      <w:pPr>
        <w:widowControl w:val="0"/>
        <w:ind w:firstLine="0"/>
        <w:jc w:val="center"/>
      </w:pPr>
      <w:r>
        <w:t>Челябинск-2019</w:t>
      </w:r>
      <w:r>
        <w:br w:type="page"/>
      </w:r>
    </w:p>
    <w:p w14:paraId="11F2CC71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МИНИСТЕРСТВО ОБРАЗОВАНИЯ И НАУКИ РОССИЙСКОЙ ФЕДЕРАЦИИ</w:t>
      </w:r>
    </w:p>
    <w:p w14:paraId="2A99B5D6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</w:p>
    <w:p w14:paraId="65E1A1B7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университет»</w:t>
      </w:r>
    </w:p>
    <w:p w14:paraId="1C05D48E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</w:t>
      </w:r>
    </w:p>
    <w:p w14:paraId="26B814B8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Высшая школа электроники и компьютерных наук</w:t>
      </w:r>
    </w:p>
    <w:p w14:paraId="7EFF951B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системного программирования</w:t>
      </w:r>
    </w:p>
    <w:p w14:paraId="2E082AD7" w14:textId="77777777" w:rsidR="00785A9B" w:rsidRDefault="00785A9B">
      <w:pPr>
        <w:widowControl w:val="0"/>
        <w:rPr>
          <w:b/>
        </w:rPr>
      </w:pPr>
    </w:p>
    <w:p w14:paraId="0A6041AA" w14:textId="77777777" w:rsidR="00785A9B" w:rsidRDefault="00785A9B">
      <w:pPr>
        <w:widowControl w:val="0"/>
        <w:rPr>
          <w:b/>
        </w:rPr>
      </w:pPr>
    </w:p>
    <w:p w14:paraId="29C3DC25" w14:textId="77777777" w:rsidR="00785A9B" w:rsidRDefault="00BF3B59">
      <w:pPr>
        <w:widowControl w:val="0"/>
        <w:ind w:left="5954"/>
      </w:pPr>
      <w:r>
        <w:t>УТВЕРЖДАЮ</w:t>
      </w:r>
    </w:p>
    <w:p w14:paraId="59E1328F" w14:textId="77777777" w:rsidR="00785A9B" w:rsidRDefault="00BF3B59">
      <w:pPr>
        <w:widowControl w:val="0"/>
        <w:ind w:left="5954"/>
      </w:pPr>
      <w:r>
        <w:t>Зав. кафедрой СП</w:t>
      </w:r>
    </w:p>
    <w:p w14:paraId="2F5D7DDA" w14:textId="77777777" w:rsidR="00785A9B" w:rsidRDefault="00BF3B59">
      <w:pPr>
        <w:widowControl w:val="0"/>
        <w:spacing w:before="120"/>
        <w:ind w:left="6663" w:firstLine="0"/>
      </w:pPr>
      <w:r>
        <w:t>________________ Л.Б. Соколинский</w:t>
      </w:r>
    </w:p>
    <w:p w14:paraId="30B1EF3C" w14:textId="77777777" w:rsidR="00785A9B" w:rsidRDefault="00BF3B59">
      <w:pPr>
        <w:widowControl w:val="0"/>
        <w:ind w:left="5954"/>
      </w:pPr>
      <w:r>
        <w:t>09.02.2019</w:t>
      </w:r>
    </w:p>
    <w:p w14:paraId="35339EE0" w14:textId="77777777" w:rsidR="00785A9B" w:rsidRDefault="00785A9B">
      <w:pPr>
        <w:widowControl w:val="0"/>
        <w:rPr>
          <w:sz w:val="26"/>
          <w:szCs w:val="26"/>
        </w:rPr>
      </w:pPr>
    </w:p>
    <w:p w14:paraId="1862B532" w14:textId="77777777" w:rsidR="00785A9B" w:rsidRDefault="00785A9B">
      <w:pPr>
        <w:widowControl w:val="0"/>
        <w:rPr>
          <w:sz w:val="26"/>
          <w:szCs w:val="26"/>
        </w:rPr>
      </w:pPr>
    </w:p>
    <w:p w14:paraId="1DCDED06" w14:textId="77777777" w:rsidR="00785A9B" w:rsidRDefault="00BF3B59" w:rsidP="002A5FFE">
      <w:pPr>
        <w:widowControl w:val="0"/>
        <w:ind w:firstLine="0"/>
        <w:jc w:val="center"/>
        <w:rPr>
          <w:b/>
        </w:rPr>
      </w:pPr>
      <w:r>
        <w:rPr>
          <w:b/>
        </w:rPr>
        <w:t>ЗАДАНИЕ</w:t>
      </w:r>
    </w:p>
    <w:p w14:paraId="000AB8F4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на выполнение выпускной квалификационной работы бакалавра</w:t>
      </w:r>
    </w:p>
    <w:p w14:paraId="36661DD7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студенту группы КЭ-401 </w:t>
      </w:r>
    </w:p>
    <w:p w14:paraId="0693999A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Бобину Ростиславу Алексеевичу,</w:t>
      </w:r>
    </w:p>
    <w:p w14:paraId="6778578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обучающемуся по направлению </w:t>
      </w:r>
    </w:p>
    <w:p w14:paraId="0EC39551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color w:val="000000"/>
          <w:szCs w:val="28"/>
        </w:rPr>
        <w:t>02.03.02 «Фундаментальная информатика и информационные технологии»</w:t>
      </w:r>
    </w:p>
    <w:p w14:paraId="0043F6C8" w14:textId="77777777" w:rsidR="00785A9B" w:rsidRDefault="00785A9B">
      <w:pPr>
        <w:widowControl w:val="0"/>
        <w:jc w:val="center"/>
        <w:rPr>
          <w:sz w:val="24"/>
          <w:szCs w:val="24"/>
        </w:rPr>
      </w:pPr>
    </w:p>
    <w:p w14:paraId="4A5F0C88" w14:textId="491A5483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jc w:val="left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Тема работы </w:t>
      </w:r>
      <w:r>
        <w:rPr>
          <w:color w:val="000000"/>
          <w:szCs w:val="28"/>
        </w:rPr>
        <w:t>(у</w:t>
      </w:r>
      <w:r w:rsidR="00EF73E3">
        <w:rPr>
          <w:color w:val="000000"/>
          <w:szCs w:val="28"/>
        </w:rPr>
        <w:t>тверждена приказом ректора от 25.04.2019 № 899</w:t>
      </w:r>
      <w:r>
        <w:rPr>
          <w:color w:val="000000"/>
          <w:szCs w:val="28"/>
        </w:rPr>
        <w:t>)</w:t>
      </w:r>
    </w:p>
    <w:p w14:paraId="3B7087E3" w14:textId="54D38434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Разработка </w:t>
      </w:r>
      <w:r w:rsidR="00EF73E3">
        <w:rPr>
          <w:color w:val="000000"/>
          <w:szCs w:val="28"/>
        </w:rPr>
        <w:t>технологии создания цифровых двойников</w:t>
      </w:r>
      <w:r>
        <w:rPr>
          <w:color w:val="000000"/>
          <w:szCs w:val="28"/>
        </w:rPr>
        <w:t xml:space="preserve"> на основе ресурсов облачной вычислительной платформы.</w:t>
      </w:r>
    </w:p>
    <w:p w14:paraId="6719E674" w14:textId="77777777" w:rsidR="00785A9B" w:rsidRDefault="00BF3B59">
      <w:pPr>
        <w:widowControl w:val="0"/>
        <w:numPr>
          <w:ilvl w:val="0"/>
          <w:numId w:val="5"/>
        </w:numPr>
        <w:spacing w:before="120"/>
        <w:ind w:left="357" w:hanging="357"/>
        <w:jc w:val="left"/>
        <w:rPr>
          <w:b/>
        </w:rPr>
      </w:pPr>
      <w:r>
        <w:rPr>
          <w:b/>
        </w:rPr>
        <w:t>Срок сдачи студентом законченной работы:</w:t>
      </w:r>
      <w:r>
        <w:t xml:space="preserve"> 01.06.2019.</w:t>
      </w:r>
    </w:p>
    <w:p w14:paraId="67AAEBEC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Исходные данные к работе</w:t>
      </w:r>
    </w:p>
    <w:p w14:paraId="23299946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K. Borodulin, G. Radchenko, A. Shestakov, L. Sokolinsky, A. Tchernykh, R. Prodan, "Towards Digital Twins Cloud Platform: Microservices and Computational Workflows to Rule a Smart Factory", Proc. the10th Int. </w:t>
      </w:r>
      <w:r>
        <w:t>Conf. Util. Cloud Comput. - UCC '17, pp. 209-210, December 2017.</w:t>
      </w:r>
    </w:p>
    <w:p w14:paraId="0DE9D26C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G. Radchenko, A. Alaasam, A. Tchernykh, “Micro-Workflows: Kafka and Kepler fusion to support Digital Twins of Industrial Processes”, IEEE/ACM Int. </w:t>
      </w:r>
      <w:r>
        <w:lastRenderedPageBreak/>
        <w:t>Conf. Util. Cloud Comput. – UCC '18, pp. 83-88, December 2018.</w:t>
      </w:r>
    </w:p>
    <w:p w14:paraId="5E3A315B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bookmarkStart w:id="4" w:name="_Ref9780564"/>
      <w:r>
        <w:rPr>
          <w:b/>
          <w:color w:val="000000"/>
          <w:szCs w:val="28"/>
        </w:rPr>
        <w:t>Перечень подлежащих разработке вопросов</w:t>
      </w:r>
      <w:bookmarkEnd w:id="4"/>
    </w:p>
    <w:p w14:paraId="79844BC5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Обзор научной литературы и существующих решений Интернета вещей для создания цифровых двойников.</w:t>
      </w:r>
    </w:p>
    <w:p w14:paraId="635BAAFE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Изучение технологий, предоставляемых облачными вычислительными платформами, для создания цифровых двойников.</w:t>
      </w:r>
    </w:p>
    <w:p w14:paraId="4EBBB7CD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Разработка и тестирование прототипа цифрового двойника.</w:t>
      </w:r>
    </w:p>
    <w:p w14:paraId="12871209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Дата выдачи задания: </w:t>
      </w:r>
      <w:r>
        <w:rPr>
          <w:color w:val="000000"/>
          <w:szCs w:val="28"/>
        </w:rPr>
        <w:t>09.02.2019.</w:t>
      </w:r>
    </w:p>
    <w:p w14:paraId="62CB9F96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8B61FCD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DEEBAF0" w14:textId="77777777" w:rsidR="00785A9B" w:rsidRDefault="00BF3B59">
      <w:pPr>
        <w:widowControl w:val="0"/>
        <w:ind w:firstLine="0"/>
      </w:pPr>
      <w:r>
        <w:rPr>
          <w:b/>
        </w:rPr>
        <w:t>Научный руководитель</w:t>
      </w:r>
    </w:p>
    <w:p w14:paraId="0A865D43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Доцент кафедры СП,</w:t>
      </w:r>
    </w:p>
    <w:p w14:paraId="5FB47F2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812"/>
        </w:tabs>
        <w:spacing w:after="120" w:line="48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кандидат физико-математических наук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  <w:t>Г.И. Радченко</w:t>
      </w:r>
    </w:p>
    <w:p w14:paraId="2A7F9ECA" w14:textId="77777777" w:rsidR="00785A9B" w:rsidRDefault="00BF3B59">
      <w:pPr>
        <w:widowControl w:val="0"/>
        <w:tabs>
          <w:tab w:val="left" w:pos="5812"/>
        </w:tabs>
        <w:ind w:firstLine="0"/>
      </w:pPr>
      <w:r>
        <w:rPr>
          <w:b/>
        </w:rPr>
        <w:t>Задание принял к исполнению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Р.А. Бобин</w:t>
      </w:r>
    </w:p>
    <w:p w14:paraId="7CFB831F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57E23100" w14:textId="77777777" w:rsidR="00785A9B" w:rsidRDefault="00BF3B59">
      <w:pPr>
        <w:widowControl w:val="0"/>
        <w:ind w:firstLine="0"/>
        <w:rPr>
          <w:b/>
        </w:rPr>
      </w:pPr>
      <w:r>
        <w:rPr>
          <w:b/>
        </w:rPr>
        <w:lastRenderedPageBreak/>
        <w:t>ОГЛАВЛЕНИЕ</w:t>
      </w:r>
    </w:p>
    <w:sdt>
      <w:sdtPr>
        <w:id w:val="1113790140"/>
        <w:docPartObj>
          <w:docPartGallery w:val="Table of Contents"/>
          <w:docPartUnique/>
        </w:docPartObj>
      </w:sdtPr>
      <w:sdtContent>
        <w:p w14:paraId="3958E69A" w14:textId="77777777" w:rsidR="00DB736A" w:rsidRDefault="00BF3B5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454043" w:history="1">
            <w:r w:rsidR="00DB736A" w:rsidRPr="00437E1A">
              <w:rPr>
                <w:rStyle w:val="ac"/>
                <w:rFonts w:eastAsia="SimSun"/>
                <w:noProof/>
              </w:rPr>
              <w:t>ВВЕДЕНИЕ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2936AB4" w14:textId="77777777" w:rsidR="00DB736A" w:rsidRDefault="00956B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4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ОБЗОР ЛИТЕРАТУРЫ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0C713D2E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5" w:history="1">
            <w:r w:rsidR="00DB736A" w:rsidRPr="00437E1A">
              <w:rPr>
                <w:rStyle w:val="ac"/>
                <w:rFonts w:eastAsia="SimSun"/>
                <w:noProof/>
              </w:rPr>
              <w:t>1.1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Концепция Интернета вещей, облачных вычислений и цифровых двойников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F44D39E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6" w:history="1">
            <w:r w:rsidR="00DB736A" w:rsidRPr="00437E1A">
              <w:rPr>
                <w:rStyle w:val="ac"/>
                <w:rFonts w:eastAsia="SimSun"/>
                <w:noProof/>
              </w:rPr>
              <w:t>1.2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Технологии обработки данных Интернета вещей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E77404C" w14:textId="77777777" w:rsidR="00DB736A" w:rsidRDefault="00956BD4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7" w:history="1"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1.2.1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Microsoft Azure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7FEA6CA9" w14:textId="77777777" w:rsidR="00DB736A" w:rsidRDefault="00956BD4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8" w:history="1"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1.2.2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Amazon Web Services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F57936B" w14:textId="77777777" w:rsidR="00DB736A" w:rsidRDefault="00956BD4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9" w:history="1">
            <w:r w:rsidR="00DB736A" w:rsidRPr="00437E1A">
              <w:rPr>
                <w:rStyle w:val="ac"/>
                <w:rFonts w:eastAsia="SimSun"/>
                <w:noProof/>
              </w:rPr>
              <w:t>1.2.3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Концепция пространственного интеллектуального графа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17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DBF4BCF" w14:textId="77777777" w:rsidR="00DB736A" w:rsidRDefault="00956B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0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МОДЕЛЬ ВЫЧИСЛИТЕЛЬНОЙ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ECC192A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1" w:history="1">
            <w:r w:rsidR="00DB736A" w:rsidRPr="00437E1A">
              <w:rPr>
                <w:rStyle w:val="ac"/>
                <w:rFonts w:eastAsia="SimSun"/>
                <w:noProof/>
              </w:rPr>
              <w:t>2.1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Данные устройств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IoT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6EE5FB6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2" w:history="1">
            <w:r w:rsidR="00DB736A" w:rsidRPr="00437E1A">
              <w:rPr>
                <w:rStyle w:val="ac"/>
                <w:rFonts w:eastAsia="SimSun"/>
                <w:noProof/>
              </w:rPr>
              <w:t>2.2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Требования к системе Цифровой двойник «Энергопотребление»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1DAA1E9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3" w:history="1">
            <w:r w:rsidR="00DB736A" w:rsidRPr="00437E1A">
              <w:rPr>
                <w:rStyle w:val="ac"/>
                <w:rFonts w:eastAsia="SimSun"/>
                <w:noProof/>
              </w:rPr>
              <w:t>2.3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Варианты использования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B82247C" w14:textId="77777777" w:rsidR="00DB736A" w:rsidRDefault="00956B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4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АРХИТЕКТУРА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ABE95C5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5" w:history="1">
            <w:r w:rsidR="00DB736A" w:rsidRPr="00437E1A">
              <w:rPr>
                <w:rStyle w:val="ac"/>
                <w:rFonts w:eastAsia="SimSun"/>
                <w:noProof/>
              </w:rPr>
              <w:t>3.1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Общее описание архитектуры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C846F8B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6" w:history="1">
            <w:r w:rsidR="00DB736A" w:rsidRPr="00437E1A">
              <w:rPr>
                <w:rStyle w:val="ac"/>
                <w:rFonts w:eastAsia="SimSun"/>
                <w:noProof/>
              </w:rPr>
              <w:t>3.2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Описание компонентов, составляющих систему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27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FB8248E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7" w:history="1">
            <w:r w:rsidR="00DB736A" w:rsidRPr="00437E1A">
              <w:rPr>
                <w:rStyle w:val="ac"/>
                <w:rFonts w:eastAsia="SimSun"/>
                <w:noProof/>
              </w:rPr>
              <w:t>3.3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Импорт показаний устройств и схема базы данных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65F1535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8" w:history="1">
            <w:r w:rsidR="00DB736A" w:rsidRPr="00437E1A">
              <w:rPr>
                <w:rStyle w:val="ac"/>
                <w:rFonts w:eastAsia="SimSun"/>
                <w:noProof/>
              </w:rPr>
              <w:t>3.4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Взаимодействие с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API</w:t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Digital</w:t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Twins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30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8BD5FE1" w14:textId="77777777" w:rsidR="00DB736A" w:rsidRDefault="00956B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9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РЕАЛИЗАЦИЯ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4141B79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0" w:history="1">
            <w:r w:rsidR="00DB736A" w:rsidRPr="00437E1A">
              <w:rPr>
                <w:rStyle w:val="ac"/>
                <w:rFonts w:eastAsia="SimSun"/>
                <w:noProof/>
              </w:rPr>
              <w:t>4.1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Средства реализации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26EB78A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1" w:history="1">
            <w:r w:rsidR="00DB736A" w:rsidRPr="00437E1A">
              <w:rPr>
                <w:rStyle w:val="ac"/>
                <w:rFonts w:eastAsia="SimSun"/>
                <w:noProof/>
              </w:rPr>
              <w:t>4.2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Иерархия пространственного интеллектуального графа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C840704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2" w:history="1">
            <w:r w:rsidR="00DB736A" w:rsidRPr="00437E1A">
              <w:rPr>
                <w:rStyle w:val="ac"/>
                <w:rFonts w:eastAsia="SimSun"/>
                <w:noProof/>
              </w:rPr>
              <w:t>4.3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База данных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34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00E1525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3" w:history="1">
            <w:r w:rsidR="00DB736A" w:rsidRPr="00437E1A">
              <w:rPr>
                <w:rStyle w:val="ac"/>
                <w:rFonts w:eastAsia="SimSun"/>
                <w:noProof/>
              </w:rPr>
              <w:t>4.4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Реализация отправки телеметрии и ее обработки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74E0D79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4" w:history="1">
            <w:r w:rsidR="00DB736A" w:rsidRPr="00437E1A">
              <w:rPr>
                <w:rStyle w:val="ac"/>
                <w:rFonts w:eastAsia="SimSun"/>
                <w:noProof/>
              </w:rPr>
              <w:t>4.5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Реализация графического интерфейса пользователя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867BD6A" w14:textId="77777777" w:rsidR="00DB736A" w:rsidRDefault="00956B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5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ТЕСТИРОВАНИЕ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EDA58E8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6" w:history="1">
            <w:r w:rsidR="00DB736A" w:rsidRPr="00437E1A">
              <w:rPr>
                <w:rStyle w:val="ac"/>
                <w:rFonts w:eastAsia="SimSun"/>
                <w:noProof/>
              </w:rPr>
              <w:t>5.1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Тестирование работоспособности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7991AE78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7" w:history="1">
            <w:r w:rsidR="00DB736A" w:rsidRPr="00437E1A">
              <w:rPr>
                <w:rStyle w:val="ac"/>
                <w:rFonts w:eastAsia="SimSun"/>
                <w:noProof/>
              </w:rPr>
              <w:t>5.2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Сравнительное тестирование с целью определения правильности обработки телеметрии датчиков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4DF2AE7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8" w:history="1">
            <w:r w:rsidR="00DB736A" w:rsidRPr="00437E1A">
              <w:rPr>
                <w:rStyle w:val="ac"/>
                <w:rFonts w:eastAsia="SimSun"/>
                <w:noProof/>
              </w:rPr>
              <w:t>5.3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Тестирование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 xml:space="preserve">API </w:t>
            </w:r>
            <w:r w:rsidR="00DB736A" w:rsidRPr="00437E1A">
              <w:rPr>
                <w:rStyle w:val="ac"/>
                <w:rFonts w:eastAsia="SimSun"/>
                <w:noProof/>
              </w:rPr>
              <w:t>управления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07DBCC1" w14:textId="77777777" w:rsidR="00DB736A" w:rsidRDefault="00956B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9" w:history="1">
            <w:r w:rsidR="00DB736A" w:rsidRPr="00437E1A">
              <w:rPr>
                <w:rStyle w:val="ac"/>
                <w:rFonts w:eastAsia="SimSun"/>
                <w:noProof/>
              </w:rPr>
              <w:t>ЗАКЛЮЧЕНИЕ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40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2BF13F9" w14:textId="77777777" w:rsidR="00DB736A" w:rsidRDefault="00956B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0" w:history="1">
            <w:r w:rsidR="00DB736A" w:rsidRPr="00437E1A">
              <w:rPr>
                <w:rStyle w:val="ac"/>
                <w:rFonts w:eastAsia="SimSun"/>
                <w:noProof/>
              </w:rPr>
              <w:t>ЛИТЕРАТУРА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076E2BD3" w14:textId="77777777" w:rsidR="00DB736A" w:rsidRDefault="00956B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1" w:history="1">
            <w:r w:rsidR="00DB736A" w:rsidRPr="00437E1A">
              <w:rPr>
                <w:rStyle w:val="ac"/>
                <w:rFonts w:eastAsia="SimSun"/>
                <w:noProof/>
              </w:rPr>
              <w:t>ПРИЛОЖЕНИЯ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893F480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2" w:history="1">
            <w:r w:rsidR="00DB736A" w:rsidRPr="00437E1A">
              <w:rPr>
                <w:rStyle w:val="ac"/>
                <w:rFonts w:eastAsia="SimSun"/>
                <w:noProof/>
              </w:rPr>
              <w:t>Приложение 1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F17AAD7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3" w:history="1">
            <w:r w:rsidR="00DB736A" w:rsidRPr="00437E1A">
              <w:rPr>
                <w:rStyle w:val="ac"/>
                <w:rFonts w:eastAsia="SimSun"/>
                <w:noProof/>
              </w:rPr>
              <w:t>Приложение 2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A01D9DD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4" w:history="1">
            <w:r w:rsidR="00DB736A" w:rsidRPr="00437E1A">
              <w:rPr>
                <w:rStyle w:val="ac"/>
                <w:rFonts w:eastAsia="SimSun"/>
                <w:noProof/>
              </w:rPr>
              <w:t>Приложение 3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53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40FD25F" w14:textId="77777777" w:rsidR="00DB736A" w:rsidRDefault="00956BD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5" w:history="1">
            <w:r w:rsidR="00DB736A" w:rsidRPr="00437E1A">
              <w:rPr>
                <w:rStyle w:val="ac"/>
                <w:rFonts w:eastAsia="SimSun"/>
                <w:noProof/>
              </w:rPr>
              <w:t>Приложение 4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55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A3E3671" w14:textId="77777777" w:rsidR="00785A9B" w:rsidRDefault="00BF3B59">
          <w:pPr>
            <w:widowControl w:val="0"/>
          </w:pPr>
          <w:r>
            <w:fldChar w:fldCharType="end"/>
          </w:r>
        </w:p>
      </w:sdtContent>
    </w:sdt>
    <w:p w14:paraId="745C0C30" w14:textId="0C018BEB" w:rsidR="00785A9B" w:rsidRDefault="00BF3B59" w:rsidP="00DB736A">
      <w:pPr>
        <w:pStyle w:val="1"/>
        <w:numPr>
          <w:ilvl w:val="0"/>
          <w:numId w:val="0"/>
        </w:numPr>
      </w:pPr>
      <w:r>
        <w:br w:type="page"/>
      </w:r>
      <w:bookmarkStart w:id="5" w:name="_Toc10454043"/>
      <w:r>
        <w:lastRenderedPageBreak/>
        <w:t>ВВЕДЕНИЕ</w:t>
      </w:r>
      <w:bookmarkEnd w:id="5"/>
    </w:p>
    <w:p w14:paraId="0A4C8C38" w14:textId="17ED1EF3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Концепция Интернета вещей (IoT) </w:t>
      </w:r>
      <w:r w:rsidR="00EB66EE">
        <w:rPr>
          <w:color w:val="000000"/>
          <w:szCs w:val="28"/>
        </w:rPr>
        <w:t>сформулирована достаточно давно</w:t>
      </w:r>
      <w:r>
        <w:rPr>
          <w:color w:val="000000"/>
          <w:szCs w:val="28"/>
        </w:rPr>
        <w:t>, однако</w:t>
      </w:r>
      <w:r w:rsidR="00EB66EE">
        <w:rPr>
          <w:color w:val="000000"/>
          <w:szCs w:val="28"/>
        </w:rPr>
        <w:t xml:space="preserve"> активное наполнение концепции технологическим содержанием и внедрение практических решений для ее реализации происходит </w:t>
      </w:r>
      <w:r>
        <w:rPr>
          <w:color w:val="000000"/>
          <w:szCs w:val="28"/>
        </w:rPr>
        <w:t>именно в последние годы. Данная концепция представляет собой вычислительную сеть физических предметов, оснащенных встроенными технологиями для взаимодействия друг с другом или с внешней средой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_Ref3555118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17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 xml:space="preserve">]. Общий мировой объем капиталовложений в IoT в 2018 году составил 646 миллиардов долларов США. Прогноз </w:t>
      </w:r>
      <w:r w:rsidR="00EB66EE" w:rsidRPr="00EB66EE">
        <w:rPr>
          <w:color w:val="000000"/>
          <w:szCs w:val="28"/>
        </w:rPr>
        <w:t>в отношении капиталовложений в эти технологии</w:t>
      </w:r>
      <w:r w:rsidR="00EB66EE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на 2019 год –</w:t>
      </w:r>
      <w:r>
        <w:rPr>
          <w:color w:val="000000"/>
          <w:szCs w:val="28"/>
        </w:rPr>
        <w:t xml:space="preserve"> 745 ми</w:t>
      </w:r>
      <w:r w:rsidR="00DB736A">
        <w:rPr>
          <w:color w:val="000000"/>
          <w:szCs w:val="28"/>
        </w:rPr>
        <w:t>ллиардов долларов США, на 2022 –</w:t>
      </w:r>
      <w:r>
        <w:rPr>
          <w:color w:val="000000"/>
          <w:szCs w:val="28"/>
        </w:rPr>
        <w:t xml:space="preserve"> более 1 триллиона долларов</w:t>
      </w:r>
      <w:r w:rsidR="00FE5915" w:rsidRPr="00746587">
        <w:rPr>
          <w:color w:val="000000"/>
          <w:szCs w:val="28"/>
        </w:rPr>
        <w:t xml:space="preserve">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_Ref3555133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16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</w:p>
    <w:p w14:paraId="171C33DE" w14:textId="27D46FC0" w:rsidR="001C7CDA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Развитие распределенной сетевой инфраструктуры в автоматизированных системах управления технологическим процессом при</w:t>
      </w:r>
      <w:r w:rsidR="00DB736A">
        <w:rPr>
          <w:color w:val="000000"/>
          <w:szCs w:val="28"/>
        </w:rPr>
        <w:t>вело к появлению Промышленного И</w:t>
      </w:r>
      <w:r>
        <w:rPr>
          <w:color w:val="000000"/>
          <w:szCs w:val="28"/>
        </w:rPr>
        <w:t>нтернета вещей (</w:t>
      </w:r>
      <w:r w:rsidR="00FE5915">
        <w:rPr>
          <w:color w:val="000000"/>
          <w:szCs w:val="28"/>
          <w:lang w:val="en-US"/>
        </w:rPr>
        <w:t>Industrial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Internet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of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Things</w:t>
      </w:r>
      <w:r w:rsidR="00746587" w:rsidRPr="00746587">
        <w:rPr>
          <w:color w:val="000000"/>
          <w:szCs w:val="28"/>
        </w:rPr>
        <w:t xml:space="preserve"> </w:t>
      </w:r>
      <w:r w:rsidR="001C7CDA">
        <w:rPr>
          <w:color w:val="000000"/>
          <w:szCs w:val="28"/>
        </w:rPr>
        <w:t>–</w:t>
      </w:r>
      <w:r w:rsidR="00FE5915" w:rsidRPr="00746587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IIoT) –</w:t>
      </w:r>
      <w:r>
        <w:rPr>
          <w:color w:val="000000"/>
          <w:szCs w:val="28"/>
        </w:rPr>
        <w:t xml:space="preserve"> концепции взаимосвязи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энергопотреблением. Такая связь позволяет собирать данные</w:t>
      </w:r>
      <w:r w:rsidR="00EB66EE">
        <w:rPr>
          <w:color w:val="000000"/>
          <w:szCs w:val="28"/>
        </w:rPr>
        <w:t xml:space="preserve"> устройств</w:t>
      </w:r>
      <w:r>
        <w:rPr>
          <w:color w:val="000000"/>
          <w:szCs w:val="28"/>
        </w:rPr>
        <w:t xml:space="preserve"> и анализировать их, что потенциально способствует повышению производительности </w:t>
      </w:r>
      <w:r w:rsidR="00EB66EE">
        <w:rPr>
          <w:color w:val="000000"/>
          <w:szCs w:val="28"/>
        </w:rPr>
        <w:t xml:space="preserve">труда </w:t>
      </w:r>
      <w:r>
        <w:rPr>
          <w:color w:val="000000"/>
          <w:szCs w:val="28"/>
        </w:rPr>
        <w:t>и эффективности</w:t>
      </w:r>
      <w:r w:rsidR="00EB66EE">
        <w:rPr>
          <w:color w:val="000000"/>
          <w:szCs w:val="28"/>
        </w:rPr>
        <w:t xml:space="preserve"> производства</w:t>
      </w:r>
      <w:r>
        <w:rPr>
          <w:color w:val="000000"/>
          <w:szCs w:val="28"/>
        </w:rPr>
        <w:t>, а также другим экономическим преимуществам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_Ref3555145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13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 Одним из преимуществ внедрения этого подхода является возможность создания цифрового двойника</w:t>
      </w:r>
      <w:r w:rsidR="00553241">
        <w:rPr>
          <w:color w:val="000000"/>
          <w:szCs w:val="28"/>
        </w:rPr>
        <w:t xml:space="preserve"> (Digital Twin)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разрабатываемой системы. </w:t>
      </w:r>
    </w:p>
    <w:p w14:paraId="35AC00B5" w14:textId="793EDF97" w:rsidR="00785A9B" w:rsidRDefault="00DB73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Цифровой двойник –</w:t>
      </w:r>
      <w:r w:rsidR="00BF3B59">
        <w:rPr>
          <w:color w:val="000000"/>
          <w:szCs w:val="28"/>
        </w:rPr>
        <w:t xml:space="preserve"> это иерархическая система математических моделей, вычислительных методов и программного обеспечения, которая обеспечивает синхронизацию между состоянием реально существующего процесса или системы и сопутствующей виртуальной копией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23</w:t>
      </w:r>
      <w:r w:rsidR="006939EB">
        <w:rPr>
          <w:color w:val="000000"/>
          <w:szCs w:val="28"/>
        </w:rPr>
        <w:fldChar w:fldCharType="end"/>
      </w:r>
      <w:r w:rsidR="006939EB" w:rsidRPr="006939EB">
        <w:rPr>
          <w:color w:val="000000"/>
          <w:szCs w:val="28"/>
        </w:rPr>
        <w:t xml:space="preserve">, 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26</w:t>
      </w:r>
      <w:r w:rsidR="006939EB">
        <w:rPr>
          <w:color w:val="000000"/>
          <w:szCs w:val="28"/>
        </w:rPr>
        <w:fldChar w:fldCharType="end"/>
      </w:r>
      <w:r w:rsidR="00BF3B59">
        <w:rPr>
          <w:color w:val="000000"/>
          <w:szCs w:val="28"/>
        </w:rPr>
        <w:t>].</w:t>
      </w:r>
    </w:p>
    <w:p w14:paraId="22A3FAB8" w14:textId="518F5167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Благодаря развитию облачных технологий появилась возможность создать инфраструктуру хранения данных, способную поддерживать Интернет вещей. Публичные облачные платформы предоставляют множество ре</w:t>
      </w:r>
      <w:r>
        <w:rPr>
          <w:color w:val="000000"/>
          <w:szCs w:val="28"/>
        </w:rPr>
        <w:lastRenderedPageBreak/>
        <w:t>шений для цифрового преобразования бизнеса. Гибкость и автоматизированность полученной среды достигается за счет использования прикладных программных интерфейсов (API).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Это позволяет различным устройствам и системам взаимодействовать между собой, даже если они работают на основе разных стандартов и протоколов</w:t>
      </w:r>
      <w:r w:rsidR="00725A86">
        <w:rPr>
          <w:color w:val="000000"/>
          <w:szCs w:val="28"/>
          <w:lang w:val="en-US"/>
        </w:rPr>
        <w:t> </w:t>
      </w:r>
      <w:r w:rsidR="00FE5915" w:rsidRPr="00746587">
        <w:rPr>
          <w:color w:val="000000"/>
          <w:szCs w:val="28"/>
        </w:rPr>
        <w:t>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_Ref3555186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30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].</w:t>
      </w:r>
    </w:p>
    <w:p w14:paraId="040BDA55" w14:textId="3B94EC79" w:rsidR="00553241" w:rsidRDefault="00BF3B59" w:rsidP="00746587">
      <w:pPr>
        <w:widowControl w:val="0"/>
      </w:pPr>
      <w:r>
        <w:t xml:space="preserve">Применение облачных технологий может упростить обработку сверхбольших </w:t>
      </w:r>
      <w:r w:rsidR="001C7CDA">
        <w:t>массивов</w:t>
      </w:r>
      <w:r>
        <w:t xml:space="preserve"> данных, генерируемых устройствами Интернета вещей. Это</w:t>
      </w:r>
      <w:r w:rsidR="001C7CDA">
        <w:t>т факт убеждает в необходимости</w:t>
      </w:r>
      <w:r>
        <w:t xml:space="preserve"> изучения инструментов облачных платформ для разработки приложений, обрабатывающих данные с устройств IoT. Одними из возможных решений</w:t>
      </w:r>
      <w:r w:rsidR="001C7CDA">
        <w:t xml:space="preserve"> в этой области</w:t>
      </w:r>
      <w:r>
        <w:t xml:space="preserve"> являются облачные платформы Microsoft Azure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_Ref10800962 \r \h </w:instrText>
      </w:r>
      <w:r w:rsidR="009D0E23">
        <w:fldChar w:fldCharType="separate"/>
      </w:r>
      <w:r w:rsidR="009D0E23">
        <w:t>22</w:t>
      </w:r>
      <w:r w:rsidR="009D0E23">
        <w:fldChar w:fldCharType="end"/>
      </w:r>
      <w:r w:rsidR="00725A86" w:rsidRPr="00746587">
        <w:t>]</w:t>
      </w:r>
      <w:r>
        <w:t xml:space="preserve"> и Amazon Web Services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_Ref3555203 \r \h </w:instrText>
      </w:r>
      <w:r w:rsidR="009D0E23">
        <w:fldChar w:fldCharType="separate"/>
      </w:r>
      <w:r w:rsidR="009D0E23">
        <w:t>3</w:t>
      </w:r>
      <w:r w:rsidR="009D0E23">
        <w:fldChar w:fldCharType="end"/>
      </w:r>
      <w:r w:rsidR="00725A86" w:rsidRPr="00746587">
        <w:t>]</w:t>
      </w:r>
      <w:r>
        <w:t xml:space="preserve">. Ключевым преимуществом данных платформ является широкий набор инструментов, в частности, для создания решений Интернета вещей и цифровых двойников. </w:t>
      </w:r>
    </w:p>
    <w:p w14:paraId="55C39252" w14:textId="3E5A5D21" w:rsidR="00785A9B" w:rsidRDefault="00BF3B59" w:rsidP="00B8126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i/>
          <w:color w:val="000000"/>
          <w:szCs w:val="28"/>
        </w:rPr>
        <w:t>Целью данной работы</w:t>
      </w:r>
      <w:r>
        <w:rPr>
          <w:color w:val="000000"/>
          <w:szCs w:val="28"/>
        </w:rPr>
        <w:t xml:space="preserve"> является </w:t>
      </w:r>
      <w:r w:rsidR="001C7CDA">
        <w:rPr>
          <w:color w:val="000000"/>
          <w:szCs w:val="28"/>
        </w:rPr>
        <w:t>разработка</w:t>
      </w:r>
      <w:r w:rsidR="006B07A6">
        <w:rPr>
          <w:color w:val="000000"/>
          <w:szCs w:val="28"/>
        </w:rPr>
        <w:t xml:space="preserve"> технологии создания цифровых двойников, а также</w:t>
      </w:r>
      <w:r w:rsidR="001C7CD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реализация и тестирование прототипа цифрового двойника на основе ресурсов облачной вычислительной платформы.</w:t>
      </w:r>
    </w:p>
    <w:p w14:paraId="4AD12A68" w14:textId="77777777" w:rsidR="00785A9B" w:rsidRDefault="00BF3B59" w:rsidP="00B81267">
      <w:pPr>
        <w:widowControl w:val="0"/>
      </w:pPr>
      <w:r>
        <w:t>Для достижения цели работы, необходимо решить следующие задачи:</w:t>
      </w:r>
    </w:p>
    <w:p w14:paraId="5554B0B8" w14:textId="5C1C96DB" w:rsidR="00785A9B" w:rsidRPr="00486F1A" w:rsidRDefault="00816491" w:rsidP="004D414D">
      <w:pPr>
        <w:pStyle w:val="ab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п</w:t>
      </w:r>
      <w:r w:rsidR="00BF3B59" w:rsidRPr="00486F1A">
        <w:rPr>
          <w:color w:val="000000"/>
          <w:szCs w:val="28"/>
        </w:rPr>
        <w:t>ровести обзор научной литературы и существующих решений Интернета вещей для создания цифровых двойников;</w:t>
      </w:r>
    </w:p>
    <w:p w14:paraId="2D0C73FD" w14:textId="77777777" w:rsidR="00785A9B" w:rsidRPr="00486F1A" w:rsidRDefault="00BF3B59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изучить технологии, предоставляемые облачными вычислительными платформами, для создания цифровых двойников;</w:t>
      </w:r>
    </w:p>
    <w:p w14:paraId="51CA6F06" w14:textId="0DFC4DA3" w:rsidR="00785A9B" w:rsidRPr="00486F1A" w:rsidRDefault="00E27C8E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 xml:space="preserve">спроектировать, </w:t>
      </w:r>
      <w:r w:rsidR="00BF3B59" w:rsidRPr="00486F1A">
        <w:rPr>
          <w:color w:val="000000"/>
          <w:szCs w:val="28"/>
        </w:rPr>
        <w:t>разработать и протестировать прототип цифрового двойника.</w:t>
      </w:r>
    </w:p>
    <w:p w14:paraId="5E122945" w14:textId="77777777" w:rsidR="00785A9B" w:rsidRDefault="00BF3B59">
      <w:pPr>
        <w:widowControl w:val="0"/>
        <w:rPr>
          <w:b/>
        </w:rPr>
      </w:pPr>
      <w:r>
        <w:rPr>
          <w:b/>
        </w:rPr>
        <w:t>Структура и объем работы</w:t>
      </w:r>
    </w:p>
    <w:p w14:paraId="79C63213" w14:textId="1874E7CF" w:rsidR="00785A9B" w:rsidRDefault="006B07A6">
      <w:pPr>
        <w:widowControl w:val="0"/>
      </w:pPr>
      <w:r w:rsidRPr="006B07A6">
        <w:t>Работа состоит из введения, 5</w:t>
      </w:r>
      <w:r w:rsidR="00BF3B59" w:rsidRPr="006B07A6">
        <w:t xml:space="preserve"> разделов, заключения, библ</w:t>
      </w:r>
      <w:r w:rsidRPr="006B07A6">
        <w:t>иографии и 4</w:t>
      </w:r>
      <w:r w:rsidR="00BF3B59" w:rsidRPr="006B07A6">
        <w:t xml:space="preserve"> прилож</w:t>
      </w:r>
      <w:r w:rsidRPr="006B07A6">
        <w:t>ений. Объем работы составляет 55 страниц, объем библиографии – 36</w:t>
      </w:r>
      <w:r w:rsidR="00BF3B59" w:rsidRPr="006B07A6">
        <w:t xml:space="preserve"> и</w:t>
      </w:r>
      <w:r w:rsidRPr="006B07A6">
        <w:t>сточников, объем приложений – 10</w:t>
      </w:r>
      <w:r w:rsidR="00BF3B59" w:rsidRPr="006B07A6">
        <w:t xml:space="preserve"> страниц.</w:t>
      </w:r>
    </w:p>
    <w:p w14:paraId="080B8F13" w14:textId="1CEA9E8B" w:rsidR="00785A9B" w:rsidRDefault="00BF3B59" w:rsidP="00AB0659">
      <w:pPr>
        <w:widowControl w:val="0"/>
      </w:pPr>
      <w:r>
        <w:lastRenderedPageBreak/>
        <w:t xml:space="preserve">Первая глава содержит описание концепции Интернета вещей, облачных </w:t>
      </w:r>
      <w:r w:rsidR="00AB0659">
        <w:t>вычислений и цифровых двойников,</w:t>
      </w:r>
      <w:r>
        <w:t xml:space="preserve"> анализ предметной области, обзор существующих работ по теме создания цифровых двойников на основе облачных вычислительных ресурсов.</w:t>
      </w:r>
    </w:p>
    <w:p w14:paraId="3E7C751D" w14:textId="18A9D4DD" w:rsidR="00785A9B" w:rsidRDefault="00AB0659">
      <w:pPr>
        <w:widowControl w:val="0"/>
      </w:pPr>
      <w:r>
        <w:t xml:space="preserve">Во второй </w:t>
      </w:r>
      <w:r w:rsidR="00BF3B59">
        <w:t>главе описана модель прототипа цифрового двойника, определены требования к системе и варианты</w:t>
      </w:r>
      <w:r w:rsidR="001C7CDA">
        <w:t xml:space="preserve"> ее</w:t>
      </w:r>
      <w:r w:rsidR="00BF3B59">
        <w:t xml:space="preserve"> использования.</w:t>
      </w:r>
    </w:p>
    <w:p w14:paraId="47A5AFA1" w14:textId="0B8C367C" w:rsidR="00785A9B" w:rsidRDefault="00BF3B59">
      <w:pPr>
        <w:widowControl w:val="0"/>
      </w:pPr>
      <w:r>
        <w:t xml:space="preserve">В </w:t>
      </w:r>
      <w:r w:rsidR="00AB0659">
        <w:t>третьей главе приведена архитектура системы.</w:t>
      </w:r>
    </w:p>
    <w:p w14:paraId="3A4F8204" w14:textId="026EA271" w:rsidR="00785A9B" w:rsidRDefault="00AB0659">
      <w:pPr>
        <w:widowControl w:val="0"/>
      </w:pPr>
      <w:r>
        <w:t>Четвертая</w:t>
      </w:r>
      <w:r w:rsidR="00BF3B59">
        <w:t xml:space="preserve"> глава описывает детали реализации прототипа.</w:t>
      </w:r>
    </w:p>
    <w:p w14:paraId="173B94B8" w14:textId="5FB34D58" w:rsidR="00785A9B" w:rsidRDefault="00BF3B59">
      <w:pPr>
        <w:widowControl w:val="0"/>
      </w:pPr>
      <w:r>
        <w:t xml:space="preserve">В </w:t>
      </w:r>
      <w:r w:rsidR="00AB0659">
        <w:t>пятой</w:t>
      </w:r>
      <w:r>
        <w:t xml:space="preserve"> главе приводятся результаты тестирования разработанного прототипа.</w:t>
      </w:r>
    </w:p>
    <w:p w14:paraId="63C51256" w14:textId="77777777" w:rsidR="00785A9B" w:rsidRDefault="00BF3B59">
      <w:pPr>
        <w:widowControl w:val="0"/>
      </w:pPr>
      <w:r>
        <w:t>В заключении сделаны выводы о проделанной работе.</w:t>
      </w:r>
    </w:p>
    <w:p w14:paraId="1A5D4FA0" w14:textId="1AD91BE5" w:rsidR="00785A9B" w:rsidRPr="00AB0659" w:rsidRDefault="00AB0659">
      <w:pPr>
        <w:widowControl w:val="0"/>
      </w:pPr>
      <w:r w:rsidRPr="00AB0659">
        <w:t>Приложение 1 содержит спецификацию вариантов использования разрабатываемой системы.</w:t>
      </w:r>
    </w:p>
    <w:p w14:paraId="08C47390" w14:textId="7CFDC1D3" w:rsidR="00785A9B" w:rsidRPr="00AB0659" w:rsidRDefault="00AB0659">
      <w:pPr>
        <w:widowControl w:val="0"/>
      </w:pPr>
      <w:r w:rsidRPr="00AB0659">
        <w:t>Приложение 2 содержит реализацию отправки телеметрии.</w:t>
      </w:r>
    </w:p>
    <w:p w14:paraId="739204E5" w14:textId="2E01C8AB" w:rsidR="00785A9B" w:rsidRPr="00AB0659" w:rsidRDefault="00AB0659">
      <w:pPr>
        <w:widowControl w:val="0"/>
      </w:pPr>
      <w:r w:rsidRPr="00AB0659">
        <w:t>Приложение 3 содержит исходный код тестирования модуля создания сенсоров.</w:t>
      </w:r>
    </w:p>
    <w:p w14:paraId="6FD10340" w14:textId="6DF8237E" w:rsidR="00AB0659" w:rsidRDefault="00AB0659">
      <w:pPr>
        <w:widowControl w:val="0"/>
      </w:pPr>
      <w:r w:rsidRPr="00AB0659">
        <w:t>Приложение 4 содержит протокол тестирования API управления цифровым двойником.</w:t>
      </w:r>
    </w:p>
    <w:p w14:paraId="43D2BE20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67CE06E1" w14:textId="77777777" w:rsidR="00354673" w:rsidRDefault="00354673">
      <w:pPr>
        <w:pStyle w:val="1"/>
      </w:pPr>
      <w:bookmarkStart w:id="6" w:name="_Toc10454044"/>
      <w:r>
        <w:lastRenderedPageBreak/>
        <w:t>ОБЗОР ЛИТЕРАТУРЫ</w:t>
      </w:r>
      <w:bookmarkEnd w:id="6"/>
    </w:p>
    <w:p w14:paraId="06D4B210" w14:textId="16E8594E" w:rsidR="00785A9B" w:rsidRDefault="00DB736A" w:rsidP="00A17799">
      <w:pPr>
        <w:pStyle w:val="2"/>
      </w:pPr>
      <w:bookmarkStart w:id="7" w:name="_Toc10454045"/>
      <w:r>
        <w:t>Концепция И</w:t>
      </w:r>
      <w:r w:rsidR="00125A2C">
        <w:t>нтернета вещей, облачных вычислений и цифровых двойников</w:t>
      </w:r>
      <w:bookmarkEnd w:id="7"/>
    </w:p>
    <w:p w14:paraId="28BFBA86" w14:textId="07B6E91D" w:rsidR="00553241" w:rsidRDefault="00BF3B59">
      <w:pPr>
        <w:widowControl w:val="0"/>
      </w:pPr>
      <w:r>
        <w:t>Интернет вещей представляет собой сеть физических объектов, которые содержат встроенные технологии для связи, восприятия или взаимодействия со своими внутренними состояниями или внешней средой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_Ref3555118 \r \h </w:instrText>
      </w:r>
      <w:r w:rsidR="009D0E23">
        <w:fldChar w:fldCharType="separate"/>
      </w:r>
      <w:r w:rsidR="009D0E23">
        <w:t>17</w:t>
      </w:r>
      <w:r w:rsidR="009D0E23">
        <w:fldChar w:fldCharType="end"/>
      </w:r>
      <w:r>
        <w:t>]. Появление этой концепции представляет новую эру в области вычислительной техники и технологий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_Ref3555243 \r \h </w:instrText>
      </w:r>
      <w:r w:rsidR="009D0E23">
        <w:fldChar w:fldCharType="separate"/>
      </w:r>
      <w:r w:rsidR="009D0E23">
        <w:t>28</w:t>
      </w:r>
      <w:r w:rsidR="009D0E23">
        <w:fldChar w:fldCharType="end"/>
      </w:r>
      <w:r>
        <w:t xml:space="preserve">]. Лидерами по объему инвестиций в Интернет вещей в России к 2020 году, по прогнозу IDC, </w:t>
      </w:r>
      <w:r w:rsidR="001C7CDA">
        <w:t>станут</w:t>
      </w:r>
      <w:r>
        <w:t xml:space="preserve"> производственный сектор и транспортные компании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_Ref3555253 \r \h </w:instrText>
      </w:r>
      <w:r w:rsidR="009D0E23">
        <w:fldChar w:fldCharType="separate"/>
      </w:r>
      <w:r w:rsidR="009D0E23">
        <w:t>35</w:t>
      </w:r>
      <w:r w:rsidR="009D0E23">
        <w:fldChar w:fldCharType="end"/>
      </w:r>
      <w:r>
        <w:t xml:space="preserve">]. </w:t>
      </w:r>
    </w:p>
    <w:p w14:paraId="5E636EAF" w14:textId="7883A422" w:rsidR="00553241" w:rsidRDefault="00553241">
      <w:pPr>
        <w:widowControl w:val="0"/>
      </w:pPr>
      <w:r>
        <w:t>Б</w:t>
      </w:r>
      <w:r w:rsidR="00BF3B59">
        <w:t xml:space="preserve">лагодаря применимости подхода </w:t>
      </w:r>
      <w:r w:rsidR="00DB736A">
        <w:t>И</w:t>
      </w:r>
      <w:r>
        <w:t xml:space="preserve">нтернета вещей </w:t>
      </w:r>
      <w:r w:rsidR="00BF3B59">
        <w:t>к различным производственным процессам</w:t>
      </w:r>
      <w:r>
        <w:t>,</w:t>
      </w:r>
      <w:r w:rsidR="00BF3B59">
        <w:t xml:space="preserve"> появилось множество наполненных новым содержанием и возможностями терминов, описывающих существовавшие ранее подходы</w:t>
      </w:r>
      <w:r w:rsidR="00746587">
        <w:rPr>
          <w:lang w:val="en-US"/>
        </w:rPr>
        <w:t> </w:t>
      </w:r>
      <w:r w:rsidR="00BF3B59">
        <w:t>[</w:t>
      </w:r>
      <w:r w:rsidR="009D0E23">
        <w:fldChar w:fldCharType="begin"/>
      </w:r>
      <w:r w:rsidR="009D0E23">
        <w:instrText xml:space="preserve"> REF _Ref3555266 \r \h </w:instrText>
      </w:r>
      <w:r w:rsidR="009D0E23">
        <w:fldChar w:fldCharType="separate"/>
      </w:r>
      <w:r w:rsidR="009D0E23">
        <w:t>29</w:t>
      </w:r>
      <w:r w:rsidR="009D0E23">
        <w:fldChar w:fldCharType="end"/>
      </w:r>
      <w:r w:rsidR="00BF3B59">
        <w:t xml:space="preserve">]. Так, </w:t>
      </w:r>
      <w:r w:rsidR="00746587">
        <w:t>в дополнение к</w:t>
      </w:r>
      <w:r w:rsidR="00BF3B59">
        <w:t xml:space="preserve"> автоматизированным системам управления технологическими процессами (АСУ ТП) </w:t>
      </w:r>
      <w:r w:rsidR="001C7CDA">
        <w:t>была сформирована</w:t>
      </w:r>
      <w:r w:rsidR="00746587">
        <w:t xml:space="preserve"> </w:t>
      </w:r>
      <w:r w:rsidR="00BF3B59">
        <w:t>концепция промышленного Интернета вещей</w:t>
      </w:r>
      <w:r w:rsidR="001C7CDA">
        <w:t xml:space="preserve"> (</w:t>
      </w:r>
      <w:r w:rsidR="001C7CDA">
        <w:rPr>
          <w:lang w:val="en-US"/>
        </w:rPr>
        <w:t>IIoT</w:t>
      </w:r>
      <w:r w:rsidR="001C7CDA" w:rsidRPr="001C7CDA">
        <w:t>)</w:t>
      </w:r>
      <w:r w:rsidR="00BF3B59">
        <w:t xml:space="preserve">. </w:t>
      </w:r>
      <w:r w:rsidR="00BF3B59" w:rsidRPr="00ED320C">
        <w:t>Данн</w:t>
      </w:r>
      <w:r w:rsidR="008C0807" w:rsidRPr="00ED320C">
        <w:t>ая</w:t>
      </w:r>
      <w:r w:rsidR="00BF3B59" w:rsidRPr="00ED320C">
        <w:t xml:space="preserve"> </w:t>
      </w:r>
      <w:r w:rsidR="008C0807" w:rsidRPr="00ED320C">
        <w:t xml:space="preserve">концепция </w:t>
      </w:r>
      <w:r w:rsidR="00BF3B59" w:rsidRPr="00ED320C">
        <w:t>предлагает использование взаимосвязанных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</w:t>
      </w:r>
      <w:r w:rsidR="008C0807" w:rsidRPr="00ED320C">
        <w:t> </w:t>
      </w:r>
      <w:r w:rsidR="00A50643" w:rsidRPr="00ED320C">
        <w:t>[</w:t>
      </w:r>
      <w:r w:rsidR="009D0E23">
        <w:fldChar w:fldCharType="begin"/>
      </w:r>
      <w:r w:rsidR="009D0E23">
        <w:instrText xml:space="preserve"> REF _Ref5362346 \r \h </w:instrText>
      </w:r>
      <w:r w:rsidR="009D0E23">
        <w:fldChar w:fldCharType="separate"/>
      </w:r>
      <w:r w:rsidR="009D0E23">
        <w:t>18</w:t>
      </w:r>
      <w:r w:rsidR="009D0E23">
        <w:fldChar w:fldCharType="end"/>
      </w:r>
      <w:r w:rsidR="00A50643" w:rsidRPr="00ED320C">
        <w:t>]</w:t>
      </w:r>
      <w:r w:rsidR="001C7CDA">
        <w:t>, что</w:t>
      </w:r>
      <w:r w:rsidR="00600720">
        <w:t xml:space="preserve"> обеспечивает</w:t>
      </w:r>
      <w:r w:rsidR="00600720">
        <w:rPr>
          <w:rStyle w:val="afc"/>
        </w:rPr>
        <w:t xml:space="preserve"> </w:t>
      </w:r>
      <w:r w:rsidR="00600720">
        <w:t>сбор</w:t>
      </w:r>
      <w:r w:rsidR="00BF3B59">
        <w:t xml:space="preserve">, </w:t>
      </w:r>
      <w:r w:rsidR="00600720">
        <w:t xml:space="preserve">обмен </w:t>
      </w:r>
      <w:r w:rsidR="00BF3B59">
        <w:t xml:space="preserve">и </w:t>
      </w:r>
      <w:r w:rsidR="00600720">
        <w:t>анализ данных</w:t>
      </w:r>
      <w:r w:rsidR="001C7CDA">
        <w:t>,</w:t>
      </w:r>
      <w:r w:rsidR="00BF3B59">
        <w:t xml:space="preserve"> потенциально способствует повышению производите</w:t>
      </w:r>
      <w:r w:rsidR="001C7CDA">
        <w:t>льности и эффективности труда, а также</w:t>
      </w:r>
      <w:r w:rsidR="00BF3B59">
        <w:t xml:space="preserve"> другим</w:t>
      </w:r>
      <w:r w:rsidR="007E00DE">
        <w:t xml:space="preserve"> экономическим преимуществам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_Ref3555145 \r \h </w:instrText>
      </w:r>
      <w:r w:rsidR="00053F89">
        <w:fldChar w:fldCharType="separate"/>
      </w:r>
      <w:r w:rsidR="00053F89">
        <w:t>13</w:t>
      </w:r>
      <w:r w:rsidR="00053F89">
        <w:fldChar w:fldCharType="end"/>
      </w:r>
      <w:r w:rsidR="00BF3B59">
        <w:t xml:space="preserve">]. </w:t>
      </w:r>
    </w:p>
    <w:p w14:paraId="279A1EC5" w14:textId="1131B6E0" w:rsidR="00553241" w:rsidRDefault="00BF3B59">
      <w:pPr>
        <w:widowControl w:val="0"/>
      </w:pPr>
      <w:r>
        <w:t>Одним из подходов к пр</w:t>
      </w:r>
      <w:r w:rsidR="008F2FAC">
        <w:t>именению IIoT является концепция</w:t>
      </w:r>
      <w:r>
        <w:t xml:space="preserve"> «Ин</w:t>
      </w:r>
      <w:r w:rsidR="007E00DE">
        <w:t>дустрия 4.0» (Industry 4.0)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053F89">
        <w:t>1</w:t>
      </w:r>
      <w:r w:rsidR="00053F89">
        <w:fldChar w:fldCharType="end"/>
      </w:r>
      <w:r>
        <w:t xml:space="preserve">]. Согласно </w:t>
      </w:r>
      <w:r w:rsidR="00553241">
        <w:t xml:space="preserve">концепции Индустрии </w:t>
      </w:r>
      <w:r>
        <w:t xml:space="preserve">4.0, </w:t>
      </w:r>
      <w:r w:rsidR="008F2FAC">
        <w:t xml:space="preserve">современная </w:t>
      </w:r>
      <w:r>
        <w:t>экономика находится на пороге</w:t>
      </w:r>
      <w:r w:rsidR="00600720">
        <w:t> </w:t>
      </w:r>
      <w:r>
        <w:t xml:space="preserve">четвертой промышленной революции. Ее </w:t>
      </w:r>
      <w:r w:rsidR="00ED320C">
        <w:t xml:space="preserve">ключевые </w:t>
      </w:r>
      <w:r w:rsidR="00DB736A">
        <w:t>моменты –</w:t>
      </w:r>
      <w:r>
        <w:t xml:space="preserve"> внедрение киберфизических систем</w:t>
      </w:r>
      <w:r w:rsidR="00ED320C">
        <w:t xml:space="preserve"> в промышленные процессы</w:t>
      </w:r>
      <w:r>
        <w:t xml:space="preserve"> и переход к персонализированному производств</w:t>
      </w:r>
      <w:r w:rsidR="009A15E8">
        <w:t>у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053F89">
        <w:t>1</w:t>
      </w:r>
      <w:r w:rsidR="00053F89">
        <w:fldChar w:fldCharType="end"/>
      </w:r>
      <w:r>
        <w:t xml:space="preserve">]. </w:t>
      </w:r>
      <w:r w:rsidR="00430599">
        <w:t>Киберфизические</w:t>
      </w:r>
      <w:r>
        <w:t xml:space="preserve"> системы характеризуются наличием двусторонней связи между физическими процессами и управляющими программами</w:t>
      </w:r>
      <w:r w:rsidR="00354673">
        <w:t> </w:t>
      </w:r>
      <w:r>
        <w:t>[</w:t>
      </w:r>
      <w:r w:rsidR="00053F89">
        <w:fldChar w:fldCharType="begin"/>
      </w:r>
      <w:r w:rsidR="00053F89">
        <w:instrText xml:space="preserve"> REF _Ref3555266 \r \h </w:instrText>
      </w:r>
      <w:r w:rsidR="00053F89">
        <w:fldChar w:fldCharType="separate"/>
      </w:r>
      <w:r w:rsidR="00053F89">
        <w:t>29</w:t>
      </w:r>
      <w:r w:rsidR="00053F89">
        <w:fldChar w:fldCharType="end"/>
      </w:r>
      <w:r>
        <w:t>]. Эле</w:t>
      </w:r>
      <w:r>
        <w:lastRenderedPageBreak/>
        <w:t>менты такой системы могут находиться как рядом, например, в одной производственной зоне, так и далеко друг от друг</w:t>
      </w:r>
      <w:r w:rsidR="00DB736A">
        <w:t>а, а взаимодействие между ними –</w:t>
      </w:r>
      <w:r>
        <w:t xml:space="preserve"> осуществляться на всех стадиях «жизненного цикла» (планирование, производство, эксплуатация, ремонт, утилизация).</w:t>
      </w:r>
    </w:p>
    <w:p w14:paraId="2ACE8AC3" w14:textId="4B805BB2" w:rsidR="00354673" w:rsidRDefault="00BF3B59">
      <w:pPr>
        <w:widowControl w:val="0"/>
      </w:pPr>
      <w:r>
        <w:t>Сбор и анализ собираемой информации могут служить множеству целей: диагностика состояния, прогнозирование необходимости тех или иных изменений, автоматическая настройка, адаптация и пр. Одним из подходов реализации киберфизических систем является концепция цифровых двойников (Digital Twin</w:t>
      </w:r>
      <w:r w:rsidR="00354673">
        <w:t xml:space="preserve"> – </w:t>
      </w:r>
      <w:r w:rsidR="00354673">
        <w:rPr>
          <w:lang w:val="en-US"/>
        </w:rPr>
        <w:t>DT</w:t>
      </w:r>
      <w:r>
        <w:t>), которая поддерживает виртуальные модели реального оборудования, производственных процессов и конечных продуктов. В данной концепции используются методы анализа данных с различных типов датчиков, установленных на объектах, для настройки и актуализации их виртуального состояния. Также в DT используются различные математические модели для моделирования интересующих процессов с использованием статистических методов, интеллектуального анализа данных, метод</w:t>
      </w:r>
      <w:r w:rsidR="007E00DE">
        <w:t>а конечных элементов и т. д.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_Ref3555321 \r \h </w:instrText>
      </w:r>
      <w:r w:rsidR="00053F89">
        <w:fldChar w:fldCharType="separate"/>
      </w:r>
      <w:r w:rsidR="00053F89">
        <w:t>2</w:t>
      </w:r>
      <w:r w:rsidR="00053F89">
        <w:fldChar w:fldCharType="end"/>
      </w:r>
      <w:r>
        <w:t xml:space="preserve">]. </w:t>
      </w:r>
    </w:p>
    <w:p w14:paraId="5E9B3452" w14:textId="7C66A9BC" w:rsidR="00785A9B" w:rsidRDefault="00BF3B59">
      <w:pPr>
        <w:widowControl w:val="0"/>
      </w:pPr>
      <w:r>
        <w:t xml:space="preserve">При переходе </w:t>
      </w:r>
      <w:r w:rsidR="008F2FAC">
        <w:t xml:space="preserve">экономики </w:t>
      </w:r>
      <w:r>
        <w:t>к модели Индустрии 4.0 акцент будет смещаться на аналитику. Все шире станут использоваться преимущества облачной модели, средства машинного обучения и когнитивные вычисления. Облачные вычи</w:t>
      </w:r>
      <w:r w:rsidR="00DB736A">
        <w:t>сления (англ. cloud computing) –</w:t>
      </w:r>
      <w:r w:rsidR="00ED320C">
        <w:t xml:space="preserve"> это</w:t>
      </w:r>
      <w:r>
        <w:t xml:space="preserve"> модель обеспечения удобного сетевого доступа по требованию к некоторому общему фонду конфигурируемых вычислительных ресурсов (например, сетям передачи данных, серверам, устройствам хранения </w:t>
      </w:r>
      <w:r w:rsidR="00DB736A">
        <w:t>данных, приложениям и сервисам –</w:t>
      </w:r>
      <w:r>
        <w:t xml:space="preserve"> как вместе, так и по отдельности), которые могут быть оперативно предоставлены и освобождены с минимальными эксплуатационными затратами </w:t>
      </w:r>
      <w:r w:rsidR="007E00DE">
        <w:t>или обращениями к провайдеру [</w:t>
      </w:r>
      <w:r w:rsidR="00053F89">
        <w:fldChar w:fldCharType="begin"/>
      </w:r>
      <w:r w:rsidR="00053F89">
        <w:instrText xml:space="preserve"> REF _Ref3555333 \r \h </w:instrText>
      </w:r>
      <w:r w:rsidR="00053F89">
        <w:fldChar w:fldCharType="separate"/>
      </w:r>
      <w:r w:rsidR="00053F89">
        <w:t>20</w:t>
      </w:r>
      <w:r w:rsidR="00053F89">
        <w:fldChar w:fldCharType="end"/>
      </w:r>
      <w:r>
        <w:t xml:space="preserve">]. При этом в платформах IoT активнее будут применяться открытые программные интерфейсы API для обмена данными с другими системами, а также различные приложения с открытым программным кодом. Увеличение обратных связей </w:t>
      </w:r>
      <w:r w:rsidR="008F2FAC">
        <w:t xml:space="preserve">позволит </w:t>
      </w:r>
      <w:r>
        <w:t>существенно расширит</w:t>
      </w:r>
      <w:r w:rsidR="008F2FAC">
        <w:t>ь</w:t>
      </w:r>
      <w:r>
        <w:t xml:space="preserve"> возможности систем. Облачные вычисления способны справиться с </w:t>
      </w:r>
      <w:r>
        <w:lastRenderedPageBreak/>
        <w:t>обработкой большого количества данных, которые поставляют устройства IoT, однако разные модели обработки требуют разных вычислительных ресурсов, а разные данные требуют разных подходов к их обработке и защите</w:t>
      </w:r>
      <w:r w:rsidR="00F97084">
        <w:t> </w:t>
      </w:r>
      <w:r w:rsidR="00F97084" w:rsidRPr="007D3F1E">
        <w:t>[</w:t>
      </w:r>
      <w:r w:rsidR="00053F89">
        <w:fldChar w:fldCharType="begin"/>
      </w:r>
      <w:r w:rsidR="00053F89">
        <w:instrText xml:space="preserve"> REF _Ref3555243 \r \h </w:instrText>
      </w:r>
      <w:r w:rsidR="00053F89">
        <w:fldChar w:fldCharType="separate"/>
      </w:r>
      <w:r w:rsidR="00053F89">
        <w:t>28</w:t>
      </w:r>
      <w:r w:rsidR="00053F89">
        <w:fldChar w:fldCharType="end"/>
      </w:r>
      <w:r w:rsidR="00F97084" w:rsidRPr="007D3F1E">
        <w:t>]</w:t>
      </w:r>
      <w:r>
        <w:t>.</w:t>
      </w:r>
    </w:p>
    <w:p w14:paraId="033315F2" w14:textId="6FC65741" w:rsidR="00785A9B" w:rsidRDefault="00BF3B59">
      <w:pPr>
        <w:widowControl w:val="0"/>
      </w:pPr>
      <w:r>
        <w:t>Следов</w:t>
      </w:r>
      <w:r w:rsidR="008F2FAC">
        <w:t>ательно, важной тенденцией стане</w:t>
      </w:r>
      <w:r>
        <w:t xml:space="preserve">т перенос интеллекта ближе к конечным устройствам и наделение их все большими возможностями. Несмотря на эффективность облачной модели, ситуация, когда анализ данных и выработка управляющих воздействий происходят в </w:t>
      </w:r>
      <w:r w:rsidR="008F2FAC">
        <w:t xml:space="preserve">удаленном </w:t>
      </w:r>
      <w:r>
        <w:t xml:space="preserve">крупном </w:t>
      </w:r>
      <w:r w:rsidR="008F2FAC">
        <w:t>центре обработки данных (ЦОД)</w:t>
      </w:r>
      <w:r>
        <w:t xml:space="preserve">, для </w:t>
      </w:r>
      <w:r w:rsidR="008F2FAC">
        <w:t xml:space="preserve">решений </w:t>
      </w:r>
      <w:r>
        <w:t>многих задач является нежелательной</w:t>
      </w:r>
      <w:r w:rsidR="006D0FFB">
        <w:rPr>
          <w:lang w:val="en-US"/>
        </w:rPr>
        <w:t> </w:t>
      </w:r>
      <w:r w:rsidR="006D0FFB" w:rsidRPr="0085346D">
        <w:t>[</w:t>
      </w:r>
      <w:r w:rsidR="00053F89">
        <w:rPr>
          <w:lang w:val="en-US"/>
        </w:rPr>
        <w:fldChar w:fldCharType="begin"/>
      </w:r>
      <w:r w:rsidR="00053F89">
        <w:instrText xml:space="preserve"> REF _Ref6488017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053F89">
        <w:t>15</w:t>
      </w:r>
      <w:r w:rsidR="00053F89">
        <w:rPr>
          <w:lang w:val="en-US"/>
        </w:rPr>
        <w:fldChar w:fldCharType="end"/>
      </w:r>
      <w:r w:rsidR="006D0FFB" w:rsidRPr="0085346D">
        <w:t>]</w:t>
      </w:r>
      <w:r>
        <w:t>. Передача трафика до ЦОДа и обратно может привести к недопустимым задержкам там, где требуется быстрая реакция (производственные процессы, системы безопасности, взаимодействие автомобиля с дорожной инфраструктурой и пр.).</w:t>
      </w:r>
    </w:p>
    <w:p w14:paraId="5B08B358" w14:textId="47889BA2" w:rsidR="00A17799" w:rsidRDefault="00BF3B59" w:rsidP="00A17799">
      <w:pPr>
        <w:widowControl w:val="0"/>
      </w:pPr>
      <w:r>
        <w:t xml:space="preserve">Как следствие, наряду с переносом интеллекта в </w:t>
      </w:r>
      <w:r w:rsidR="00F97084">
        <w:t xml:space="preserve">крупные </w:t>
      </w:r>
      <w:r w:rsidR="0024675C">
        <w:t>центры обработки данных</w:t>
      </w:r>
      <w:r>
        <w:t xml:space="preserve"> </w:t>
      </w:r>
      <w:r w:rsidR="00ED320C">
        <w:t xml:space="preserve">формируется </w:t>
      </w:r>
      <w:r>
        <w:t>обратный процесс, получивший название «</w:t>
      </w:r>
      <w:r w:rsidR="00354673">
        <w:t xml:space="preserve">туманные </w:t>
      </w:r>
      <w:r>
        <w:t>вычисления» (</w:t>
      </w:r>
      <w:r w:rsidR="00354673">
        <w:rPr>
          <w:lang w:val="en-US"/>
        </w:rPr>
        <w:t>F</w:t>
      </w:r>
      <w:r>
        <w:t>og computing), когда анализ собираемых данных и выработка управляющих воздействий происходят в узлах, максимально приближ</w:t>
      </w:r>
      <w:r w:rsidR="007E00DE">
        <w:t>енных к конечным устройствам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_Ref3555345 \r \h </w:instrText>
      </w:r>
      <w:r w:rsidR="00053F89">
        <w:fldChar w:fldCharType="separate"/>
      </w:r>
      <w:r w:rsidR="00053F89">
        <w:t>12</w:t>
      </w:r>
      <w:r w:rsidR="00053F89">
        <w:fldChar w:fldCharType="end"/>
      </w:r>
      <w:r>
        <w:t xml:space="preserve">]. В будущем все в большей степени анализ </w:t>
      </w:r>
      <w:r w:rsidR="008F2FAC">
        <w:t xml:space="preserve">собираемых данных </w:t>
      </w:r>
      <w:r>
        <w:t>будет производиться самими устройствами, что поз</w:t>
      </w:r>
      <w:r w:rsidR="008F2FAC">
        <w:t>волит минимизировать задержку при принятии</w:t>
      </w:r>
      <w:r>
        <w:t xml:space="preserve"> решений и повысит автономность устройств. Только </w:t>
      </w:r>
      <w:r w:rsidR="008F2FAC">
        <w:t xml:space="preserve">применение </w:t>
      </w:r>
      <w:r w:rsidR="00ED320C">
        <w:t xml:space="preserve">технологии </w:t>
      </w:r>
      <w:r>
        <w:t>гибридных облачных сред могут решить поставленные перед концепцией цифровых двойников задачи.</w:t>
      </w:r>
      <w:r w:rsidR="00A17799">
        <w:t xml:space="preserve"> </w:t>
      </w:r>
    </w:p>
    <w:p w14:paraId="172277EB" w14:textId="0F32967B" w:rsidR="00785A9B" w:rsidRPr="00125A2C" w:rsidRDefault="00125A2C" w:rsidP="00A17799">
      <w:pPr>
        <w:pStyle w:val="2"/>
      </w:pPr>
      <w:bookmarkStart w:id="8" w:name="_Toc5361837"/>
      <w:bookmarkStart w:id="9" w:name="_Toc10454046"/>
      <w:bookmarkEnd w:id="8"/>
      <w:r>
        <w:t>Т</w:t>
      </w:r>
      <w:r w:rsidR="00BF3B59" w:rsidRPr="00125A2C">
        <w:t>ехнологи</w:t>
      </w:r>
      <w:r>
        <w:t>и</w:t>
      </w:r>
      <w:r w:rsidR="00BF3B59" w:rsidRPr="00125A2C">
        <w:t xml:space="preserve"> обработки данных</w:t>
      </w:r>
      <w:r>
        <w:t xml:space="preserve"> </w:t>
      </w:r>
      <w:r w:rsidR="00BF3B59" w:rsidRPr="00125A2C">
        <w:t>Интернета вещей</w:t>
      </w:r>
      <w:bookmarkEnd w:id="9"/>
    </w:p>
    <w:p w14:paraId="45A8E724" w14:textId="5A38F84A" w:rsidR="00A17799" w:rsidRDefault="00BF3B59" w:rsidP="00A17799">
      <w:pPr>
        <w:widowControl w:val="0"/>
        <w:rPr>
          <w:szCs w:val="28"/>
        </w:rPr>
      </w:pPr>
      <w:r>
        <w:t>Применение облачных технологий может упростить обработку данных, генерируемых устройствами Интернета вещей.</w:t>
      </w:r>
      <w:r w:rsidR="00195187" w:rsidRPr="00195187">
        <w:t xml:space="preserve"> </w:t>
      </w:r>
      <w:r w:rsidR="00195187">
        <w:t>В этом разделе мы рассмотрим концепцию пространственного интеллектуал</w:t>
      </w:r>
      <w:r w:rsidR="008F2FAC">
        <w:t>ьного графа, как одного</w:t>
      </w:r>
      <w:r w:rsidR="00195187">
        <w:t xml:space="preserve"> из самых распространенных методов проектирования систем обработки данных </w:t>
      </w:r>
      <w:r w:rsidR="00195187">
        <w:rPr>
          <w:lang w:val="en-US"/>
        </w:rPr>
        <w:t>IoT</w:t>
      </w:r>
      <w:r w:rsidR="00195187" w:rsidRPr="00195187">
        <w:t xml:space="preserve"> </w:t>
      </w:r>
      <w:r w:rsidR="00195187">
        <w:t>на сегодняшний день, а также</w:t>
      </w:r>
      <w:r>
        <w:t xml:space="preserve"> </w:t>
      </w:r>
      <w:r w:rsidR="008F2FAC">
        <w:rPr>
          <w:szCs w:val="28"/>
        </w:rPr>
        <w:t>проанализируем</w:t>
      </w:r>
      <w:r w:rsidR="00125A2C">
        <w:rPr>
          <w:szCs w:val="28"/>
        </w:rPr>
        <w:t xml:space="preserve"> возможно</w:t>
      </w:r>
      <w:r w:rsidR="00125A2C">
        <w:rPr>
          <w:szCs w:val="28"/>
        </w:rPr>
        <w:lastRenderedPageBreak/>
        <w:t xml:space="preserve">сти по реализации приложений обработки данных </w:t>
      </w:r>
      <w:r w:rsidR="00125A2C">
        <w:rPr>
          <w:szCs w:val="28"/>
          <w:lang w:val="en-US"/>
        </w:rPr>
        <w:t>IoT</w:t>
      </w:r>
      <w:r w:rsidR="00125A2C" w:rsidRPr="00ED320C">
        <w:rPr>
          <w:szCs w:val="28"/>
        </w:rPr>
        <w:t xml:space="preserve"> </w:t>
      </w:r>
      <w:r w:rsidR="00125A2C">
        <w:rPr>
          <w:szCs w:val="28"/>
        </w:rPr>
        <w:t xml:space="preserve">на базе наиболее применяемых на сегодняшний день публичных облачных платформ: </w:t>
      </w:r>
      <w:r w:rsidRPr="009A15E8">
        <w:rPr>
          <w:szCs w:val="28"/>
        </w:rPr>
        <w:t>Microsoft Azure и Amazon Web Services. Ключевым преимуществом данных платформ является широкий набор инструментов, в частности, для создания решений Интернета вещей и цифровых двойников.</w:t>
      </w:r>
      <w:r w:rsidR="00725A86" w:rsidRPr="009A15E8">
        <w:rPr>
          <w:szCs w:val="28"/>
        </w:rPr>
        <w:t xml:space="preserve"> </w:t>
      </w:r>
    </w:p>
    <w:p w14:paraId="766D3339" w14:textId="4C1695CB" w:rsidR="0044706D" w:rsidRDefault="0044706D" w:rsidP="00A17799">
      <w:pPr>
        <w:pStyle w:val="3"/>
        <w:rPr>
          <w:lang w:val="en-US"/>
        </w:rPr>
      </w:pPr>
      <w:bookmarkStart w:id="10" w:name="_Toc10454047"/>
      <w:r>
        <w:rPr>
          <w:lang w:val="en-US"/>
        </w:rPr>
        <w:t>Microsoft Azure</w:t>
      </w:r>
      <w:bookmarkEnd w:id="10"/>
      <w:r>
        <w:rPr>
          <w:lang w:val="en-US"/>
        </w:rPr>
        <w:t xml:space="preserve"> </w:t>
      </w:r>
    </w:p>
    <w:p w14:paraId="197D58F3" w14:textId="0EF55C3D" w:rsidR="0044706D" w:rsidRDefault="0044706D" w:rsidP="00A17799">
      <w:pPr>
        <w:widowControl w:val="0"/>
        <w:ind w:firstLine="708"/>
      </w:pPr>
      <w:r w:rsidRPr="009A15E8">
        <w:rPr>
          <w:szCs w:val="28"/>
        </w:rPr>
        <w:t>Azure Digital Twins от Microsoft представляет собой службу Интернета вещей</w:t>
      </w:r>
      <w:r>
        <w:t>, с помощью которой можно создать комплексные модели физического окружения в виде пространственных интеллектуальных графов для моделирования связей и взаимодействий между людьми, пространствами и устройствами [</w:t>
      </w:r>
      <w:r w:rsidR="00053F89">
        <w:fldChar w:fldCharType="begin"/>
      </w:r>
      <w:r w:rsidR="00053F89">
        <w:instrText xml:space="preserve"> REF _Ref3555213 \r \h </w:instrText>
      </w:r>
      <w:r w:rsidR="00053F89">
        <w:fldChar w:fldCharType="separate"/>
      </w:r>
      <w:r w:rsidR="00053F89">
        <w:t>9</w:t>
      </w:r>
      <w:r w:rsidR="00053F89">
        <w:fldChar w:fldCharType="end"/>
      </w:r>
      <w:r w:rsidRPr="009A15E8">
        <w:t>]</w:t>
      </w:r>
      <w:r>
        <w:t>. Azure Digital Twins имеет следующие ключевые возможности:</w:t>
      </w:r>
    </w:p>
    <w:p w14:paraId="78CA31B3" w14:textId="7A1C507C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пространственный интеллектуальный граф</w:t>
      </w:r>
      <w:r w:rsidRPr="00486F1A">
        <w:rPr>
          <w:color w:val="000000"/>
          <w:szCs w:val="28"/>
        </w:rPr>
        <w:t xml:space="preserve"> является виртуальным представлением физического окружения. С его помощью можно воспроизводить зависимости из реального мира путем моделирования связей между пользователями, расположениями и устройствами</w:t>
      </w:r>
      <w:r>
        <w:t xml:space="preserve">. Кроме того, </w:t>
      </w:r>
      <w:r w:rsidRPr="006D0FFB">
        <w:t>Digital Twins требует, чтобы каждая часть получаемых данных телеметрии была связана с датчиком в пространственном графе.</w:t>
      </w:r>
      <w:r>
        <w:t xml:space="preserve"> Это позволяет объединять данные из многих разрозненных источников в некое единое физическое пространство 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053F89">
        <w:t>8</w:t>
      </w:r>
      <w:r w:rsidR="00053F89">
        <w:fldChar w:fldCharType="end"/>
      </w:r>
      <w:r>
        <w:t>]</w:t>
      </w:r>
      <w:r w:rsidRPr="00486F1A">
        <w:rPr>
          <w:color w:val="000000"/>
          <w:szCs w:val="28"/>
        </w:rPr>
        <w:t>;</w:t>
      </w:r>
    </w:p>
    <w:p w14:paraId="7FE18E8B" w14:textId="4CB3174A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цифровые модели объектов двойников</w:t>
      </w:r>
      <w:r w:rsidR="00DB736A" w:rsidRPr="00486F1A">
        <w:rPr>
          <w:color w:val="000000"/>
          <w:szCs w:val="28"/>
        </w:rPr>
        <w:t xml:space="preserve"> –</w:t>
      </w:r>
      <w:r w:rsidRPr="00486F1A">
        <w:rPr>
          <w:color w:val="000000"/>
          <w:szCs w:val="28"/>
        </w:rPr>
        <w:t xml:space="preserve"> это предопределенные протоколы устройств и схема данных. Они представляют потребности определенной предметной области, чтобы ускорить и упростить разработку;</w:t>
      </w:r>
    </w:p>
    <w:p w14:paraId="0B2667B4" w14:textId="19D94C78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расширенные вычислительные ресурсы </w:t>
      </w:r>
      <w:r w:rsidR="00DB736A" w:rsidRPr="00486F1A">
        <w:rPr>
          <w:color w:val="000000"/>
          <w:szCs w:val="28"/>
        </w:rPr>
        <w:t>–</w:t>
      </w:r>
      <w:r w:rsidRPr="00486F1A">
        <w:rPr>
          <w:i/>
          <w:color w:val="000000"/>
          <w:szCs w:val="28"/>
        </w:rPr>
        <w:t xml:space="preserve"> </w:t>
      </w:r>
      <w:r w:rsidRPr="00486F1A">
        <w:rPr>
          <w:color w:val="000000"/>
          <w:szCs w:val="28"/>
        </w:rPr>
        <w:t xml:space="preserve">благодаря возможности определять и запускать пользовательские функции в отношении входящих данных устройства для отправки сигналов в заранее определенные конечные точки; </w:t>
      </w:r>
    </w:p>
    <w:p w14:paraId="5B652BF2" w14:textId="77777777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встроенное управление доступом </w:t>
      </w:r>
      <w:r w:rsidRPr="00486F1A">
        <w:rPr>
          <w:color w:val="000000"/>
          <w:szCs w:val="28"/>
        </w:rPr>
        <w:t xml:space="preserve">с помощью функций управления </w:t>
      </w:r>
      <w:r w:rsidRPr="00486F1A">
        <w:rPr>
          <w:color w:val="000000"/>
          <w:szCs w:val="28"/>
        </w:rPr>
        <w:lastRenderedPageBreak/>
        <w:t>доступом и идентификацией, такие как управление доступом на основе ролей и Azure Active Directory.</w:t>
      </w:r>
    </w:p>
    <w:p w14:paraId="5353CEA9" w14:textId="7B794C50" w:rsidR="0044706D" w:rsidRDefault="000B2E8D" w:rsidP="00816491">
      <w:pPr>
        <w:widowControl w:val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7363F4" wp14:editId="042CE2FE">
                <wp:simplePos x="0" y="0"/>
                <wp:positionH relativeFrom="column">
                  <wp:posOffset>15875</wp:posOffset>
                </wp:positionH>
                <wp:positionV relativeFrom="paragraph">
                  <wp:posOffset>4303395</wp:posOffset>
                </wp:positionV>
                <wp:extent cx="1314450" cy="1333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33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A5CCE" id="Прямоугольник 2" o:spid="_x0000_s1026" style="position:absolute;margin-left:1.25pt;margin-top:338.85pt;width:103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" fillcolor="white [3201]" strokecolor="white [3212]" strokeweight="1pt"/>
            </w:pict>
          </mc:Fallback>
        </mc:AlternateContent>
      </w:r>
      <w:r w:rsidR="0044706D">
        <w:t xml:space="preserve">Технология Azure Digital Twins использует Azure IoT Hub для </w:t>
      </w:r>
      <w:r w:rsidR="002B7DD7">
        <w:t>хранения данных</w:t>
      </w:r>
      <w:r w:rsidR="0044706D">
        <w:t xml:space="preserve"> устройств и сенсоров</w:t>
      </w:r>
      <w:r w:rsidR="002B7DD7" w:rsidRPr="00612C4A">
        <w:t xml:space="preserve">, </w:t>
      </w:r>
      <w:r w:rsidR="002B7DD7">
        <w:t>а для реализации событий, произошедших в системе –</w:t>
      </w:r>
      <w:r w:rsidR="002B7DD7" w:rsidRPr="00612C4A">
        <w:t xml:space="preserve"> </w:t>
      </w:r>
      <w:r w:rsidR="002B7DD7">
        <w:t xml:space="preserve">Центр событий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44706D">
        <w:t xml:space="preserve">.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IoT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>–</w:t>
      </w:r>
      <w:r w:rsidR="002B7DD7" w:rsidRPr="00612C4A">
        <w:t xml:space="preserve"> </w:t>
      </w:r>
      <w:r w:rsidR="002B7DD7">
        <w:t xml:space="preserve">это </w:t>
      </w:r>
      <w:r w:rsidR="002B7DD7" w:rsidRPr="002B7DD7">
        <w:t>размещенная в облаке управляемая служба, которая действует в качестве центра сообщений для двусторонней связи между приложением Интернета вещей и устройствами, которыми оно управляет</w:t>
      </w:r>
      <w:r w:rsidR="002B7DD7">
        <w:t> </w:t>
      </w:r>
      <w:r w:rsidR="002B7DD7" w:rsidRPr="00612C4A">
        <w:t>[</w:t>
      </w:r>
      <w:r w:rsidR="00053F89">
        <w:fldChar w:fldCharType="begin"/>
      </w:r>
      <w:r w:rsidR="00053F89">
        <w:instrText xml:space="preserve"> REF _Ref6559934 \r \h </w:instrText>
      </w:r>
      <w:r w:rsidR="00053F89">
        <w:fldChar w:fldCharType="separate"/>
      </w:r>
      <w:r w:rsidR="00053F89">
        <w:t>11</w:t>
      </w:r>
      <w:r w:rsidR="00053F89">
        <w:fldChar w:fldCharType="end"/>
      </w:r>
      <w:r w:rsidR="002B7DD7" w:rsidRPr="00612C4A">
        <w:t>]</w:t>
      </w:r>
      <w:r w:rsidR="002B7DD7" w:rsidRPr="002B7DD7">
        <w:t>.</w:t>
      </w:r>
      <w:r w:rsidR="002B7DD7">
        <w:t xml:space="preserve"> </w:t>
      </w:r>
      <w:r w:rsidR="004272E6">
        <w:t>Инструмент</w:t>
      </w:r>
      <w:r w:rsidR="002B7DD7">
        <w:t xml:space="preserve">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 xml:space="preserve">служит конечной точкой </w:t>
      </w:r>
      <w:r w:rsidR="00DE571B">
        <w:t>исходящих событий и сообщений в соответствии с предопределенными настройками маршрутизации </w:t>
      </w:r>
      <w:r w:rsidR="00DE571B" w:rsidRPr="00612C4A">
        <w:t>[</w:t>
      </w:r>
      <w:r w:rsidR="00053F89">
        <w:fldChar w:fldCharType="begin"/>
      </w:r>
      <w:r w:rsidR="00053F89">
        <w:instrText xml:space="preserve"> REF _Ref6560022 \r \h </w:instrText>
      </w:r>
      <w:r w:rsidR="00053F89">
        <w:fldChar w:fldCharType="separate"/>
      </w:r>
      <w:r w:rsidR="00053F89">
        <w:t>10</w:t>
      </w:r>
      <w:r w:rsidR="00053F89">
        <w:fldChar w:fldCharType="end"/>
      </w:r>
      <w:r w:rsidR="00DE571B" w:rsidRPr="00612C4A">
        <w:t>]</w:t>
      </w:r>
      <w:r w:rsidR="00DE571B">
        <w:t>. Данная служба отвечает за хранение и обработку событий</w:t>
      </w:r>
      <w:r w:rsidR="004272E6">
        <w:t xml:space="preserve"> таких, как изменения</w:t>
      </w:r>
      <w:r w:rsidR="00DE571B">
        <w:t xml:space="preserve"> в вычисленном значении пространства как результате сообщения о телеметрии устройства</w:t>
      </w:r>
      <w:r w:rsidR="004272E6">
        <w:t>, полученных в свою очередь из генератора событий – функции, сравнивающей текущие показатели датчиков с заранее заданными оптимальными значениями</w:t>
      </w:r>
      <w:r w:rsidR="00DE571B">
        <w:t xml:space="preserve">. </w:t>
      </w:r>
      <w:r w:rsidR="0044706D" w:rsidRPr="00227B83">
        <w:t>На рис</w:t>
      </w:r>
      <w:r w:rsidR="006B07A6">
        <w:t>унке 1</w:t>
      </w:r>
      <w:r w:rsidR="0044706D" w:rsidRPr="00227B83">
        <w:t xml:space="preserve"> </w:t>
      </w:r>
      <w:r w:rsidR="00DE571B">
        <w:t>представлена диаграмма потока данных</w:t>
      </w:r>
      <w:r w:rsidR="0044706D" w:rsidRPr="00227B83">
        <w:t xml:space="preserve"> Azure Digital Twins.</w:t>
      </w:r>
      <w:r w:rsidR="0044706D">
        <w:t xml:space="preserve"> </w:t>
      </w:r>
    </w:p>
    <w:tbl>
      <w:tblPr>
        <w:tblStyle w:val="afb"/>
        <w:tblW w:w="90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0"/>
      </w:tblGrid>
      <w:tr w:rsidR="0044706D" w14:paraId="21AA1948" w14:textId="77777777" w:rsidTr="0044706D">
        <w:tc>
          <w:tcPr>
            <w:tcW w:w="9060" w:type="dxa"/>
          </w:tcPr>
          <w:p w14:paraId="512C0AE0" w14:textId="7066EFA9" w:rsidR="0044706D" w:rsidRDefault="00C03E23" w:rsidP="0044706D">
            <w:pPr>
              <w:widowControl w:val="0"/>
              <w:spacing w:after="160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C48CEEB" wp14:editId="26DB67FE">
                  <wp:extent cx="5713348" cy="1685925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del 1 Data Flow Diagram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028" cy="169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6D" w14:paraId="196C2075" w14:textId="77777777" w:rsidTr="0044706D">
        <w:tc>
          <w:tcPr>
            <w:tcW w:w="9060" w:type="dxa"/>
          </w:tcPr>
          <w:p w14:paraId="159893D5" w14:textId="1EA3F015" w:rsidR="0044706D" w:rsidRPr="00E05CCC" w:rsidRDefault="006B07A6" w:rsidP="00816491">
            <w:pPr>
              <w:widowControl w:val="0"/>
              <w:spacing w:line="720" w:lineRule="auto"/>
              <w:ind w:firstLine="0"/>
              <w:jc w:val="center"/>
              <w:rPr>
                <w:sz w:val="28"/>
                <w:szCs w:val="28"/>
              </w:rPr>
            </w:pPr>
            <w:r w:rsidRPr="00816491">
              <w:rPr>
                <w:sz w:val="28"/>
                <w:szCs w:val="28"/>
              </w:rPr>
              <w:t>Рис. 1</w:t>
            </w:r>
            <w:r w:rsidR="0044706D" w:rsidRPr="00816491">
              <w:rPr>
                <w:sz w:val="28"/>
                <w:szCs w:val="28"/>
              </w:rPr>
              <w:t>.</w:t>
            </w:r>
            <w:r w:rsidR="0044706D" w:rsidRPr="00612C4A">
              <w:rPr>
                <w:sz w:val="28"/>
                <w:szCs w:val="28"/>
              </w:rPr>
              <w:t xml:space="preserve"> </w:t>
            </w:r>
            <w:r w:rsidR="00C03E23">
              <w:rPr>
                <w:sz w:val="28"/>
                <w:szCs w:val="28"/>
              </w:rPr>
              <w:t xml:space="preserve">Диаграмма потока данных </w:t>
            </w:r>
            <w:r w:rsidR="00C03E23">
              <w:rPr>
                <w:sz w:val="28"/>
                <w:szCs w:val="28"/>
                <w:lang w:val="en-US"/>
              </w:rPr>
              <w:t>Azure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Digital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Twins</w:t>
            </w:r>
          </w:p>
        </w:tc>
      </w:tr>
    </w:tbl>
    <w:p w14:paraId="1C10D05F" w14:textId="6FF29FD4" w:rsidR="0044706D" w:rsidRDefault="00E05CCC" w:rsidP="00816491">
      <w:pPr>
        <w:pStyle w:val="3"/>
        <w:rPr>
          <w:lang w:val="en-US"/>
        </w:rPr>
      </w:pPr>
      <w:bookmarkStart w:id="11" w:name="_Toc10454048"/>
      <w:r>
        <w:rPr>
          <w:lang w:val="en-US"/>
        </w:rPr>
        <w:t>Amazon Web Services</w:t>
      </w:r>
      <w:bookmarkEnd w:id="11"/>
    </w:p>
    <w:p w14:paraId="49EA8D17" w14:textId="48FF7552" w:rsidR="00E05CCC" w:rsidRDefault="00E05CCC" w:rsidP="00816491">
      <w:pPr>
        <w:widowControl w:val="0"/>
        <w:ind w:firstLine="708"/>
      </w:pPr>
      <w:r w:rsidRPr="00553241">
        <w:rPr>
          <w:lang w:val="en-US"/>
        </w:rPr>
        <w:t>AWS</w:t>
      </w:r>
      <w:r w:rsidRPr="00125A2C">
        <w:t xml:space="preserve"> </w:t>
      </w:r>
      <w:r w:rsidRPr="00553241">
        <w:rPr>
          <w:lang w:val="en-US"/>
        </w:rPr>
        <w:t>IoT</w:t>
      </w:r>
      <w:r w:rsidRPr="00125A2C">
        <w:t xml:space="preserve"> </w:t>
      </w:r>
      <w:r w:rsidRPr="00553241">
        <w:rPr>
          <w:lang w:val="en-US"/>
        </w:rPr>
        <w:t>Things</w:t>
      </w:r>
      <w:r w:rsidRPr="00125A2C">
        <w:t xml:space="preserve"> </w:t>
      </w:r>
      <w:r w:rsidRPr="00553241">
        <w:rPr>
          <w:lang w:val="en-US"/>
        </w:rPr>
        <w:t>Graph</w:t>
      </w:r>
      <w:r w:rsidR="00DB736A">
        <w:t xml:space="preserve"> –</w:t>
      </w:r>
      <w:r w:rsidRPr="00125A2C">
        <w:t xml:space="preserve"> </w:t>
      </w:r>
      <w:r>
        <w:t>продукт</w:t>
      </w:r>
      <w:r w:rsidRPr="00125A2C">
        <w:t xml:space="preserve"> </w:t>
      </w:r>
      <w:r>
        <w:t>в</w:t>
      </w:r>
      <w:r w:rsidRPr="00125A2C">
        <w:t xml:space="preserve"> </w:t>
      </w:r>
      <w:r>
        <w:t>инфраструктуре облака</w:t>
      </w:r>
      <w:r w:rsidRPr="00125A2C">
        <w:t xml:space="preserve"> </w:t>
      </w:r>
      <w:r>
        <w:t>от</w:t>
      </w:r>
      <w:r w:rsidRPr="00125A2C">
        <w:t xml:space="preserve"> </w:t>
      </w:r>
      <w:r w:rsidRPr="00553241">
        <w:rPr>
          <w:lang w:val="en-US"/>
        </w:rPr>
        <w:t>Amazon</w:t>
      </w:r>
      <w:r w:rsidRPr="00125A2C">
        <w:t xml:space="preserve"> [</w:t>
      </w:r>
      <w:r w:rsidR="00053F89">
        <w:rPr>
          <w:lang w:val="en-US"/>
        </w:rPr>
        <w:fldChar w:fldCharType="begin"/>
      </w:r>
      <w:r w:rsidR="00053F89">
        <w:instrText xml:space="preserve"> REF _Ref3555386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053F89">
        <w:t>7</w:t>
      </w:r>
      <w:r w:rsidR="00053F89">
        <w:rPr>
          <w:lang w:val="en-US"/>
        </w:rPr>
        <w:fldChar w:fldCharType="end"/>
      </w:r>
      <w:r w:rsidRPr="00125A2C">
        <w:t xml:space="preserve">]. </w:t>
      </w:r>
      <w:r>
        <w:t>Этот сервис позволяет создавать автоматизированные системы Интернета вещей, которые помогают осуществлять связь между веб-сервисами и физическими устройствами, использующими различные протоколы, фор</w:t>
      </w:r>
      <w:r>
        <w:lastRenderedPageBreak/>
        <w:t>маты данных и синтаксис сообщений 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053F89">
        <w:t>8</w:t>
      </w:r>
      <w:r w:rsidR="00053F89">
        <w:fldChar w:fldCharType="end"/>
      </w:r>
      <w:r w:rsidRPr="00430599">
        <w:t>]</w:t>
      </w:r>
      <w:r>
        <w:t>. Данное решение также предоставляет мощное средство визуализации построенного графа с возможностью редактирования связей между устройствами и приложениями прямо в редакторе потоков данных. Этот продукт представлен следующими тремя ключевыми концепциями:</w:t>
      </w:r>
    </w:p>
    <w:p w14:paraId="4633759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Модель.</w:t>
      </w:r>
      <w:r w:rsidRPr="004D414D">
        <w:rPr>
          <w:color w:val="000000"/>
          <w:szCs w:val="28"/>
        </w:rPr>
        <w:t xml:space="preserve"> Это абстракция, представляющая устройство как набор действий (входов), событий (выходов) и состояний (атрибутов). Модель отделяет интерфейс устройства от его базовой реализации.</w:t>
      </w:r>
    </w:p>
    <w:p w14:paraId="3F33BBB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Отображение</w:t>
      </w:r>
      <w:r w:rsidRPr="004D414D">
        <w:rPr>
          <w:color w:val="000000"/>
          <w:szCs w:val="28"/>
        </w:rPr>
        <w:t>. Отображение представляет информацию, которая позволяет AWS IoT Things Graph преобразовать вывод сообщения одного объекта в ожидаемый ввод другого. Эта концепция устраняет различия объектов и позволяет создавать приложения IoT, в которых используется множество объектов.</w:t>
      </w:r>
    </w:p>
    <w:p w14:paraId="3EB601E0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Поток</w:t>
      </w:r>
      <w:r w:rsidRPr="004D414D">
        <w:rPr>
          <w:color w:val="000000"/>
          <w:szCs w:val="28"/>
        </w:rPr>
        <w:t>. Поток состоит из последовательности взаимодействий между устройствами и web-сервисами, которые необходимы для выполнения задачи. Потоки позволяют определять связанные действия, необходимые для автоматизации задач.</w:t>
      </w:r>
    </w:p>
    <w:p w14:paraId="378C2DC5" w14:textId="55A3A230" w:rsidR="00E05CCC" w:rsidRDefault="00E05CCC" w:rsidP="00816491">
      <w:pPr>
        <w:widowControl w:val="0"/>
      </w:pPr>
      <w:r w:rsidRPr="00612C4A"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Things</w:t>
      </w:r>
      <w:r w:rsidRPr="00A07AFB">
        <w:t xml:space="preserve"> </w:t>
      </w:r>
      <w:r w:rsidRPr="00612C4A">
        <w:t>Graph</w:t>
      </w:r>
      <w:r w:rsidRPr="00A07AFB">
        <w:t xml:space="preserve"> </w:t>
      </w:r>
      <w:r w:rsidR="00F90035">
        <w:t>сочетает в себе возможности</w:t>
      </w:r>
      <w:r>
        <w:t xml:space="preserve"> двух других базовых решений </w:t>
      </w:r>
      <w:r w:rsidRPr="00612C4A">
        <w:t>Amazon</w:t>
      </w:r>
      <w:r w:rsidRPr="00A07AFB">
        <w:t xml:space="preserve"> </w:t>
      </w:r>
      <w:r>
        <w:t xml:space="preserve">для Интернета вещей – </w:t>
      </w:r>
      <w:r w:rsidRPr="00307F7B">
        <w:t xml:space="preserve">AWS IoT </w:t>
      </w:r>
      <w:r w:rsidRPr="00612C4A">
        <w:t>Core</w:t>
      </w:r>
      <w:r>
        <w:t> </w:t>
      </w:r>
      <w:r w:rsidRPr="00A07AFB">
        <w:t>[</w:t>
      </w:r>
      <w:r>
        <w:fldChar w:fldCharType="begin"/>
      </w:r>
      <w:r>
        <w:instrText xml:space="preserve"> REF _Ref8985538 \r \h </w:instrText>
      </w:r>
      <w:r w:rsidR="00612C4A">
        <w:instrText xml:space="preserve"> \* MERGEFORMAT </w:instrText>
      </w:r>
      <w:r>
        <w:fldChar w:fldCharType="separate"/>
      </w:r>
      <w:r>
        <w:t>30</w:t>
      </w:r>
      <w:r>
        <w:fldChar w:fldCharType="end"/>
      </w:r>
      <w:r w:rsidRPr="00A07AFB">
        <w:t xml:space="preserve">] </w:t>
      </w:r>
      <w:r>
        <w:t xml:space="preserve">и </w:t>
      </w:r>
      <w:r w:rsidRPr="00307F7B">
        <w:t>AWS IoT Greengrass</w:t>
      </w:r>
      <w:r w:rsidRPr="00612C4A">
        <w:t> </w:t>
      </w:r>
      <w:r w:rsidRPr="00A07AFB">
        <w:t>[</w:t>
      </w:r>
      <w:r>
        <w:fldChar w:fldCharType="begin"/>
      </w:r>
      <w:r>
        <w:instrText xml:space="preserve"> REF _Ref8985551 \r \h </w:instrText>
      </w:r>
      <w:r w:rsidR="00612C4A">
        <w:instrText xml:space="preserve"> \* MERGEFORMAT </w:instrText>
      </w:r>
      <w:r>
        <w:fldChar w:fldCharType="separate"/>
      </w:r>
      <w:r>
        <w:t>31</w:t>
      </w:r>
      <w:r>
        <w:fldChar w:fldCharType="end"/>
      </w:r>
      <w:r w:rsidRPr="00A07AFB">
        <w:t>]</w:t>
      </w:r>
      <w:r>
        <w:t xml:space="preserve">. </w:t>
      </w:r>
    </w:p>
    <w:p w14:paraId="17C49FC2" w14:textId="51EA4A9E" w:rsidR="00E05CCC" w:rsidRDefault="00E05CCC" w:rsidP="00816491">
      <w:pPr>
        <w:widowControl w:val="0"/>
      </w:pPr>
      <w:r w:rsidRPr="00307F7B">
        <w:t xml:space="preserve">AWS IoT </w:t>
      </w:r>
      <w:r w:rsidRPr="00612C4A">
        <w:t>Core</w:t>
      </w:r>
      <w:r w:rsidDel="00A07AFB">
        <w:t xml:space="preserve"> </w:t>
      </w:r>
      <w:r>
        <w:t xml:space="preserve">– это платформа, которая </w:t>
      </w:r>
      <w:r w:rsidRPr="00307F7B">
        <w:t xml:space="preserve">обеспечивает подключение устройств к сервисам AWS и другим устройствам, безопасность данных и </w:t>
      </w:r>
      <w:r>
        <w:t>коммуникации</w:t>
      </w:r>
      <w:r w:rsidRPr="00307F7B">
        <w:t>, обработку данных устройств и различные операции с ними</w:t>
      </w:r>
      <w:r>
        <w:t xml:space="preserve">. Можно выделить следующие основные </w:t>
      </w:r>
      <w:r w:rsidR="00F90035">
        <w:t>возможности</w:t>
      </w:r>
      <w:r>
        <w:t xml:space="preserve"> платформы:</w:t>
      </w:r>
    </w:p>
    <w:p w14:paraId="6D318A00" w14:textId="551E62D2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  <w:lang w:val="en-US"/>
        </w:rPr>
        <w:t>Message</w:t>
      </w:r>
      <w:r w:rsidRPr="004D414D">
        <w:rPr>
          <w:i/>
        </w:rPr>
        <w:t xml:space="preserve"> </w:t>
      </w:r>
      <w:r w:rsidRPr="004D414D">
        <w:rPr>
          <w:i/>
          <w:lang w:val="en-US"/>
        </w:rPr>
        <w:t>Broker</w:t>
      </w:r>
      <w:r w:rsidRPr="004D414D">
        <w:rPr>
          <w:i/>
        </w:rPr>
        <w:t xml:space="preserve">. </w:t>
      </w:r>
      <w:r>
        <w:t>Э</w:t>
      </w:r>
      <w:r w:rsidRPr="00A07AFB">
        <w:t>то высокопроизводительный брокер сообщений,</w:t>
      </w:r>
      <w:r w:rsidR="004B5082">
        <w:t xml:space="preserve"> </w:t>
      </w:r>
      <w:r w:rsidRPr="00A07AFB">
        <w:t xml:space="preserve">работающий по стандарту «издатель-подписчик», который передает сообщения всех устройств IoT и </w:t>
      </w:r>
      <w:r>
        <w:t>приложений в нужном направлении;</w:t>
      </w:r>
      <w:r w:rsidR="00166B11" w:rsidRPr="00166B11">
        <w:t xml:space="preserve"> </w:t>
      </w:r>
    </w:p>
    <w:p w14:paraId="20880881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Шлюз устройств</w:t>
      </w:r>
      <w:r>
        <w:t xml:space="preserve"> </w:t>
      </w:r>
      <w:r w:rsidRPr="002423B6">
        <w:t>служит точкой входа для устройств IoT, подклю</w:t>
      </w:r>
      <w:r w:rsidRPr="002423B6">
        <w:lastRenderedPageBreak/>
        <w:t xml:space="preserve">чающихся к AWS. Шлюз устройств управляет всеми активными подключениями устройства и реализует семантику различных протоколов, чтобы обеспечить </w:t>
      </w:r>
      <w:r>
        <w:t>связь устройств с AWS IoT Core</w:t>
      </w:r>
      <w:r w:rsidRPr="00A07AFB">
        <w:t>;</w:t>
      </w:r>
    </w:p>
    <w:p w14:paraId="1DBB02E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Пакет SDK AWS IoT</w:t>
      </w:r>
      <w:r w:rsidRPr="002423B6">
        <w:t xml:space="preserve"> для устройств позволяет подключить аппаратное устройство или моби</w:t>
      </w:r>
      <w:r>
        <w:t>льное приложение к AWS IoT Core;</w:t>
      </w:r>
    </w:p>
    <w:p w14:paraId="2A6BEB35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Метод аутентификации AWS</w:t>
      </w:r>
      <w:r w:rsidRPr="002423B6">
        <w:t xml:space="preserve"> (н</w:t>
      </w:r>
      <w:r>
        <w:t>азываемый SigV4), аутентификация</w:t>
      </w:r>
      <w:r w:rsidRPr="002423B6">
        <w:t xml:space="preserve"> на основе сертификата X.</w:t>
      </w:r>
      <w:r>
        <w:t>509 и специальную аутентификация</w:t>
      </w:r>
      <w:r w:rsidRPr="002423B6">
        <w:t xml:space="preserve"> на основе токенов (через настраиваемые модули авторизации)</w:t>
      </w:r>
      <w:r>
        <w:t xml:space="preserve"> обеспечивают</w:t>
      </w:r>
      <w:r w:rsidRPr="00030F2E">
        <w:t xml:space="preserve"> взаимную аутентификацию и шифрование во всех точках подключения</w:t>
      </w:r>
      <w:r>
        <w:t>;</w:t>
      </w:r>
    </w:p>
    <w:p w14:paraId="092B1112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Реестр</w:t>
      </w:r>
      <w:r w:rsidRPr="002423B6">
        <w:t xml:space="preserve"> устанавливает идентификацию для устройств и позволяет отслеживать метаданные, такие как атрибуты или возможности устройства. Реестр позволяет уникальным образом идентифицировать каждое устройство в соответствии с единым форматом, не зависящим от типа</w:t>
      </w:r>
      <w:r>
        <w:t xml:space="preserve"> устройства или его подключения</w:t>
      </w:r>
      <w:r w:rsidRPr="00A07AFB">
        <w:t>;</w:t>
      </w:r>
    </w:p>
    <w:p w14:paraId="543A9796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Тени устройств</w:t>
      </w:r>
      <w:r>
        <w:t xml:space="preserve">. </w:t>
      </w:r>
      <w:r w:rsidRPr="002423B6">
        <w:t>С помощью AWS IoT Core можно создать постоянную виртуальную версию каждого устройства, так называемую тень устройства, содержащую его последнее состояние и позволяющую приложениям или другим устройствам считывать сообщения и взаимодействовать с данным устройством. Тени устройств хранят последнее зарегистрированное состояние и желаемое будущее состояние каждого устройства</w:t>
      </w:r>
      <w:r w:rsidRPr="00A07AFB">
        <w:t>;</w:t>
      </w:r>
    </w:p>
    <w:p w14:paraId="66D62A3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</w:rPr>
        <w:t>Сервис правил</w:t>
      </w:r>
      <w:r w:rsidRPr="002423B6">
        <w:t xml:space="preserve"> позволяет создавать приложения IoT для сбора, обработки и анализа данных, генерируемых подключенными устройствами, и выполнения действий с ними</w:t>
      </w:r>
      <w:r w:rsidRPr="00A07AFB">
        <w:t xml:space="preserve">. </w:t>
      </w:r>
      <w:r w:rsidRPr="002423B6">
        <w:t>Сервис правил оценивает входящие сообщения, публикуемые в AWS IoT Core, а затем преобразует и доставляет их другому устройству или облачному сервису с учетом заданных бизнес-правил. Правило можно применять к данным от одного или от многих устройств и выполнять на его основе одно действие или же множество параллельных действий.</w:t>
      </w:r>
    </w:p>
    <w:p w14:paraId="411F2A58" w14:textId="77777777" w:rsidR="00E05CCC" w:rsidRPr="00030F2E" w:rsidRDefault="00E05CCC" w:rsidP="00166B11">
      <w:pPr>
        <w:widowControl w:val="0"/>
      </w:pPr>
      <w:r w:rsidRPr="00612C4A">
        <w:lastRenderedPageBreak/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Greengrass</w:t>
      </w:r>
      <w:r w:rsidRPr="00A07AFB">
        <w:t xml:space="preserve"> –</w:t>
      </w:r>
      <w:r>
        <w:t xml:space="preserve"> это</w:t>
      </w:r>
      <w:r w:rsidRPr="00A07AFB">
        <w:t xml:space="preserve"> </w:t>
      </w:r>
      <w:r>
        <w:t xml:space="preserve">инструмент, предназначенный для </w:t>
      </w:r>
      <w:r w:rsidRPr="00030F2E">
        <w:t>эффективно</w:t>
      </w:r>
      <w:r>
        <w:t>го распространения возможностей</w:t>
      </w:r>
      <w:r w:rsidRPr="00030F2E">
        <w:t xml:space="preserve"> AWS на периферийные устройства, что позволяет им локально работать с данными, которые они создают, используя при этом облако для управления, анализа и надежного хранения данных.</w:t>
      </w:r>
    </w:p>
    <w:p w14:paraId="63A8570C" w14:textId="77777777" w:rsidR="00E05CCC" w:rsidRPr="00030F2E" w:rsidRDefault="00E05CCC" w:rsidP="00612C4A">
      <w:pPr>
        <w:widowControl w:val="0"/>
      </w:pPr>
      <w:r>
        <w:t xml:space="preserve">Основным преимуществом использования AWS IoT Greengrass, является возможность </w:t>
      </w:r>
      <w:r w:rsidRPr="00030F2E">
        <w:t>локально формировать на устройствах выводы с использованием машинного обучения, применяя модели, созданные и обученные в облаке.</w:t>
      </w:r>
      <w:r>
        <w:t xml:space="preserve"> Также стоит отметить коннекторы системы </w:t>
      </w:r>
      <w:r w:rsidRPr="00030F2E">
        <w:t>AWS IoT Greengrass</w:t>
      </w:r>
      <w:r>
        <w:t xml:space="preserve">, позволяющие выполнять </w:t>
      </w:r>
      <w:r w:rsidRPr="00030F2E">
        <w:t>поиск, импорт, настройку и развертывание приложений и сервисов на периферии</w:t>
      </w:r>
      <w:r>
        <w:t xml:space="preserve">. </w:t>
      </w:r>
      <w:r w:rsidRPr="00030F2E">
        <w:t>При этом не требуется разбираться в различных протоколах устройств, управлять данными для доступа или взаимодействовать с внешними API. Кроме того, можно применить общую бизнес‑логику одного устройства AWS IoT Greengrass к другому.</w:t>
      </w:r>
    </w:p>
    <w:p w14:paraId="694B60CA" w14:textId="70AA40D7" w:rsidR="008C0A47" w:rsidRDefault="00E81C84" w:rsidP="00612C4A">
      <w:pPr>
        <w:widowControl w:val="0"/>
      </w:pPr>
      <w:r>
        <w:t>В общем виде настройка</w:t>
      </w:r>
      <w:r w:rsidR="008C0A47">
        <w:t xml:space="preserve"> и развертывание</w:t>
      </w:r>
      <w:r>
        <w:t xml:space="preserve"> </w:t>
      </w:r>
      <w:r w:rsidRPr="00612C4A">
        <w:t xml:space="preserve">AWS IoT Things Graph </w:t>
      </w:r>
      <w:r>
        <w:t xml:space="preserve">состоит из </w:t>
      </w:r>
      <w:r w:rsidR="008C0A47">
        <w:t xml:space="preserve">следующих действий: создание потоков, настройка конечных точек и отображений, </w:t>
      </w:r>
      <w:r w:rsidR="002C0B3C">
        <w:t xml:space="preserve">создание хранилища </w:t>
      </w:r>
      <w:r w:rsidR="002C0B3C" w:rsidRPr="002C0B3C">
        <w:t>для конфигурации приложения</w:t>
      </w:r>
      <w:r w:rsidR="002C0B3C">
        <w:t>,</w:t>
      </w:r>
      <w:r w:rsidR="002C0B3C" w:rsidRPr="002C0B3C">
        <w:t xml:space="preserve"> </w:t>
      </w:r>
      <w:r w:rsidR="008C0A47">
        <w:t>а также само развертывание.</w:t>
      </w:r>
    </w:p>
    <w:p w14:paraId="154D9AB9" w14:textId="62BF66C7" w:rsidR="002C0B3C" w:rsidRPr="00BB43F0" w:rsidRDefault="00E81C84" w:rsidP="00612C4A">
      <w:pPr>
        <w:widowControl w:val="0"/>
      </w:pPr>
      <w:r>
        <w:t>В</w:t>
      </w:r>
      <w:r w:rsidRPr="00E81C84">
        <w:t xml:space="preserve"> </w:t>
      </w:r>
      <w:r>
        <w:t>библиотеке</w:t>
      </w:r>
      <w:r w:rsidRPr="00E81C84">
        <w:t xml:space="preserve"> </w:t>
      </w:r>
      <w:r>
        <w:t xml:space="preserve">моделей </w:t>
      </w:r>
      <w:r w:rsidRPr="00612C4A">
        <w:t xml:space="preserve">AWS IoT Things Graph </w:t>
      </w:r>
      <w:r>
        <w:t xml:space="preserve">хранится большое количество моделей, которые можно использовать в </w:t>
      </w:r>
      <w:r w:rsidR="008C0A47">
        <w:t>редакторе</w:t>
      </w:r>
      <w:r>
        <w:t xml:space="preserve"> </w:t>
      </w:r>
      <w:r w:rsidR="008C0A47">
        <w:t>потоков</w:t>
      </w:r>
      <w:r>
        <w:t xml:space="preserve">, а также можно создавать собственные модели и добавлять их в эту библиотеку. </w:t>
      </w:r>
      <w:r w:rsidR="006245BF">
        <w:t>Пример настройки иерархии графа, содержащего устройства и сервисы, с помощью редактора потоко</w:t>
      </w:r>
      <w:r w:rsidR="006B07A6">
        <w:t xml:space="preserve">в </w:t>
      </w:r>
      <w:r w:rsidR="00E27C8E">
        <w:rPr>
          <w:lang w:val="en-US"/>
        </w:rPr>
        <w:t>AWS</w:t>
      </w:r>
      <w:r w:rsidR="00E27C8E" w:rsidRPr="00E27C8E">
        <w:t xml:space="preserve"> </w:t>
      </w:r>
      <w:r w:rsidR="00E27C8E">
        <w:rPr>
          <w:lang w:val="en-US"/>
        </w:rPr>
        <w:t>Things</w:t>
      </w:r>
      <w:r w:rsidR="00E27C8E" w:rsidRPr="00E27C8E">
        <w:t xml:space="preserve"> </w:t>
      </w:r>
      <w:r w:rsidR="00E27C8E">
        <w:rPr>
          <w:lang w:val="en-US"/>
        </w:rPr>
        <w:t>Graph</w:t>
      </w:r>
      <w:r w:rsidR="00E27C8E" w:rsidRPr="00E27C8E">
        <w:t xml:space="preserve"> </w:t>
      </w:r>
      <w:r w:rsidR="006B07A6">
        <w:t>продемонстрирован на рисунке 2</w:t>
      </w:r>
      <w:r w:rsidR="006245BF">
        <w:t xml:space="preserve">. </w:t>
      </w:r>
      <w:r>
        <w:t xml:space="preserve">Взаимодействия между моделями определяются с помощью настройки маршрутизации данных </w:t>
      </w:r>
      <w:r w:rsidR="008C0A47">
        <w:t xml:space="preserve">в редакторе потоков. </w:t>
      </w:r>
      <w:r w:rsidR="002C0B3C">
        <w:t xml:space="preserve">После настройки локального развертывания </w:t>
      </w:r>
      <w:r w:rsidR="002C0B3C" w:rsidRPr="00612C4A">
        <w:t xml:space="preserve">AWS IoT Graph </w:t>
      </w:r>
      <w:r w:rsidR="002C0B3C">
        <w:t xml:space="preserve">упаковывает потоки вместе с их зависимостями и передает их на устройства из реестра созданной группы </w:t>
      </w:r>
      <w:r w:rsidR="002C0B3C" w:rsidRPr="00612C4A">
        <w:t>AWS</w:t>
      </w:r>
      <w:r w:rsidR="002C0B3C" w:rsidRPr="00BB43F0">
        <w:t xml:space="preserve"> </w:t>
      </w:r>
      <w:r w:rsidR="002C0B3C" w:rsidRPr="00612C4A">
        <w:t>IoT</w:t>
      </w:r>
      <w:r w:rsidR="002C0B3C" w:rsidRPr="00BB43F0">
        <w:t xml:space="preserve"> </w:t>
      </w:r>
      <w:r w:rsidR="002C0B3C" w:rsidRPr="00612C4A">
        <w:t>Greengrass</w:t>
      </w:r>
      <w:r w:rsidR="002C0B3C">
        <w:t xml:space="preserve">. Это позволяет графу управлять взаимодействием между локально подключенными устройствами. </w:t>
      </w:r>
    </w:p>
    <w:p w14:paraId="2EB05AE9" w14:textId="31042A7C" w:rsidR="00E81C84" w:rsidRDefault="008C0A47" w:rsidP="00612C4A">
      <w:pPr>
        <w:widowControl w:val="0"/>
      </w:pPr>
      <w:r w:rsidRPr="008C0A47">
        <w:t xml:space="preserve">После развертывания потока в AWS IoT Things Graph отображаются </w:t>
      </w:r>
      <w:r w:rsidRPr="008C0A47">
        <w:lastRenderedPageBreak/>
        <w:t>та</w:t>
      </w:r>
      <w:r w:rsidR="002C0B3C">
        <w:t>кие показатели, как успешность выполнения или неудача, а также время выполнения, сохраняется всю история</w:t>
      </w:r>
      <w:r w:rsidRPr="008C0A47">
        <w:t xml:space="preserve"> выполнения для воспроизведения и отладки.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6245BF" w14:paraId="33E266D3" w14:textId="77777777" w:rsidTr="00612C4A">
        <w:tc>
          <w:tcPr>
            <w:tcW w:w="9060" w:type="dxa"/>
          </w:tcPr>
          <w:p w14:paraId="0B7C1FF3" w14:textId="3EE9E159" w:rsidR="006245BF" w:rsidRDefault="006245BF" w:rsidP="008C0A47">
            <w:pPr>
              <w:widowControl w:val="0"/>
              <w:spacing w:after="160"/>
              <w:ind w:firstLine="0"/>
            </w:pPr>
            <w:r>
              <w:rPr>
                <w:noProof/>
              </w:rPr>
              <w:drawing>
                <wp:inline distT="0" distB="0" distL="0" distR="0" wp14:anchorId="2D76FC62" wp14:editId="64668A32">
                  <wp:extent cx="5768303" cy="3381375"/>
                  <wp:effectExtent l="0" t="0" r="444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Безымянный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50" cy="338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5BF" w14:paraId="0D47828E" w14:textId="77777777" w:rsidTr="00612C4A">
        <w:tc>
          <w:tcPr>
            <w:tcW w:w="9060" w:type="dxa"/>
          </w:tcPr>
          <w:p w14:paraId="0F8F7350" w14:textId="63D6BBDA" w:rsidR="006245BF" w:rsidRPr="00E27C8E" w:rsidRDefault="006B07A6" w:rsidP="00816491">
            <w:pPr>
              <w:widowControl w:val="0"/>
              <w:spacing w:after="160" w:line="360" w:lineRule="auto"/>
              <w:ind w:firstLine="0"/>
              <w:jc w:val="center"/>
            </w:pPr>
            <w:r w:rsidRPr="00816491">
              <w:t>Рис. 2</w:t>
            </w:r>
            <w:r w:rsidR="006245BF" w:rsidRPr="00816491">
              <w:t>.</w:t>
            </w:r>
            <w:r w:rsidR="006245BF">
              <w:rPr>
                <w:b/>
              </w:rPr>
              <w:t xml:space="preserve"> </w:t>
            </w:r>
            <w:r w:rsidR="006245BF">
              <w:t>Пример настройки иерархии графа с помощью редактора потоков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AWS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Things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Graph</w:t>
            </w:r>
          </w:p>
        </w:tc>
      </w:tr>
    </w:tbl>
    <w:p w14:paraId="60928484" w14:textId="77777777" w:rsidR="00E05CCC" w:rsidRPr="0059136B" w:rsidRDefault="00E05CCC" w:rsidP="00612C4A"/>
    <w:p w14:paraId="62849A77" w14:textId="16FF11E3" w:rsidR="00ED59E6" w:rsidRDefault="00ED59E6" w:rsidP="00195187">
      <w:pPr>
        <w:pStyle w:val="3"/>
      </w:pPr>
      <w:bookmarkStart w:id="12" w:name="_Toc10454049"/>
      <w:r>
        <w:t>Концепция пространственного интеллектуального графа</w:t>
      </w:r>
      <w:bookmarkEnd w:id="12"/>
    </w:p>
    <w:p w14:paraId="008F7804" w14:textId="3ACE5EAB" w:rsidR="00591EAB" w:rsidRPr="0085346D" w:rsidRDefault="000F2E8B">
      <w:r>
        <w:t>Объектные модели описанных выше систем</w:t>
      </w:r>
      <w:r w:rsidRPr="00612C4A">
        <w:t xml:space="preserve"> </w:t>
      </w:r>
      <w:r w:rsidR="00214707">
        <w:t>хранятся</w:t>
      </w:r>
      <w:r>
        <w:t xml:space="preserve"> в </w:t>
      </w:r>
      <w:r w:rsidR="00214707">
        <w:t>виде интеллектуальных графов</w:t>
      </w:r>
      <w:r>
        <w:t>.</w:t>
      </w:r>
      <w:r w:rsidRPr="00612C4A">
        <w:t xml:space="preserve"> </w:t>
      </w:r>
      <w:r w:rsidR="00214707">
        <w:t>Такое представление</w:t>
      </w:r>
      <w:r>
        <w:t xml:space="preserve"> позволяет эффективно моделировать взаимосвязи и взаимодействия между людьми, пространствами и устройствами. </w:t>
      </w:r>
      <w:r w:rsidR="00E05CCC">
        <w:t xml:space="preserve">Рассмотрим отдельно концепцию пространственного интеллектуального графа, используемую в </w:t>
      </w:r>
      <w:r w:rsidR="00E05CCC">
        <w:rPr>
          <w:lang w:val="en-US"/>
        </w:rPr>
        <w:t>Azure</w:t>
      </w:r>
      <w:r w:rsidR="00E05CCC" w:rsidRPr="00612C4A">
        <w:t xml:space="preserve"> </w:t>
      </w:r>
      <w:r w:rsidR="00E05CCC">
        <w:rPr>
          <w:lang w:val="en-US"/>
        </w:rPr>
        <w:t>Digital</w:t>
      </w:r>
      <w:r w:rsidR="00E05CCC" w:rsidRPr="00612C4A">
        <w:t xml:space="preserve"> </w:t>
      </w:r>
      <w:r w:rsidR="00E05CCC">
        <w:rPr>
          <w:lang w:val="en-US"/>
        </w:rPr>
        <w:t>Twins</w:t>
      </w:r>
      <w:r w:rsidR="00214707">
        <w:t> </w:t>
      </w:r>
      <w:r w:rsidR="00214707" w:rsidRPr="00612C4A">
        <w:t>[</w:t>
      </w:r>
      <w:r w:rsidR="00B9384B">
        <w:fldChar w:fldCharType="begin"/>
      </w:r>
      <w:r w:rsidR="00B9384B">
        <w:instrText xml:space="preserve"> REF _Ref5974083 \r \h </w:instrText>
      </w:r>
      <w:r w:rsidR="00B9384B">
        <w:fldChar w:fldCharType="separate"/>
      </w:r>
      <w:r w:rsidR="00B9384B">
        <w:t>34</w:t>
      </w:r>
      <w:r w:rsidR="00B9384B">
        <w:fldChar w:fldCharType="end"/>
      </w:r>
      <w:r w:rsidR="00214707" w:rsidRPr="00612C4A">
        <w:t>]</w:t>
      </w:r>
      <w:r w:rsidR="00E05CCC" w:rsidRPr="00612C4A">
        <w:t xml:space="preserve">. </w:t>
      </w:r>
      <w:r w:rsidR="00ED59E6">
        <w:t>Данная концепция представляет физические среды и связанные устройства</w:t>
      </w:r>
      <w:r w:rsidR="008F2FAC">
        <w:t>, датчики и пользователей в качестве</w:t>
      </w:r>
      <w:r w:rsidR="00ED59E6">
        <w:t xml:space="preserve"> моделей, хранящихся в виде пространственного интеллектуального графа. </w:t>
      </w:r>
      <w:r w:rsidR="00ED59E6" w:rsidRPr="00195187">
        <w:t xml:space="preserve">Модели создают пользователи, которые хотят адаптировать </w:t>
      </w:r>
      <w:r w:rsidR="008F2FAC">
        <w:t xml:space="preserve">технологическое </w:t>
      </w:r>
      <w:r w:rsidR="00ED59E6" w:rsidRPr="00195187">
        <w:t xml:space="preserve">решение к своим конкретным потребностям. Вместе эти предварительно определенные объектные модели </w:t>
      </w:r>
      <w:r w:rsidR="002D3E29" w:rsidRPr="006245BF">
        <w:t xml:space="preserve">Azure </w:t>
      </w:r>
      <w:r w:rsidR="00ED59E6" w:rsidRPr="006245BF">
        <w:rPr>
          <w:lang w:val="en-US"/>
        </w:rPr>
        <w:t>Digital</w:t>
      </w:r>
      <w:r w:rsidR="00ED59E6" w:rsidRPr="006245BF">
        <w:t xml:space="preserve"> </w:t>
      </w:r>
      <w:r w:rsidR="00ED59E6" w:rsidRPr="006245BF">
        <w:rPr>
          <w:lang w:val="en-US"/>
        </w:rPr>
        <w:t>Twins</w:t>
      </w:r>
      <w:r w:rsidR="00ED59E6" w:rsidRPr="00195187">
        <w:t xml:space="preserve"> составляют онтологию. В онтологии </w:t>
      </w:r>
      <w:r w:rsidR="00ED59E6">
        <w:t xml:space="preserve">могут быть описаны </w:t>
      </w:r>
      <w:r w:rsidR="00ED59E6" w:rsidRPr="00195187">
        <w:t xml:space="preserve">регионы, </w:t>
      </w:r>
      <w:r w:rsidR="00ED59E6" w:rsidRPr="00195187">
        <w:lastRenderedPageBreak/>
        <w:t>площадки, этажи, офисы, зоны, конференц-залы и фокус-комнаты</w:t>
      </w:r>
      <w:r w:rsidR="000F2968">
        <w:t>,</w:t>
      </w:r>
      <w:r w:rsidR="00ED59E6" w:rsidRPr="00195187">
        <w:t xml:space="preserve"> </w:t>
      </w:r>
      <w:r w:rsidR="008F2FAC">
        <w:t>различные</w:t>
      </w:r>
      <w:r w:rsidR="00ED59E6" w:rsidRPr="00195187">
        <w:t xml:space="preserve"> электростанции, подстанции, энергетические ресурсы и потребители. Объектные модели и онтологии </w:t>
      </w:r>
      <w:r w:rsidR="00ED59E6" w:rsidRPr="00ED59E6">
        <w:rPr>
          <w:lang w:val="en-US"/>
        </w:rPr>
        <w:t>Digital</w:t>
      </w:r>
      <w:r w:rsidR="00ED59E6" w:rsidRPr="00195187">
        <w:t xml:space="preserve"> </w:t>
      </w:r>
      <w:r w:rsidR="00ED59E6" w:rsidRPr="00ED59E6">
        <w:rPr>
          <w:lang w:val="en-US"/>
        </w:rPr>
        <w:t>Twins</w:t>
      </w:r>
      <w:r w:rsidR="00ED59E6" w:rsidRPr="00195187">
        <w:t xml:space="preserve"> позволяют персонализировать разные сценарии и потребности</w:t>
      </w:r>
      <w:r w:rsidR="00273449">
        <w:t xml:space="preserve">. Можно выделить следующие основные категории объектов </w:t>
      </w:r>
      <w:r w:rsidR="00273449">
        <w:rPr>
          <w:lang w:val="en-US"/>
        </w:rPr>
        <w:t>Digital Twins:</w:t>
      </w:r>
      <w:r w:rsidR="00273449">
        <w:t xml:space="preserve"> </w:t>
      </w:r>
    </w:p>
    <w:p w14:paraId="12C6F503" w14:textId="75D2CA5A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Пространства</w:t>
      </w:r>
      <w:r>
        <w:t xml:space="preserve"> </w:t>
      </w:r>
      <w:r w:rsidRPr="00591EAB">
        <w:t>являются виртуальными или физическими расположениями</w:t>
      </w:r>
      <w:r>
        <w:t>;</w:t>
      </w:r>
    </w:p>
    <w:p w14:paraId="56858B50" w14:textId="25D5794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Устройства</w:t>
      </w:r>
      <w:r>
        <w:t xml:space="preserve"> </w:t>
      </w:r>
      <w:r w:rsidRPr="00591EAB">
        <w:t xml:space="preserve">являются виртуальными или физическими единицами оборудования, </w:t>
      </w:r>
      <w:r w:rsidR="005A316B" w:rsidRPr="00591EAB">
        <w:t>например,</w:t>
      </w:r>
      <w:r w:rsidRPr="00591EAB">
        <w:t xml:space="preserve"> Raspberry Pi 3</w:t>
      </w:r>
      <w:r w:rsidR="00A72889">
        <w:t>;</w:t>
      </w:r>
    </w:p>
    <w:p w14:paraId="5EBCC21E" w14:textId="0717416A" w:rsid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 объектами, которые позволяют обнаруживать события</w:t>
      </w:r>
      <w:r>
        <w:t>;</w:t>
      </w:r>
    </w:p>
    <w:p w14:paraId="6AFA8A13" w14:textId="2D99F9F7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Пользователи</w:t>
      </w:r>
      <w:r>
        <w:t xml:space="preserve"> </w:t>
      </w:r>
      <w:r w:rsidRPr="00591EAB">
        <w:t>представляют собой жильцов и их характеристики</w:t>
      </w:r>
      <w:r>
        <w:t>;</w:t>
      </w:r>
    </w:p>
    <w:p w14:paraId="6AE210D5" w14:textId="63AAE253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Ресурсы</w:t>
      </w:r>
      <w:r>
        <w:t xml:space="preserve"> </w:t>
      </w:r>
      <w:r w:rsidRPr="00591EAB">
        <w:t xml:space="preserve">присоединены к пространству и обычно представляют ресурсы Azure для использования объектами в пространственном графе, </w:t>
      </w:r>
      <w:r w:rsidR="005A316B" w:rsidRPr="00591EAB">
        <w:t>например,</w:t>
      </w:r>
      <w:r w:rsidRPr="00591EAB">
        <w:t xml:space="preserve"> IoTHub</w:t>
      </w:r>
      <w:r w:rsidR="005A316B">
        <w:t> </w:t>
      </w:r>
      <w:r w:rsidR="005A316B" w:rsidRPr="0085346D">
        <w:t>[</w:t>
      </w:r>
      <w:r w:rsidR="00B9384B">
        <w:fldChar w:fldCharType="begin"/>
      </w:r>
      <w:r w:rsidR="00B9384B">
        <w:instrText xml:space="preserve"> REF _Ref6559934 \r \h </w:instrText>
      </w:r>
      <w:r w:rsidR="00B9384B">
        <w:fldChar w:fldCharType="separate"/>
      </w:r>
      <w:r w:rsidR="00B9384B">
        <w:t>11</w:t>
      </w:r>
      <w:r w:rsidR="00B9384B">
        <w:fldChar w:fldCharType="end"/>
      </w:r>
      <w:r w:rsidR="005A316B" w:rsidRPr="0085346D">
        <w:t>]</w:t>
      </w:r>
      <w:r w:rsidR="005A316B">
        <w:t>;</w:t>
      </w:r>
    </w:p>
    <w:p w14:paraId="39894C76" w14:textId="181FFD2C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Онтологии</w:t>
      </w:r>
      <w:r w:rsidR="005A316B">
        <w:t xml:space="preserve"> </w:t>
      </w:r>
      <w:r w:rsidR="00816491">
        <w:t xml:space="preserve">– </w:t>
      </w:r>
      <w:r w:rsidR="00A72889">
        <w:t xml:space="preserve">предварительно определенные </w:t>
      </w:r>
      <w:r w:rsidR="00A72889" w:rsidRPr="00A72889">
        <w:t>объектные модели Digital Twins</w:t>
      </w:r>
      <w:r w:rsidR="00A72889">
        <w:t xml:space="preserve">, </w:t>
      </w:r>
      <w:r w:rsidR="005A316B" w:rsidRPr="005A316B">
        <w:t>представляю</w:t>
      </w:r>
      <w:r w:rsidR="00A72889">
        <w:t>щие</w:t>
      </w:r>
      <w:r w:rsidR="005A316B" w:rsidRPr="005A316B">
        <w:t xml:space="preserve"> наборы расширенных типов</w:t>
      </w:r>
      <w:r w:rsidR="00A72889">
        <w:t xml:space="preserve">, например, стандартная онтология </w:t>
      </w:r>
      <w:r w:rsidR="00A72889" w:rsidRPr="004D414D">
        <w:rPr>
          <w:lang w:val="en-US"/>
        </w:rPr>
        <w:t>BACnet</w:t>
      </w:r>
      <w:r w:rsidR="00A72889" w:rsidRPr="00F64D49">
        <w:t xml:space="preserve"> </w:t>
      </w:r>
      <w:r w:rsidR="00A72889">
        <w:t>определяет типы</w:t>
      </w:r>
      <w:r w:rsidR="00E457F9">
        <w:t xml:space="preserve"> данных, применяющиеся в создании цифровых двойников различных «умных» зданий</w:t>
      </w:r>
      <w:r w:rsidR="005A316B">
        <w:t>;</w:t>
      </w:r>
    </w:p>
    <w:p w14:paraId="3B77A401" w14:textId="693BB13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Роли</w:t>
      </w:r>
      <w:r w:rsidR="005A316B">
        <w:t xml:space="preserve"> </w:t>
      </w:r>
      <w:r w:rsidR="00DB736A">
        <w:t>–</w:t>
      </w:r>
      <w:r w:rsidR="005A316B" w:rsidRPr="005A316B">
        <w:t xml:space="preserve"> это наборы разрешений, которые назначаются пользователям и устройствам в пространственном графе, например, </w:t>
      </w:r>
      <w:r w:rsidR="005A316B">
        <w:t xml:space="preserve">администратор </w:t>
      </w:r>
      <w:r w:rsidR="00E457F9">
        <w:t>системы</w:t>
      </w:r>
      <w:r w:rsidR="005A316B" w:rsidRPr="0085346D">
        <w:t>;</w:t>
      </w:r>
    </w:p>
    <w:p w14:paraId="099B9C6B" w14:textId="451D34CE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Определяемые пользователем функции</w:t>
      </w:r>
      <w:r w:rsidR="005A316B">
        <w:t xml:space="preserve"> </w:t>
      </w:r>
      <w:r w:rsidR="005A316B" w:rsidRPr="005A316B">
        <w:t>позволяют настраивать обработку телеметрии датчика в пространственном графе</w:t>
      </w:r>
      <w:r w:rsidR="005A316B">
        <w:t>, например, задать значение датчика или отправлять уведомления, когда выполняются предварительно определенные условия;</w:t>
      </w:r>
    </w:p>
    <w:p w14:paraId="38982208" w14:textId="6E7A0A2C" w:rsidR="005A316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Конечные точки</w:t>
      </w:r>
      <w:r w:rsidR="005A316B">
        <w:t xml:space="preserve"> </w:t>
      </w:r>
      <w:r w:rsidR="00DB736A">
        <w:t>–</w:t>
      </w:r>
      <w:r w:rsidR="005A316B" w:rsidRPr="005A316B">
        <w:t xml:space="preserve"> это расположения, в которые направляются сообщения телеметрии и события Digital Twins, например</w:t>
      </w:r>
      <w:r w:rsidR="005A316B">
        <w:t>,</w:t>
      </w:r>
      <w:r w:rsidR="005A316B" w:rsidRPr="005A316B">
        <w:t xml:space="preserve"> </w:t>
      </w:r>
      <w:r w:rsidR="00166B11">
        <w:rPr>
          <w:lang w:val="en-US"/>
        </w:rPr>
        <w:t>Azure</w:t>
      </w:r>
      <w:r w:rsidR="00166B11" w:rsidRPr="00166B11">
        <w:t xml:space="preserve"> </w:t>
      </w:r>
      <w:r w:rsidR="005A316B" w:rsidRPr="005A316B">
        <w:t>Event Hub</w:t>
      </w:r>
      <w:r w:rsidR="005A316B" w:rsidRPr="004D414D">
        <w:rPr>
          <w:lang w:val="en-US"/>
        </w:rPr>
        <w:t> </w:t>
      </w:r>
      <w:r w:rsidR="0035627F" w:rsidRPr="0085346D">
        <w:t>[</w:t>
      </w:r>
      <w:r w:rsidR="00B9384B">
        <w:rPr>
          <w:lang w:val="en-US"/>
        </w:rPr>
        <w:fldChar w:fldCharType="begin"/>
      </w:r>
      <w:r w:rsidR="00B9384B">
        <w:instrText xml:space="preserve"> REF _Ref6560022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B9384B">
        <w:t>10</w:t>
      </w:r>
      <w:r w:rsidR="00B9384B">
        <w:rPr>
          <w:lang w:val="en-US"/>
        </w:rPr>
        <w:fldChar w:fldCharType="end"/>
      </w:r>
      <w:r w:rsidR="0035627F" w:rsidRPr="0085346D">
        <w:t>]</w:t>
      </w:r>
      <w:r w:rsidR="005A316B">
        <w:t>;</w:t>
      </w:r>
    </w:p>
    <w:p w14:paraId="2681C966" w14:textId="0CFA9B9D" w:rsidR="005A316B" w:rsidRDefault="005A316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lastRenderedPageBreak/>
        <w:t>Сопоставители</w:t>
      </w:r>
      <w:r>
        <w:t xml:space="preserve"> </w:t>
      </w:r>
      <w:r w:rsidRPr="005A316B">
        <w:t>являются объектами, которые определяют</w:t>
      </w:r>
      <w:r w:rsidR="00BF718C">
        <w:t xml:space="preserve"> набор условий, оценивающих</w:t>
      </w:r>
      <w:r w:rsidRPr="005A316B">
        <w:t>, какие</w:t>
      </w:r>
      <w:r w:rsidR="00BF718C">
        <w:t xml:space="preserve"> действия </w:t>
      </w:r>
      <w:r w:rsidR="00BF718C" w:rsidRPr="00BF718C">
        <w:t>предпринимаются на основе вх</w:t>
      </w:r>
      <w:r w:rsidR="00BF718C">
        <w:t>одящих данных телеметрии, то есть какие именно пользовательские</w:t>
      </w:r>
      <w:r w:rsidRPr="005A316B">
        <w:t xml:space="preserve"> функции выполняются для</w:t>
      </w:r>
      <w:r>
        <w:t xml:space="preserve"> заданного сообщения телеметрии.</w:t>
      </w:r>
      <w:r w:rsidR="00816491">
        <w:t xml:space="preserve"> </w:t>
      </w:r>
    </w:p>
    <w:p w14:paraId="0D086B0A" w14:textId="092E03DF" w:rsidR="00ED59E6" w:rsidRDefault="00DB736A" w:rsidP="004D414D">
      <w:r>
        <w:t>Пространственный граф –</w:t>
      </w:r>
      <w:r w:rsidR="005A316B" w:rsidRPr="005A316B">
        <w:t xml:space="preserve"> это иерархический граф пространств, устройств и людей, определенных в объектной модели </w:t>
      </w:r>
      <w:r w:rsidR="000F2E8B">
        <w:rPr>
          <w:lang w:val="en-US"/>
        </w:rPr>
        <w:t>Azure</w:t>
      </w:r>
      <w:r w:rsidR="000F2E8B" w:rsidRPr="00612C4A">
        <w:t xml:space="preserve"> </w:t>
      </w:r>
      <w:r w:rsidR="005A316B" w:rsidRPr="005A316B">
        <w:t xml:space="preserve">Digital Twins. Пространственный граф поддерживает наследование, фильтрацию, обход, </w:t>
      </w:r>
      <w:r w:rsidR="005A316B">
        <w:t>масштабируемость и расширяемость. Взаимодействие</w:t>
      </w:r>
      <w:r w:rsidR="005A316B" w:rsidRPr="005A316B">
        <w:t xml:space="preserve"> с про</w:t>
      </w:r>
      <w:r w:rsidR="005A316B">
        <w:t>странственным графом и управление</w:t>
      </w:r>
      <w:r w:rsidR="005A316B" w:rsidRPr="005A316B">
        <w:t xml:space="preserve"> им </w:t>
      </w:r>
      <w:r w:rsidR="005A316B">
        <w:t xml:space="preserve">осуществляется </w:t>
      </w:r>
      <w:r w:rsidR="005A316B" w:rsidRPr="005A316B">
        <w:t>с помощью коллекции REST API</w:t>
      </w:r>
      <w:r w:rsidR="0035627F">
        <w:t> </w:t>
      </w:r>
      <w:r w:rsidR="0035627F" w:rsidRPr="0085346D">
        <w:t>[</w:t>
      </w:r>
      <w:r w:rsidR="0035627F">
        <w:fldChar w:fldCharType="begin"/>
      </w:r>
      <w:r w:rsidR="0035627F">
        <w:instrText xml:space="preserve"> REF _Ref6560609 \r \h </w:instrText>
      </w:r>
      <w:r w:rsidR="00273449">
        <w:instrText xml:space="preserve"> \* MERGEFORMAT </w:instrText>
      </w:r>
      <w:r w:rsidR="0035627F">
        <w:fldChar w:fldCharType="separate"/>
      </w:r>
      <w:r w:rsidR="0035627F">
        <w:t>28</w:t>
      </w:r>
      <w:r w:rsidR="0035627F">
        <w:fldChar w:fldCharType="end"/>
      </w:r>
      <w:r w:rsidR="0035627F" w:rsidRPr="0085346D">
        <w:t>]</w:t>
      </w:r>
      <w:r w:rsidR="005A316B">
        <w:t>.</w:t>
      </w:r>
    </w:p>
    <w:p w14:paraId="626B0E61" w14:textId="531882CF" w:rsidR="00AC21C3" w:rsidRDefault="00227B83">
      <w:r>
        <w:t xml:space="preserve">На </w:t>
      </w:r>
      <w:r w:rsidR="006B07A6">
        <w:t>рисунке 3</w:t>
      </w:r>
      <w:r w:rsidR="00AC21C3">
        <w:t xml:space="preserve"> </w:t>
      </w:r>
      <w:r>
        <w:t xml:space="preserve">с помощью инструмента просмотра и редактирования графов </w:t>
      </w:r>
      <w:r>
        <w:rPr>
          <w:lang w:val="en-US"/>
        </w:rPr>
        <w:t>Microsoft</w:t>
      </w:r>
      <w:r w:rsidRPr="00F64D49">
        <w:t xml:space="preserve"> </w:t>
      </w:r>
      <w:r>
        <w:rPr>
          <w:lang w:val="en-US"/>
        </w:rPr>
        <w:t>Azure</w:t>
      </w:r>
      <w:r w:rsidRPr="00F64D49">
        <w:t xml:space="preserve"> </w:t>
      </w:r>
      <w:r>
        <w:rPr>
          <w:lang w:val="en-US"/>
        </w:rPr>
        <w:t>Digital</w:t>
      </w:r>
      <w:r w:rsidRPr="00F64D49">
        <w:t xml:space="preserve"> </w:t>
      </w:r>
      <w:r>
        <w:rPr>
          <w:lang w:val="en-US"/>
        </w:rPr>
        <w:t>Twins</w:t>
      </w:r>
      <w:r w:rsidRPr="00F64D49">
        <w:t xml:space="preserve"> </w:t>
      </w:r>
      <w:r>
        <w:rPr>
          <w:lang w:val="en-US"/>
        </w:rPr>
        <w:t>Graph</w:t>
      </w:r>
      <w:r w:rsidRPr="00F64D49">
        <w:t xml:space="preserve"> </w:t>
      </w:r>
      <w:r>
        <w:rPr>
          <w:lang w:val="en-US"/>
        </w:rPr>
        <w:t>Viewer </w:t>
      </w:r>
      <w:r w:rsidRPr="00F64D49">
        <w:t>[</w:t>
      </w:r>
      <w:r w:rsidR="00B9384B">
        <w:rPr>
          <w:lang w:val="en-US"/>
        </w:rPr>
        <w:fldChar w:fldCharType="begin"/>
      </w:r>
      <w:r w:rsidR="00B9384B">
        <w:instrText xml:space="preserve"> REF _Ref8983004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B9384B">
        <w:t>21</w:t>
      </w:r>
      <w:r w:rsidR="00B9384B">
        <w:rPr>
          <w:lang w:val="en-US"/>
        </w:rPr>
        <w:fldChar w:fldCharType="end"/>
      </w:r>
      <w:r w:rsidRPr="00F64D49">
        <w:t xml:space="preserve">] </w:t>
      </w:r>
      <w:r w:rsidR="00AC21C3">
        <w:t xml:space="preserve">представлена схема созданного пространственного интеллектуального графа. Он состоит из следующих компонентов: </w:t>
      </w:r>
    </w:p>
    <w:p w14:paraId="080AE5F4" w14:textId="7A8BE60E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Пространства.</w:t>
      </w:r>
      <w:r>
        <w:t xml:space="preserve"> Представлены виртуальными помещениями с идентификаторами (</w:t>
      </w:r>
      <w:r w:rsidRPr="004D414D">
        <w:rPr>
          <w:lang w:val="en-US"/>
        </w:rPr>
        <w:t>Focus</w:t>
      </w:r>
      <w:r w:rsidRPr="00F64D49">
        <w:t xml:space="preserve"> </w:t>
      </w:r>
      <w:r w:rsidRPr="004D414D">
        <w:rPr>
          <w:lang w:val="en-US"/>
        </w:rPr>
        <w:t>Rooms</w:t>
      </w:r>
      <w:r>
        <w:t>);</w:t>
      </w:r>
    </w:p>
    <w:p w14:paraId="25246C47" w14:textId="48D2A97D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Устройства</w:t>
      </w:r>
      <w:r>
        <w:t xml:space="preserve"> являются виртуальными </w:t>
      </w:r>
      <w:r w:rsidRPr="00591EAB">
        <w:t>единицами</w:t>
      </w:r>
      <w:r>
        <w:t xml:space="preserve"> оборудования </w:t>
      </w:r>
      <w:r w:rsidRPr="00591EAB">
        <w:t>Raspberry Pi 3</w:t>
      </w:r>
      <w:r w:rsidRPr="00F64D49">
        <w:t xml:space="preserve"> </w:t>
      </w:r>
      <w:r>
        <w:t>с идентификатором номера комнаты в названии;</w:t>
      </w:r>
    </w:p>
    <w:p w14:paraId="40BEB627" w14:textId="5FF83058" w:rsidR="00166B11" w:rsidRDefault="00AC21C3" w:rsidP="00166B11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</w:t>
      </w:r>
      <w:r>
        <w:t xml:space="preserve"> виртуальными</w:t>
      </w:r>
      <w:r w:rsidRPr="00591EAB">
        <w:t xml:space="preserve"> </w:t>
      </w:r>
      <w:r>
        <w:t>сенсорами потребления электроэнергии.</w:t>
      </w:r>
      <w:r w:rsidRPr="00591EAB">
        <w:t xml:space="preserve"> </w:t>
      </w:r>
      <w:r>
        <w:t>Установлены на</w:t>
      </w:r>
      <w:r w:rsidRPr="00591EAB">
        <w:t xml:space="preserve"> </w:t>
      </w:r>
      <w:r>
        <w:t>каждом устройстве;</w:t>
      </w:r>
    </w:p>
    <w:p w14:paraId="4F638F76" w14:textId="77777777" w:rsidR="00166B11" w:rsidRDefault="00166B11" w:rsidP="00166B11">
      <w:pPr>
        <w:ind w:firstLine="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E457F9" w14:paraId="09EBDDFA" w14:textId="77777777" w:rsidTr="00F64D49">
        <w:tc>
          <w:tcPr>
            <w:tcW w:w="9286" w:type="dxa"/>
          </w:tcPr>
          <w:p w14:paraId="7812F271" w14:textId="31687E6A" w:rsidR="00E457F9" w:rsidRDefault="00E457F9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0C67443" wp14:editId="5D467FBA">
                  <wp:extent cx="5676900" cy="280225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wins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069" cy="282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F9" w14:paraId="3F3FECC3" w14:textId="77777777" w:rsidTr="00F64D49">
        <w:tc>
          <w:tcPr>
            <w:tcW w:w="9286" w:type="dxa"/>
          </w:tcPr>
          <w:p w14:paraId="38AF7C4A" w14:textId="6E088391" w:rsidR="00E457F9" w:rsidRPr="000F2E8B" w:rsidRDefault="006B07A6" w:rsidP="00BF718C">
            <w:pPr>
              <w:spacing w:line="360" w:lineRule="auto"/>
              <w:ind w:firstLine="0"/>
              <w:jc w:val="center"/>
            </w:pPr>
            <w:r w:rsidRPr="00BF718C">
              <w:t>Рис. 3</w:t>
            </w:r>
            <w:r w:rsidR="00E457F9" w:rsidRPr="00BF718C">
              <w:t>.</w:t>
            </w:r>
            <w:r w:rsidR="00E457F9">
              <w:t xml:space="preserve"> Схема пространственного интеллектуального графа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Azure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Digital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Twins</w:t>
            </w:r>
          </w:p>
        </w:tc>
      </w:tr>
    </w:tbl>
    <w:p w14:paraId="734F6033" w14:textId="77777777" w:rsidR="00E457F9" w:rsidRPr="00ED59E6" w:rsidRDefault="00E457F9"/>
    <w:p w14:paraId="7F0D87CD" w14:textId="77777777" w:rsidR="00785A9B" w:rsidRPr="00612C4A" w:rsidRDefault="00BF3B59">
      <w:pPr>
        <w:widowControl w:val="0"/>
        <w:spacing w:after="160" w:line="259" w:lineRule="auto"/>
        <w:ind w:firstLine="0"/>
        <w:jc w:val="left"/>
      </w:pPr>
      <w:bookmarkStart w:id="13" w:name="_Toc9242695"/>
      <w:bookmarkStart w:id="14" w:name="_Toc9242696"/>
      <w:bookmarkStart w:id="15" w:name="_Toc9242697"/>
      <w:bookmarkEnd w:id="13"/>
      <w:bookmarkEnd w:id="14"/>
      <w:bookmarkEnd w:id="15"/>
      <w:r w:rsidRPr="00612C4A">
        <w:br w:type="page"/>
      </w:r>
    </w:p>
    <w:p w14:paraId="451FC519" w14:textId="043BCC4D" w:rsidR="00785A9B" w:rsidRDefault="00BF3B59" w:rsidP="00ED320C">
      <w:pPr>
        <w:pStyle w:val="1"/>
      </w:pPr>
      <w:bookmarkStart w:id="16" w:name="_Toc10454050"/>
      <w:r>
        <w:lastRenderedPageBreak/>
        <w:t xml:space="preserve">МОДЕЛЬ </w:t>
      </w:r>
      <w:r w:rsidR="00E730C0">
        <w:t xml:space="preserve">ВЫЧИСЛИТЕЛЬНОЙ </w:t>
      </w:r>
      <w:r>
        <w:t>СИСТЕМЫ</w:t>
      </w:r>
      <w:bookmarkEnd w:id="16"/>
    </w:p>
    <w:p w14:paraId="6D318574" w14:textId="1474EF16" w:rsidR="00B807BB" w:rsidRPr="00A07AFB" w:rsidRDefault="00B807BB" w:rsidP="00ED320C">
      <w:pPr>
        <w:pStyle w:val="2"/>
        <w:numPr>
          <w:ilvl w:val="1"/>
          <w:numId w:val="10"/>
        </w:numPr>
      </w:pPr>
      <w:bookmarkStart w:id="17" w:name="_Toc10454051"/>
      <w:r>
        <w:t xml:space="preserve">Данные устройств </w:t>
      </w:r>
      <w:r>
        <w:rPr>
          <w:lang w:val="en-US"/>
        </w:rPr>
        <w:t>IoT</w:t>
      </w:r>
      <w:bookmarkEnd w:id="17"/>
    </w:p>
    <w:p w14:paraId="6504D04B" w14:textId="3DBFD38B" w:rsidR="00B807BB" w:rsidRDefault="00B807BB" w:rsidP="00ED320C">
      <w:r>
        <w:t xml:space="preserve">В качестве источника данных было принято решение использовать проект </w:t>
      </w:r>
      <w:r>
        <w:rPr>
          <w:lang w:val="en-US"/>
        </w:rPr>
        <w:t>Low</w:t>
      </w:r>
      <w:r w:rsidRPr="00ED320C">
        <w:t xml:space="preserve"> </w:t>
      </w:r>
      <w:r>
        <w:rPr>
          <w:lang w:val="en-US"/>
        </w:rPr>
        <w:t>Carbon</w:t>
      </w:r>
      <w:r w:rsidRPr="00ED320C">
        <w:t xml:space="preserve"> </w:t>
      </w:r>
      <w:r>
        <w:rPr>
          <w:lang w:val="en-US"/>
        </w:rPr>
        <w:t>Project</w:t>
      </w:r>
      <w:r w:rsidR="004F25D8">
        <w:t> </w:t>
      </w:r>
      <w:r w:rsidR="004F25D8" w:rsidRPr="00ED320C">
        <w:t>[</w:t>
      </w:r>
      <w:r w:rsidR="00B9384B">
        <w:fldChar w:fldCharType="begin"/>
      </w:r>
      <w:r w:rsidR="00B9384B">
        <w:instrText xml:space="preserve"> REF _Ref5355911 \r \h </w:instrText>
      </w:r>
      <w:r w:rsidR="00B9384B">
        <w:fldChar w:fldCharType="separate"/>
      </w:r>
      <w:r w:rsidR="00B9384B">
        <w:t>25</w:t>
      </w:r>
      <w:r w:rsidR="00B9384B">
        <w:fldChar w:fldCharType="end"/>
      </w:r>
      <w:r w:rsidR="004F25D8" w:rsidRPr="00ED320C">
        <w:t>]</w:t>
      </w:r>
      <w:r w:rsidR="00025D81">
        <w:t>,</w:t>
      </w:r>
      <w:r w:rsidR="00C96117">
        <w:t xml:space="preserve"> </w:t>
      </w:r>
      <w:r w:rsidR="004F25D8">
        <w:t xml:space="preserve">обеспечивающий </w:t>
      </w:r>
      <w:r w:rsidR="00025D81">
        <w:t xml:space="preserve">функционирование </w:t>
      </w:r>
      <w:r w:rsidR="00C96117">
        <w:t>систем</w:t>
      </w:r>
      <w:r w:rsidR="00025D81">
        <w:t>ы</w:t>
      </w:r>
      <w:r w:rsidR="00C96117">
        <w:t xml:space="preserve"> смс-оповещения клиентов о текущей динамической тарифной стоимости электроэнергии</w:t>
      </w:r>
      <w:r w:rsidR="004F25D8">
        <w:t>. В рамках</w:t>
      </w:r>
      <w:r w:rsidR="00025D81">
        <w:t xml:space="preserve"> реализации</w:t>
      </w:r>
      <w:r w:rsidR="004F25D8">
        <w:t xml:space="preserve"> проекта,</w:t>
      </w:r>
      <w:r w:rsidR="00E730C0" w:rsidRPr="00E730C0">
        <w:t xml:space="preserve"> </w:t>
      </w:r>
      <w:r w:rsidR="00E730C0">
        <w:t>дома-участники были разбиты на две тарифные группы. Первая группа пользовалась стандартными тарифами потребления электроэнергии. П</w:t>
      </w:r>
      <w:r w:rsidR="004F25D8">
        <w:t xml:space="preserve">отребителям </w:t>
      </w:r>
      <w:r w:rsidR="00E730C0">
        <w:t xml:space="preserve">второй группы </w:t>
      </w:r>
      <w:r w:rsidR="004F25D8">
        <w:t xml:space="preserve">отправлялись </w:t>
      </w:r>
      <w:r w:rsidR="00C96117">
        <w:t>сигнал</w:t>
      </w:r>
      <w:r w:rsidR="004F25D8">
        <w:t>ы о</w:t>
      </w:r>
      <w:r w:rsidR="00C96117">
        <w:t xml:space="preserve"> высокой цен</w:t>
      </w:r>
      <w:r w:rsidR="004F25D8">
        <w:t>е</w:t>
      </w:r>
      <w:r w:rsidR="00C96117">
        <w:t xml:space="preserve"> </w:t>
      </w:r>
      <w:r w:rsidR="004F25D8">
        <w:t xml:space="preserve">энергопотребления </w:t>
      </w:r>
      <w:r w:rsidR="00C96117">
        <w:t>для снижения нагрузки на локальные распределительные сети в течение периодов высокой загруженности</w:t>
      </w:r>
      <w:r w:rsidR="004F25D8">
        <w:t>. Проект был реализован</w:t>
      </w:r>
      <w:r w:rsidRPr="00ED320C">
        <w:t xml:space="preserve"> </w:t>
      </w:r>
      <w:r>
        <w:t>Британскими электросетями (</w:t>
      </w:r>
      <w:r>
        <w:rPr>
          <w:lang w:val="en-US"/>
        </w:rPr>
        <w:t>UK</w:t>
      </w:r>
      <w:r w:rsidRPr="00ED320C">
        <w:t xml:space="preserve"> </w:t>
      </w:r>
      <w:r>
        <w:rPr>
          <w:lang w:val="en-US"/>
        </w:rPr>
        <w:t>Power</w:t>
      </w:r>
      <w:r w:rsidRPr="00ED320C">
        <w:t xml:space="preserve"> </w:t>
      </w:r>
      <w:r>
        <w:rPr>
          <w:lang w:val="en-US"/>
        </w:rPr>
        <w:t>Networks</w:t>
      </w:r>
      <w:r>
        <w:t>)</w:t>
      </w:r>
      <w:r w:rsidRPr="00ED320C">
        <w:t xml:space="preserve"> </w:t>
      </w:r>
      <w:r>
        <w:t xml:space="preserve">в Лондоне в период с </w:t>
      </w:r>
      <w:r w:rsidRPr="00B807BB">
        <w:t>ноября 2011 года по февраль 2014 года.</w:t>
      </w:r>
      <w:r>
        <w:t xml:space="preserve"> Выбранный набор данных представляет собой показатели</w:t>
      </w:r>
      <w:r w:rsidRPr="00ED320C">
        <w:t xml:space="preserve"> энергопотребления для выборки из 5567 лондонских </w:t>
      </w:r>
      <w:r>
        <w:t xml:space="preserve">домов, оснащенных датчиками потребления энергии. Чтение данных проводилось </w:t>
      </w:r>
      <w:r w:rsidRPr="00B807BB">
        <w:t>с получасовыми интервалами. Набор данных содержит потребление энергии, в кВт</w:t>
      </w:r>
      <w:r w:rsidR="00950490" w:rsidRPr="00ED320C">
        <w:t>/</w:t>
      </w:r>
      <w:r w:rsidRPr="00B807BB">
        <w:t xml:space="preserve">ч (за полчаса), уникальный идентификатор домохозяйства, дату и время, а также </w:t>
      </w:r>
      <w:r>
        <w:t>тарифную группу</w:t>
      </w:r>
      <w:r w:rsidRPr="00B807BB">
        <w:t>.</w:t>
      </w:r>
      <w:r w:rsidR="00C96117">
        <w:t xml:space="preserve"> Можно выделить несколько задач, образующихся при анализе этих данных:</w:t>
      </w:r>
    </w:p>
    <w:p w14:paraId="723907C7" w14:textId="26BA5A46" w:rsidR="0007585F" w:rsidRPr="00ED320C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сегментация дневного потребления энергии</w:t>
      </w:r>
      <w:r w:rsidRPr="004D414D">
        <w:rPr>
          <w:lang w:val="en-US"/>
        </w:rPr>
        <w:t>;</w:t>
      </w:r>
    </w:p>
    <w:p w14:paraId="5625FBEE" w14:textId="50F88DDB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разбивка кривой электрической нагрузки;</w:t>
      </w:r>
    </w:p>
    <w:p w14:paraId="250F2483" w14:textId="572E08CE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электроэнергии домами;</w:t>
      </w:r>
    </w:p>
    <w:p w14:paraId="2684FEC1" w14:textId="73BCAB82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исследование различий последствий использования; электрической и аккумуляторной систем отопления;</w:t>
      </w:r>
    </w:p>
    <w:p w14:paraId="280C8AD8" w14:textId="4696CAC4" w:rsidR="0007585F" w:rsidRP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</w:t>
      </w:r>
      <w:r w:rsidR="00BF718C">
        <w:t>лектроэнергии в масштабе города.</w:t>
      </w:r>
    </w:p>
    <w:p w14:paraId="1B07EFCD" w14:textId="37D16B70" w:rsidR="00137B5D" w:rsidRDefault="00137B5D" w:rsidP="00BF718C">
      <w:r>
        <w:t>Для разработки цифрового двойника был</w:t>
      </w:r>
      <w:r w:rsidR="00E730C0">
        <w:t>а</w:t>
      </w:r>
      <w:r>
        <w:t xml:space="preserve"> использован</w:t>
      </w:r>
      <w:r w:rsidR="00E730C0">
        <w:t xml:space="preserve">а часть </w:t>
      </w:r>
      <w:r w:rsidR="00A07AFB">
        <w:t>вышеописанного</w:t>
      </w:r>
      <w:r>
        <w:t xml:space="preserve"> набор</w:t>
      </w:r>
      <w:r w:rsidR="00E730C0">
        <w:t>а</w:t>
      </w:r>
      <w:r>
        <w:t xml:space="preserve"> данных</w:t>
      </w:r>
      <w:r>
        <w:rPr>
          <w:lang w:val="en-US"/>
        </w:rPr>
        <w:t> </w:t>
      </w:r>
      <w:r w:rsidRPr="006D767F">
        <w:t>[</w:t>
      </w:r>
      <w:r w:rsidR="00B9384B">
        <w:rPr>
          <w:lang w:val="en-US"/>
        </w:rPr>
        <w:fldChar w:fldCharType="begin"/>
      </w:r>
      <w:r w:rsidR="00B9384B">
        <w:instrText xml:space="preserve"> REF _Ref6557837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B9384B">
        <w:t>19</w:t>
      </w:r>
      <w:r w:rsidR="00B9384B">
        <w:rPr>
          <w:lang w:val="en-US"/>
        </w:rPr>
        <w:fldChar w:fldCharType="end"/>
      </w:r>
      <w:r w:rsidRPr="006D767F">
        <w:t>]</w:t>
      </w:r>
      <w:r w:rsidR="00E730C0">
        <w:t>, представляющая</w:t>
      </w:r>
      <w:r>
        <w:t xml:space="preserve"> собой файл формата </w:t>
      </w:r>
      <w:r>
        <w:rPr>
          <w:lang w:val="en-US"/>
        </w:rPr>
        <w:t>CSV</w:t>
      </w:r>
      <w:r>
        <w:t xml:space="preserve">, </w:t>
      </w:r>
      <w:r w:rsidR="00025D81">
        <w:t>схема которого описана в таблице</w:t>
      </w:r>
      <w:r>
        <w:t xml:space="preserve"> 1</w:t>
      </w:r>
      <w:r w:rsidRPr="006D767F">
        <w:t xml:space="preserve">. </w:t>
      </w:r>
    </w:p>
    <w:p w14:paraId="6E78AC09" w14:textId="16287CFC" w:rsidR="00137B5D" w:rsidRDefault="00137B5D" w:rsidP="00125296">
      <w:pPr>
        <w:pStyle w:val="MainText"/>
        <w:ind w:firstLine="0"/>
        <w:jc w:val="left"/>
        <w:rPr>
          <w:rFonts w:eastAsia="Times New Roman"/>
          <w:color w:val="000000"/>
          <w:lang w:eastAsia="ru-RU"/>
        </w:rPr>
      </w:pPr>
      <w:r w:rsidRPr="00BF718C">
        <w:rPr>
          <w:rFonts w:eastAsia="Times New Roman"/>
          <w:color w:val="000000"/>
          <w:lang w:eastAsia="ru-RU"/>
        </w:rPr>
        <w:t xml:space="preserve">Табл. 1. </w:t>
      </w:r>
      <w:r>
        <w:rPr>
          <w:rFonts w:eastAsia="Times New Roman"/>
          <w:color w:val="000000"/>
          <w:lang w:eastAsia="ru-RU"/>
        </w:rPr>
        <w:t>Схема исходного набора данных</w:t>
      </w:r>
    </w:p>
    <w:tbl>
      <w:tblPr>
        <w:tblStyle w:val="af2"/>
        <w:tblW w:w="925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16"/>
        <w:gridCol w:w="857"/>
        <w:gridCol w:w="2403"/>
        <w:gridCol w:w="1183"/>
        <w:gridCol w:w="1227"/>
        <w:gridCol w:w="1871"/>
      </w:tblGrid>
      <w:tr w:rsidR="00137B5D" w14:paraId="27B37F55" w14:textId="77777777" w:rsidTr="00BF718C">
        <w:trPr>
          <w:trHeight w:val="991"/>
        </w:trPr>
        <w:tc>
          <w:tcPr>
            <w:tcW w:w="1716" w:type="dxa"/>
          </w:tcPr>
          <w:p w14:paraId="266CB73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lastRenderedPageBreak/>
              <w:t>LCLid</w:t>
            </w:r>
          </w:p>
        </w:tc>
        <w:tc>
          <w:tcPr>
            <w:tcW w:w="857" w:type="dxa"/>
          </w:tcPr>
          <w:p w14:paraId="33BD08F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stdorToU</w:t>
            </w:r>
          </w:p>
        </w:tc>
        <w:tc>
          <w:tcPr>
            <w:tcW w:w="2403" w:type="dxa"/>
          </w:tcPr>
          <w:p w14:paraId="760D41EB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DateTime</w:t>
            </w:r>
          </w:p>
        </w:tc>
        <w:tc>
          <w:tcPr>
            <w:tcW w:w="1183" w:type="dxa"/>
          </w:tcPr>
          <w:p w14:paraId="75A6C6E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KWH/hh</w:t>
            </w:r>
          </w:p>
        </w:tc>
        <w:tc>
          <w:tcPr>
            <w:tcW w:w="1227" w:type="dxa"/>
          </w:tcPr>
          <w:p w14:paraId="1A2AB4B0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</w:t>
            </w:r>
          </w:p>
        </w:tc>
        <w:tc>
          <w:tcPr>
            <w:tcW w:w="1871" w:type="dxa"/>
          </w:tcPr>
          <w:p w14:paraId="73629322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Acorn_grouped</w:t>
            </w:r>
          </w:p>
        </w:tc>
      </w:tr>
      <w:tr w:rsidR="00137B5D" w14:paraId="23D76F49" w14:textId="77777777" w:rsidTr="00BF718C">
        <w:trPr>
          <w:trHeight w:val="991"/>
        </w:trPr>
        <w:tc>
          <w:tcPr>
            <w:tcW w:w="1716" w:type="dxa"/>
          </w:tcPr>
          <w:p w14:paraId="2C289C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MAC000002</w:t>
            </w:r>
          </w:p>
        </w:tc>
        <w:tc>
          <w:tcPr>
            <w:tcW w:w="857" w:type="dxa"/>
          </w:tcPr>
          <w:p w14:paraId="2D0E4BB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187AB8C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2012-10-12 00:30:00.0000000</w:t>
            </w:r>
          </w:p>
        </w:tc>
        <w:tc>
          <w:tcPr>
            <w:tcW w:w="1183" w:type="dxa"/>
          </w:tcPr>
          <w:p w14:paraId="370F0D8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0.143</w:t>
            </w:r>
          </w:p>
        </w:tc>
        <w:tc>
          <w:tcPr>
            <w:tcW w:w="1227" w:type="dxa"/>
          </w:tcPr>
          <w:p w14:paraId="57868ABF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ACORN-A</w:t>
            </w:r>
          </w:p>
        </w:tc>
        <w:tc>
          <w:tcPr>
            <w:tcW w:w="1871" w:type="dxa"/>
          </w:tcPr>
          <w:p w14:paraId="5F859CA6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Affluent</w:t>
            </w:r>
          </w:p>
        </w:tc>
      </w:tr>
      <w:tr w:rsidR="00137B5D" w14:paraId="0EB20278" w14:textId="77777777" w:rsidTr="00BF718C">
        <w:trPr>
          <w:trHeight w:val="991"/>
        </w:trPr>
        <w:tc>
          <w:tcPr>
            <w:tcW w:w="1716" w:type="dxa"/>
          </w:tcPr>
          <w:p w14:paraId="1AD51B57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MAC000006</w:t>
            </w:r>
          </w:p>
        </w:tc>
        <w:tc>
          <w:tcPr>
            <w:tcW w:w="857" w:type="dxa"/>
          </w:tcPr>
          <w:p w14:paraId="7C86879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ToU</w:t>
            </w:r>
          </w:p>
        </w:tc>
        <w:tc>
          <w:tcPr>
            <w:tcW w:w="2403" w:type="dxa"/>
          </w:tcPr>
          <w:p w14:paraId="500C5B0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2012-10-28 16:30:00.0000000</w:t>
            </w:r>
          </w:p>
        </w:tc>
        <w:tc>
          <w:tcPr>
            <w:tcW w:w="1183" w:type="dxa"/>
          </w:tcPr>
          <w:p w14:paraId="050E391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0.013</w:t>
            </w:r>
          </w:p>
        </w:tc>
        <w:tc>
          <w:tcPr>
            <w:tcW w:w="1227" w:type="dxa"/>
          </w:tcPr>
          <w:p w14:paraId="0DB05397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ACORN-Q</w:t>
            </w:r>
          </w:p>
        </w:tc>
        <w:tc>
          <w:tcPr>
            <w:tcW w:w="1871" w:type="dxa"/>
          </w:tcPr>
          <w:p w14:paraId="4083787C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Adversity</w:t>
            </w:r>
          </w:p>
        </w:tc>
      </w:tr>
      <w:tr w:rsidR="00137B5D" w14:paraId="01DA40C5" w14:textId="77777777" w:rsidTr="00BF718C">
        <w:trPr>
          <w:trHeight w:val="991"/>
        </w:trPr>
        <w:tc>
          <w:tcPr>
            <w:tcW w:w="1716" w:type="dxa"/>
          </w:tcPr>
          <w:p w14:paraId="5E156BC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MAC000027</w:t>
            </w:r>
          </w:p>
        </w:tc>
        <w:tc>
          <w:tcPr>
            <w:tcW w:w="857" w:type="dxa"/>
          </w:tcPr>
          <w:p w14:paraId="76D4248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438B3A1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2013-08-13 15:00:00.0000000</w:t>
            </w:r>
          </w:p>
        </w:tc>
        <w:tc>
          <w:tcPr>
            <w:tcW w:w="1183" w:type="dxa"/>
          </w:tcPr>
          <w:p w14:paraId="4F3FA05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0.41</w:t>
            </w:r>
          </w:p>
        </w:tc>
        <w:tc>
          <w:tcPr>
            <w:tcW w:w="1227" w:type="dxa"/>
          </w:tcPr>
          <w:p w14:paraId="56F67D8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ACORN-H</w:t>
            </w:r>
          </w:p>
        </w:tc>
        <w:tc>
          <w:tcPr>
            <w:tcW w:w="1871" w:type="dxa"/>
          </w:tcPr>
          <w:p w14:paraId="493B453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  <w:tr w:rsidR="00137B5D" w14:paraId="0FC2A424" w14:textId="77777777" w:rsidTr="00BF718C">
        <w:trPr>
          <w:trHeight w:val="1006"/>
        </w:trPr>
        <w:tc>
          <w:tcPr>
            <w:tcW w:w="1716" w:type="dxa"/>
          </w:tcPr>
          <w:p w14:paraId="2CF3827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MAC000032</w:t>
            </w:r>
          </w:p>
        </w:tc>
        <w:tc>
          <w:tcPr>
            <w:tcW w:w="857" w:type="dxa"/>
          </w:tcPr>
          <w:p w14:paraId="14E19C6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2E38EAB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2013-09-11 12:00:00.0000000</w:t>
            </w:r>
          </w:p>
        </w:tc>
        <w:tc>
          <w:tcPr>
            <w:tcW w:w="1183" w:type="dxa"/>
          </w:tcPr>
          <w:p w14:paraId="589222A9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0.112</w:t>
            </w:r>
          </w:p>
        </w:tc>
        <w:tc>
          <w:tcPr>
            <w:tcW w:w="1227" w:type="dxa"/>
          </w:tcPr>
          <w:p w14:paraId="79488A9A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ACORN-J</w:t>
            </w:r>
          </w:p>
        </w:tc>
        <w:tc>
          <w:tcPr>
            <w:tcW w:w="1871" w:type="dxa"/>
          </w:tcPr>
          <w:p w14:paraId="6EFA34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</w:tbl>
    <w:p w14:paraId="506E5C78" w14:textId="77777777" w:rsidR="0085346D" w:rsidRDefault="0085346D" w:rsidP="00137B5D">
      <w:pPr>
        <w:rPr>
          <w:color w:val="000000"/>
        </w:rPr>
      </w:pPr>
    </w:p>
    <w:p w14:paraId="391FB8D8" w14:textId="68098634" w:rsidR="00137B5D" w:rsidRDefault="00137B5D" w:rsidP="00137B5D">
      <w:pPr>
        <w:rPr>
          <w:color w:val="000000"/>
        </w:rPr>
      </w:pPr>
      <w:r>
        <w:rPr>
          <w:color w:val="000000"/>
        </w:rPr>
        <w:t>Рассмотрим подробнее поля представленной</w:t>
      </w:r>
      <w:r w:rsidRPr="006D767F">
        <w:rPr>
          <w:color w:val="000000"/>
        </w:rPr>
        <w:t xml:space="preserve"> </w:t>
      </w:r>
      <w:r>
        <w:rPr>
          <w:color w:val="000000"/>
        </w:rPr>
        <w:t xml:space="preserve">таблицы: </w:t>
      </w:r>
    </w:p>
    <w:p w14:paraId="1103000D" w14:textId="3FC555E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LCLid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уникальный идентификатор квартиры;</w:t>
      </w:r>
    </w:p>
    <w:p w14:paraId="3B25B46F" w14:textId="2D7084F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stdorToU</w:t>
      </w:r>
      <w:r w:rsidRPr="004D414D">
        <w:rPr>
          <w:i/>
          <w:szCs w:val="28"/>
        </w:rPr>
        <w:t xml:space="preserve"> </w:t>
      </w:r>
      <w:r w:rsidR="00DB736A" w:rsidRPr="004D414D">
        <w:rPr>
          <w:i/>
          <w:szCs w:val="28"/>
        </w:rPr>
        <w:t>–</w:t>
      </w:r>
      <w:r w:rsidRPr="004D414D">
        <w:rPr>
          <w:szCs w:val="28"/>
        </w:rPr>
        <w:t xml:space="preserve"> тарифный план квартиры;</w:t>
      </w:r>
    </w:p>
    <w:p w14:paraId="3087EBA1" w14:textId="214057C5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DateTime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время очередного сбора данных с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-устройства;</w:t>
      </w:r>
    </w:p>
    <w:p w14:paraId="69674924" w14:textId="4594396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KWH</w:t>
      </w:r>
      <w:r w:rsidRPr="004D414D">
        <w:rPr>
          <w:i/>
          <w:szCs w:val="28"/>
        </w:rPr>
        <w:t>/</w:t>
      </w:r>
      <w:r w:rsidRPr="004D414D">
        <w:rPr>
          <w:i/>
          <w:szCs w:val="28"/>
          <w:lang w:val="en-US"/>
        </w:rPr>
        <w:t>hh</w:t>
      </w:r>
      <w:r w:rsidR="00DB736A" w:rsidRPr="004D414D">
        <w:rPr>
          <w:szCs w:val="28"/>
        </w:rPr>
        <w:t xml:space="preserve"> –</w:t>
      </w:r>
      <w:r w:rsidRPr="004D414D">
        <w:rPr>
          <w:szCs w:val="28"/>
        </w:rPr>
        <w:t xml:space="preserve"> показания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-устройства, отображающие количество потребленных киловатт электроэнергии за 30 минут;</w:t>
      </w:r>
    </w:p>
    <w:p w14:paraId="3A6DD91F" w14:textId="4223079D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текущая категория квартиры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;</w:t>
      </w:r>
    </w:p>
    <w:p w14:paraId="232F5B72" w14:textId="5F792BBF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i/>
          <w:szCs w:val="28"/>
        </w:rPr>
        <w:t>_</w:t>
      </w:r>
      <w:r w:rsidRPr="004D414D">
        <w:rPr>
          <w:i/>
          <w:szCs w:val="28"/>
          <w:lang w:val="en-US"/>
        </w:rPr>
        <w:t>grouped</w:t>
      </w:r>
      <w:r w:rsidRPr="004D414D">
        <w:rPr>
          <w:i/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статус текущего энергопотребления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.</w:t>
      </w:r>
    </w:p>
    <w:p w14:paraId="14BA04F8" w14:textId="77777777" w:rsidR="00B807BB" w:rsidRDefault="00B807BB" w:rsidP="00ED320C"/>
    <w:p w14:paraId="3F5D59D0" w14:textId="2CCF9BC0" w:rsidR="00B807BB" w:rsidRDefault="000C3641" w:rsidP="00195187">
      <w:pPr>
        <w:pStyle w:val="2"/>
      </w:pPr>
      <w:bookmarkStart w:id="18" w:name="_Toc10454052"/>
      <w:r>
        <w:t>Требования к системе</w:t>
      </w:r>
      <w:r w:rsidR="00BA4C5D">
        <w:t xml:space="preserve"> </w:t>
      </w:r>
      <w:r w:rsidR="00BA74D4">
        <w:t>Цифровой двойник</w:t>
      </w:r>
      <w:r w:rsidR="00E479CD">
        <w:t xml:space="preserve"> «Энергопотребление»</w:t>
      </w:r>
      <w:bookmarkEnd w:id="18"/>
    </w:p>
    <w:p w14:paraId="1F7DB0C2" w14:textId="342DF580" w:rsidR="00BA4C5D" w:rsidRDefault="00BA4C5D">
      <w:r>
        <w:t>На основании анализа предметной области и описания модели системы были определены следующие функциональные требования к проектируемой системе:</w:t>
      </w:r>
    </w:p>
    <w:p w14:paraId="7296CFA3" w14:textId="79866C7F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>предоставлять информацию по запросу пользователей о количестве потребл</w:t>
      </w:r>
      <w:r w:rsidR="00956BD4">
        <w:t>яемой</w:t>
      </w:r>
      <w:r w:rsidR="007977F7">
        <w:t xml:space="preserve"> ими электроэнергии в текущий момент и в заданный промежуток времени;</w:t>
      </w:r>
    </w:p>
    <w:p w14:paraId="298A25C3" w14:textId="7A64B8C6" w:rsidR="00757870" w:rsidRDefault="007977F7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lastRenderedPageBreak/>
        <w:t xml:space="preserve">система должна предоставлять интерфейс </w:t>
      </w:r>
      <w:r w:rsidR="00197AA6">
        <w:t>добавления новых по</w:t>
      </w:r>
      <w:r w:rsidR="00956BD4">
        <w:t>льзователей и устройств</w:t>
      </w:r>
      <w:r>
        <w:t>;</w:t>
      </w:r>
    </w:p>
    <w:p w14:paraId="3BE245A6" w14:textId="52A121EB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 xml:space="preserve">оповещать пользователей </w:t>
      </w:r>
      <w:r w:rsidR="00BC4629">
        <w:t>о</w:t>
      </w:r>
      <w:r w:rsidR="007977F7">
        <w:t xml:space="preserve"> </w:t>
      </w:r>
      <w:r w:rsidR="00BC4629">
        <w:t xml:space="preserve">неэффективном энергопотреблении при выполнении </w:t>
      </w:r>
      <w:r w:rsidR="007977F7">
        <w:t>заранее определенных условий</w:t>
      </w:r>
      <w:r w:rsidR="0085346D">
        <w:t>.</w:t>
      </w:r>
    </w:p>
    <w:p w14:paraId="49FD97E8" w14:textId="360B65EE" w:rsidR="004523F2" w:rsidRDefault="004523F2" w:rsidP="00486F1A">
      <w:pPr>
        <w:tabs>
          <w:tab w:val="left" w:pos="1134"/>
        </w:tabs>
      </w:pPr>
      <w:r>
        <w:t xml:space="preserve">На основании анализа существующих технологий создания цифровых двойников на базе облачных вычислительных систем был сделан вывод, что обе рассмотренные системы находятся в предварительной стадии, поэтому выбор используемой системы основан на объеме предоставляемых возможностей, количестве сопутствующих облачных инструментов и решений, наличии ограничений использования. При </w:t>
      </w:r>
      <w:r w:rsidR="00D844BF">
        <w:t>сравнении</w:t>
      </w:r>
      <w:r>
        <w:t xml:space="preserve"> данных характеристик лучшими результатами обладает </w:t>
      </w:r>
      <w:r>
        <w:rPr>
          <w:lang w:val="en-US"/>
        </w:rPr>
        <w:t>Azure</w:t>
      </w:r>
      <w:r w:rsidRPr="004523F2">
        <w:t xml:space="preserve"> </w:t>
      </w:r>
      <w:r>
        <w:rPr>
          <w:lang w:val="en-US"/>
        </w:rPr>
        <w:t>Digital</w:t>
      </w:r>
      <w:r w:rsidRPr="004523F2">
        <w:t xml:space="preserve"> </w:t>
      </w:r>
      <w:r>
        <w:rPr>
          <w:lang w:val="en-US"/>
        </w:rPr>
        <w:t>Twins</w:t>
      </w:r>
      <w:r w:rsidRPr="004523F2">
        <w:t xml:space="preserve"> </w:t>
      </w:r>
      <w:r>
        <w:t xml:space="preserve">от </w:t>
      </w:r>
      <w:r>
        <w:rPr>
          <w:lang w:val="en-US"/>
        </w:rPr>
        <w:t>Microsoft</w:t>
      </w:r>
      <w:r>
        <w:t xml:space="preserve">. </w:t>
      </w:r>
      <w:r w:rsidR="00D844BF">
        <w:t xml:space="preserve">Поэтому в работе используется именно это решение. </w:t>
      </w:r>
    </w:p>
    <w:p w14:paraId="6E522DA8" w14:textId="6306B169" w:rsidR="00D844BF" w:rsidRDefault="00D844BF" w:rsidP="004523F2">
      <w:r>
        <w:t xml:space="preserve">На основании анализа </w:t>
      </w:r>
      <w:r>
        <w:rPr>
          <w:lang w:val="en-US"/>
        </w:rPr>
        <w:t>Azure</w:t>
      </w:r>
      <w:r w:rsidRPr="00D844BF">
        <w:t xml:space="preserve"> </w:t>
      </w:r>
      <w:r>
        <w:rPr>
          <w:lang w:val="en-US"/>
        </w:rPr>
        <w:t>Digital</w:t>
      </w:r>
      <w:r w:rsidRPr="00D844BF">
        <w:t xml:space="preserve"> </w:t>
      </w:r>
      <w:r>
        <w:rPr>
          <w:lang w:val="en-US"/>
        </w:rPr>
        <w:t>Twins</w:t>
      </w:r>
      <w:r w:rsidRPr="00D844BF">
        <w:t xml:space="preserve"> </w:t>
      </w:r>
      <w:r>
        <w:t>были определены следующие нефункциональные требования к проектируемой системе:</w:t>
      </w:r>
    </w:p>
    <w:p w14:paraId="6D444405" w14:textId="7EB8675A" w:rsidR="0085346D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 xml:space="preserve">функции первичной обработки телеметрии должны быть написаны на языке программирования </w:t>
      </w:r>
      <w:r w:rsidRPr="004D414D">
        <w:rPr>
          <w:lang w:val="en-US"/>
        </w:rPr>
        <w:t>JavaScript</w:t>
      </w:r>
      <w:r>
        <w:t>;</w:t>
      </w:r>
    </w:p>
    <w:p w14:paraId="08C62478" w14:textId="0EBF000A" w:rsidR="00BF718C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 xml:space="preserve">доставка сообщений, содержащих показания устройств, а также клиентское приложение должны быть реализованы с использование программной платформы </w:t>
      </w:r>
      <w:r w:rsidRPr="00D844BF">
        <w:t>.</w:t>
      </w:r>
      <w:r w:rsidRPr="004D414D">
        <w:rPr>
          <w:lang w:val="en-US"/>
        </w:rPr>
        <w:t>Net</w:t>
      </w:r>
      <w:r>
        <w:t xml:space="preserve"> </w:t>
      </w:r>
      <w:r w:rsidRPr="004D414D">
        <w:rPr>
          <w:lang w:val="en-US"/>
        </w:rPr>
        <w:t>Framework</w:t>
      </w:r>
      <w:r w:rsidRPr="00D844BF">
        <w:t>;</w:t>
      </w:r>
    </w:p>
    <w:p w14:paraId="5285CBD8" w14:textId="77777777" w:rsidR="00BF718C" w:rsidRDefault="00BF718C" w:rsidP="00BF718C">
      <w:pPr>
        <w:ind w:firstLine="0"/>
      </w:pPr>
    </w:p>
    <w:p w14:paraId="7B4B517B" w14:textId="49E4310D" w:rsidR="00B807BB" w:rsidRDefault="00757870" w:rsidP="00BF718C">
      <w:pPr>
        <w:pStyle w:val="2"/>
      </w:pPr>
      <w:bookmarkStart w:id="19" w:name="_Toc10454053"/>
      <w:r>
        <w:t>Варианты использования системы</w:t>
      </w:r>
      <w:bookmarkEnd w:id="19"/>
    </w:p>
    <w:p w14:paraId="523A972A" w14:textId="04198C9A" w:rsidR="00757870" w:rsidRDefault="00757870">
      <w:r>
        <w:t>В ходе анализа проектируемой системы были выявлены основные варианты использования, к</w:t>
      </w:r>
      <w:r w:rsidR="006B07A6">
        <w:t>оторые представлены на рисунке 4</w:t>
      </w:r>
      <w:r>
        <w:t xml:space="preserve">. </w:t>
      </w:r>
    </w:p>
    <w:p w14:paraId="469316F0" w14:textId="77777777" w:rsidR="00BF718C" w:rsidRPr="000B34D4" w:rsidRDefault="00BF718C" w:rsidP="00BF718C">
      <w:pPr>
        <w:widowControl w:val="0"/>
      </w:pPr>
      <w:r>
        <w:t>Были выделены следующие основные актеры, взаимодействующие с системой:</w:t>
      </w:r>
    </w:p>
    <w:p w14:paraId="13E3DCE4" w14:textId="77777777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t>Администратор системы</w:t>
      </w:r>
      <w:r>
        <w:rPr>
          <w:szCs w:val="28"/>
        </w:rPr>
        <w:t xml:space="preserve"> – это пользователь системы, отвечающий за добавление и удаление пользователей и устройств. Также имеет возможность просматривать статистику потребления энергии другими пользователями системы;</w:t>
      </w:r>
    </w:p>
    <w:p w14:paraId="7EEEEBFF" w14:textId="77777777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lastRenderedPageBreak/>
        <w:t>Пользователь</w:t>
      </w:r>
      <w:r>
        <w:rPr>
          <w:szCs w:val="28"/>
        </w:rPr>
        <w:t xml:space="preserve"> – это владелец дома-участника проекта, имеющий доступ к результату обработки данных, полученных с его устройства.</w:t>
      </w:r>
    </w:p>
    <w:p w14:paraId="3A5AC061" w14:textId="23E923D9" w:rsidR="00BF718C" w:rsidRDefault="00BF718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111047" wp14:editId="59057FC5">
                <wp:simplePos x="0" y="0"/>
                <wp:positionH relativeFrom="column">
                  <wp:posOffset>377825</wp:posOffset>
                </wp:positionH>
                <wp:positionV relativeFrom="paragraph">
                  <wp:posOffset>231140</wp:posOffset>
                </wp:positionV>
                <wp:extent cx="1295400" cy="2667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CA81D" id="Прямоугольник 10" o:spid="_x0000_s1026" style="position:absolute;margin-left:29.75pt;margin-top:18.2pt;width:102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" fillcolor="white [3201]" strokecolor="white [3212]" strokeweight="1pt"/>
            </w:pict>
          </mc:Fallback>
        </mc:AlternateConten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70"/>
      </w:tblGrid>
      <w:tr w:rsidR="00757870" w:rsidRPr="003E3D5E" w14:paraId="494C0D0A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52029CF4" w14:textId="70870591" w:rsidR="00757870" w:rsidRDefault="00A5646A" w:rsidP="009E41E5">
            <w:pPr>
              <w:ind w:firstLine="720"/>
            </w:pPr>
            <w:r>
              <w:rPr>
                <w:noProof/>
              </w:rPr>
              <w:drawing>
                <wp:inline distT="0" distB="0" distL="0" distR="0" wp14:anchorId="1A91B280" wp14:editId="1AEDC4F4">
                  <wp:extent cx="5286375" cy="345567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odel 1 Use Case Diagram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870" w14:paraId="7547E439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059D0EA8" w14:textId="4F0E5809" w:rsidR="00757870" w:rsidRPr="00757870" w:rsidRDefault="00757870" w:rsidP="00B74588">
            <w:pPr>
              <w:spacing w:line="360" w:lineRule="auto"/>
              <w:ind w:firstLine="0"/>
              <w:jc w:val="center"/>
            </w:pPr>
            <w:r w:rsidRPr="00FC71F0">
              <w:t xml:space="preserve">Рис. </w:t>
            </w:r>
            <w:r w:rsidR="006B07A6" w:rsidRPr="00FC71F0">
              <w:t>4</w:t>
            </w:r>
            <w:r w:rsidRPr="00FC71F0">
              <w:t>.</w:t>
            </w:r>
            <w:r>
              <w:rPr>
                <w:b/>
              </w:rPr>
              <w:t xml:space="preserve"> </w:t>
            </w:r>
            <w:r>
              <w:t>Диаграмма вариантов использования системы</w:t>
            </w:r>
            <w:r w:rsidR="00BA74D4">
              <w:t xml:space="preserve"> Цифровой двойник</w:t>
            </w:r>
            <w:r w:rsidR="0085346D">
              <w:t xml:space="preserve"> «Энергопотребление»</w:t>
            </w:r>
          </w:p>
        </w:tc>
      </w:tr>
    </w:tbl>
    <w:p w14:paraId="3DFDDF7C" w14:textId="77777777" w:rsidR="00BF718C" w:rsidRDefault="00BF718C" w:rsidP="00BA74D4">
      <w:pPr>
        <w:widowControl w:val="0"/>
      </w:pPr>
    </w:p>
    <w:p w14:paraId="4F737914" w14:textId="77777777" w:rsidR="00BF718C" w:rsidRDefault="00BF718C" w:rsidP="00BF718C">
      <w:pPr>
        <w:widowControl w:val="0"/>
      </w:pPr>
      <w:r>
        <w:t>Для данных актеров были определены следующие основные варианты использования системы:</w:t>
      </w:r>
    </w:p>
    <w:p w14:paraId="1BF8D6B9" w14:textId="77777777" w:rsidR="00BF718C" w:rsidRPr="000B34D4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источник данных</w:t>
      </w:r>
      <w:r>
        <w:rPr>
          <w:szCs w:val="28"/>
        </w:rPr>
        <w:t xml:space="preserve"> – добавить в систему новое устройство или сенсор;</w:t>
      </w:r>
    </w:p>
    <w:p w14:paraId="3452449C" w14:textId="77777777" w:rsid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пользователя</w:t>
      </w:r>
      <w:r>
        <w:rPr>
          <w:szCs w:val="28"/>
        </w:rPr>
        <w:t xml:space="preserve"> – добавить в систему нового пользователя; </w:t>
      </w:r>
    </w:p>
    <w:p w14:paraId="78B46131" w14:textId="22402FE7" w:rsidR="00BF718C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612C4A">
        <w:rPr>
          <w:i/>
          <w:szCs w:val="28"/>
        </w:rPr>
        <w:t>Посмотреть текущее энергопотребление</w:t>
      </w:r>
      <w:r w:rsidRPr="006D767F">
        <w:rPr>
          <w:szCs w:val="28"/>
        </w:rPr>
        <w:t xml:space="preserve"> – предоставить пользователю информацию о </w:t>
      </w:r>
      <w:r>
        <w:rPr>
          <w:szCs w:val="28"/>
        </w:rPr>
        <w:t xml:space="preserve">текущей </w:t>
      </w:r>
      <w:r w:rsidRPr="006D767F">
        <w:rPr>
          <w:szCs w:val="28"/>
        </w:rPr>
        <w:t>потребляемой им энергии.</w:t>
      </w:r>
    </w:p>
    <w:p w14:paraId="2F6D2898" w14:textId="167763EE" w:rsidR="00BA74D4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07AFB">
        <w:rPr>
          <w:i/>
          <w:szCs w:val="28"/>
        </w:rPr>
        <w:t>Посмотреть среднее энергопотребление за промежуток</w:t>
      </w:r>
      <w:r>
        <w:rPr>
          <w:i/>
          <w:szCs w:val="28"/>
        </w:rPr>
        <w:t xml:space="preserve"> времени</w:t>
      </w:r>
      <w:r>
        <w:rPr>
          <w:szCs w:val="28"/>
        </w:rPr>
        <w:t xml:space="preserve"> – </w:t>
      </w:r>
      <w:r w:rsidRPr="006D767F">
        <w:rPr>
          <w:szCs w:val="28"/>
        </w:rPr>
        <w:t xml:space="preserve">предоставить пользователю информацию о </w:t>
      </w:r>
      <w:r>
        <w:rPr>
          <w:szCs w:val="28"/>
        </w:rPr>
        <w:t>потребленной</w:t>
      </w:r>
      <w:r w:rsidRPr="006D767F">
        <w:rPr>
          <w:szCs w:val="28"/>
        </w:rPr>
        <w:t xml:space="preserve"> им энергии</w:t>
      </w:r>
      <w:r>
        <w:rPr>
          <w:szCs w:val="28"/>
        </w:rPr>
        <w:t xml:space="preserve"> за определенный промежуток времени;</w:t>
      </w:r>
      <w:r w:rsidR="000B2E8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35A659" wp14:editId="50DC7711">
                <wp:simplePos x="0" y="0"/>
                <wp:positionH relativeFrom="column">
                  <wp:posOffset>368300</wp:posOffset>
                </wp:positionH>
                <wp:positionV relativeFrom="paragraph">
                  <wp:posOffset>-4098925</wp:posOffset>
                </wp:positionV>
                <wp:extent cx="1304925" cy="371475"/>
                <wp:effectExtent l="0" t="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4AF15" id="Прямоугольник 5" o:spid="_x0000_s1026" style="position:absolute;margin-left:29pt;margin-top:-322.75pt;width:102.7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3SuQIAAL0FAAAOAAAAZHJzL2Uyb0RvYy54bWysVM1u2zAMvg/YOwi6r7bTZF2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" fillcolor="white [3212]" strokecolor="white [3212]" strokeweight="1pt"/>
            </w:pict>
          </mc:Fallback>
        </mc:AlternateContent>
      </w:r>
    </w:p>
    <w:p w14:paraId="46CFAE53" w14:textId="77777777" w:rsidR="00BF718C" w:rsidRPr="00CE5927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Оповестить пользовател</w:t>
      </w:r>
      <w:bookmarkStart w:id="20" w:name="_GoBack"/>
      <w:bookmarkEnd w:id="20"/>
      <w:r w:rsidRPr="00A07AFB">
        <w:rPr>
          <w:i/>
          <w:szCs w:val="28"/>
        </w:rPr>
        <w:t>я о неэффективном энергопотреблении</w:t>
      </w:r>
      <w:r w:rsidRPr="000C2CA8">
        <w:rPr>
          <w:szCs w:val="28"/>
        </w:rPr>
        <w:t xml:space="preserve"> </w:t>
      </w:r>
      <w:r w:rsidRPr="000C2CA8">
        <w:rPr>
          <w:szCs w:val="28"/>
        </w:rPr>
        <w:lastRenderedPageBreak/>
        <w:t xml:space="preserve">– </w:t>
      </w:r>
      <w:r>
        <w:rPr>
          <w:szCs w:val="28"/>
        </w:rPr>
        <w:t>отправить уведомление пользователю по электронной почте при выполнении заранее определенного условия –</w:t>
      </w:r>
      <w:r w:rsidRPr="00CE5927">
        <w:rPr>
          <w:szCs w:val="28"/>
        </w:rPr>
        <w:t xml:space="preserve"> превышения потребления заданного количества энергии;</w:t>
      </w:r>
    </w:p>
    <w:p w14:paraId="75982418" w14:textId="77777777" w:rsidR="00BF718C" w:rsidRPr="00BF718C" w:rsidRDefault="00BF718C" w:rsidP="00BF718C">
      <w:r w:rsidRPr="004523F2">
        <w:t>Спецификация вариантов использования приведена в приложении 1.</w:t>
      </w:r>
    </w:p>
    <w:p w14:paraId="2432586C" w14:textId="4D102085" w:rsidR="00757870" w:rsidRPr="00757870" w:rsidRDefault="00757870"/>
    <w:p w14:paraId="0236FE30" w14:textId="77777777" w:rsidR="00A07AFB" w:rsidRDefault="00A07AFB">
      <w:r>
        <w:rPr>
          <w:b/>
          <w:bCs/>
        </w:rPr>
        <w:br w:type="page"/>
      </w:r>
    </w:p>
    <w:p w14:paraId="6ED93336" w14:textId="6D1964A5" w:rsidR="00785A9B" w:rsidRPr="00A07AFB" w:rsidRDefault="00BF3B59" w:rsidP="00A07AFB">
      <w:pPr>
        <w:pStyle w:val="1"/>
        <w:rPr>
          <w:smallCaps/>
        </w:rPr>
      </w:pPr>
      <w:bookmarkStart w:id="21" w:name="_Toc10454054"/>
      <w:r>
        <w:lastRenderedPageBreak/>
        <w:t xml:space="preserve">АРХИТЕКТУРА </w:t>
      </w:r>
      <w:r w:rsidRPr="00A07AFB">
        <w:t>СИСТЕМЫ</w:t>
      </w:r>
      <w:bookmarkEnd w:id="21"/>
      <w:r w:rsidRPr="00A07AFB">
        <w:t xml:space="preserve"> </w:t>
      </w:r>
    </w:p>
    <w:p w14:paraId="4B806CA1" w14:textId="77777777" w:rsidR="0058297E" w:rsidRDefault="0058297E" w:rsidP="00A07AFB">
      <w:pPr>
        <w:pStyle w:val="2"/>
      </w:pPr>
      <w:bookmarkStart w:id="22" w:name="_Toc10454055"/>
      <w:r>
        <w:t>Общее описание архитектуры системы</w:t>
      </w:r>
      <w:bookmarkEnd w:id="22"/>
    </w:p>
    <w:p w14:paraId="0D03F9E1" w14:textId="45C050EE" w:rsidR="0058297E" w:rsidRDefault="000B2E8D" w:rsidP="008D720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D93EC" wp14:editId="7934B66F">
                <wp:simplePos x="0" y="0"/>
                <wp:positionH relativeFrom="column">
                  <wp:posOffset>-12700</wp:posOffset>
                </wp:positionH>
                <wp:positionV relativeFrom="paragraph">
                  <wp:posOffset>2667000</wp:posOffset>
                </wp:positionV>
                <wp:extent cx="1466850" cy="2095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2F46D" id="Прямоугольник 6" o:spid="_x0000_s1026" style="position:absolute;margin-left:-1pt;margin-top:210pt;width:115.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" fillcolor="white [3212]" strokecolor="white [3212]" strokeweight="1pt"/>
            </w:pict>
          </mc:Fallback>
        </mc:AlternateContent>
      </w:r>
      <w:r w:rsidR="0058297E">
        <w:t xml:space="preserve">Проектируемая система в самом общем виде состоит из </w:t>
      </w:r>
      <w:r w:rsidR="008D7204">
        <w:t>базы</w:t>
      </w:r>
      <w:r w:rsidR="008D7204" w:rsidRPr="008D7204">
        <w:t xml:space="preserve"> данных, хранящ</w:t>
      </w:r>
      <w:r w:rsidR="008D7204">
        <w:t>ей</w:t>
      </w:r>
      <w:r w:rsidR="008D7204" w:rsidRPr="008D7204">
        <w:t xml:space="preserve"> общу</w:t>
      </w:r>
      <w:r w:rsidR="008D7204">
        <w:t>ю статистику энергопотребления</w:t>
      </w:r>
      <w:r w:rsidR="008D7204" w:rsidRPr="008D7204">
        <w:t xml:space="preserve">, </w:t>
      </w:r>
      <w:r w:rsidR="0058297E">
        <w:t>службы Интернета вещей</w:t>
      </w:r>
      <w:r w:rsidR="001907E9" w:rsidRPr="001907E9">
        <w:t xml:space="preserve">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58297E">
        <w:t xml:space="preserve"> облачной платформы </w:t>
      </w:r>
      <w:r w:rsidR="0058297E">
        <w:rPr>
          <w:lang w:val="en-US"/>
        </w:rPr>
        <w:t>Microsoft</w:t>
      </w:r>
      <w:r w:rsidR="0058297E" w:rsidRPr="0058297E">
        <w:t xml:space="preserve"> </w:t>
      </w:r>
      <w:r w:rsidR="0058297E">
        <w:rPr>
          <w:lang w:val="en-US"/>
        </w:rPr>
        <w:t>Azure</w:t>
      </w:r>
      <w:r w:rsidR="0058297E">
        <w:t xml:space="preserve">, работающей по принципу </w:t>
      </w:r>
      <w:r w:rsidR="0058297E">
        <w:rPr>
          <w:lang w:val="en-US"/>
        </w:rPr>
        <w:t>Platform</w:t>
      </w:r>
      <w:r w:rsidR="0058297E" w:rsidRPr="0058297E">
        <w:t xml:space="preserve"> </w:t>
      </w:r>
      <w:r w:rsidR="0058297E">
        <w:rPr>
          <w:lang w:val="en-US"/>
        </w:rPr>
        <w:t>as</w:t>
      </w:r>
      <w:r w:rsidR="0058297E" w:rsidRPr="0058297E">
        <w:t xml:space="preserve"> </w:t>
      </w:r>
      <w:r w:rsidR="0058297E">
        <w:rPr>
          <w:lang w:val="en-US"/>
        </w:rPr>
        <w:t>a</w:t>
      </w:r>
      <w:r w:rsidR="0058297E" w:rsidRPr="0058297E">
        <w:t xml:space="preserve"> </w:t>
      </w:r>
      <w:r w:rsidR="0058297E">
        <w:rPr>
          <w:lang w:val="en-US"/>
        </w:rPr>
        <w:t>Service</w:t>
      </w:r>
      <w:r w:rsidR="0058297E" w:rsidRPr="0058297E">
        <w:t xml:space="preserve"> (</w:t>
      </w:r>
      <w:r w:rsidR="0058297E">
        <w:rPr>
          <w:lang w:val="en-US"/>
        </w:rPr>
        <w:t>PaaS</w:t>
      </w:r>
      <w:r w:rsidR="0058297E" w:rsidRPr="0058297E">
        <w:t>)</w:t>
      </w:r>
      <w:r w:rsidR="001907E9" w:rsidRPr="001907E9">
        <w:t xml:space="preserve">, </w:t>
      </w:r>
      <w:r w:rsidR="008D7204">
        <w:t xml:space="preserve">обработчика телеметрии устройств – </w:t>
      </w:r>
      <w:r w:rsidR="001907E9">
        <w:t xml:space="preserve">приложения, отвечающего за сбор, отправку и обработку телеметрии, а также клиентского </w:t>
      </w:r>
      <w:r w:rsidR="001907E9">
        <w:rPr>
          <w:lang w:val="en-US"/>
        </w:rPr>
        <w:t>Web</w:t>
      </w:r>
      <w:r w:rsidR="001907E9" w:rsidRPr="001907E9">
        <w:t>-</w:t>
      </w:r>
      <w:r w:rsidR="001907E9">
        <w:t xml:space="preserve">приложения для управления цифровым двойником, осуществляющего </w:t>
      </w:r>
      <w:r w:rsidR="001907E9">
        <w:rPr>
          <w:lang w:val="en-US"/>
        </w:rPr>
        <w:t>HTTP</w:t>
      </w:r>
      <w:r w:rsidR="001907E9" w:rsidRPr="001907E9">
        <w:t xml:space="preserve"> </w:t>
      </w:r>
      <w:r w:rsidR="001907E9">
        <w:rPr>
          <w:lang w:val="en-US"/>
        </w:rPr>
        <w:t>REST</w:t>
      </w:r>
      <w:r w:rsidR="001907E9" w:rsidRPr="001907E9">
        <w:t xml:space="preserve"> </w:t>
      </w:r>
      <w:r w:rsidR="001907E9">
        <w:t xml:space="preserve">запросы к </w:t>
      </w:r>
      <w:r w:rsidR="001907E9">
        <w:rPr>
          <w:lang w:val="en-US"/>
        </w:rPr>
        <w:t>API</w:t>
      </w:r>
      <w:r w:rsidR="001907E9" w:rsidRPr="001907E9">
        <w:t xml:space="preserve"> </w:t>
      </w:r>
      <w:r w:rsidR="001907E9">
        <w:t xml:space="preserve">созданного экземпляра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1907E9" w:rsidRPr="001907E9">
        <w:t xml:space="preserve">. </w:t>
      </w:r>
      <w:r w:rsidR="008D7204">
        <w:t>Диаграмма потоков данных проектируемой системы</w:t>
      </w:r>
      <w:r w:rsidR="006B07A6">
        <w:t xml:space="preserve"> представлена на рисунке 5</w:t>
      </w:r>
      <w:r w:rsidR="001907E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1907E9" w14:paraId="3B671A9F" w14:textId="77777777" w:rsidTr="00730EF2">
        <w:tc>
          <w:tcPr>
            <w:tcW w:w="9060" w:type="dxa"/>
          </w:tcPr>
          <w:p w14:paraId="5BF75AE6" w14:textId="5EB70488" w:rsidR="001907E9" w:rsidRDefault="00730EF2" w:rsidP="0058297E">
            <w:pPr>
              <w:ind w:firstLine="0"/>
            </w:pPr>
            <w:del w:id="23" w:author="Rostislav Bobin" w:date="2019-05-27T01:04:00Z">
              <w:r w:rsidDel="008D7204">
                <w:rPr>
                  <w:noProof/>
                </w:rPr>
                <w:drawing>
                  <wp:inline distT="0" distB="0" distL="0" distR="0" wp14:anchorId="1329CEF7" wp14:editId="7013CB83">
                    <wp:extent cx="5543550" cy="2781300"/>
                    <wp:effectExtent l="0" t="0" r="0" b="0"/>
                    <wp:docPr id="3" name="Рисунок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общая схема.png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543550" cy="27813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24" w:author="Rostislav Bobin" w:date="2019-05-27T01:04:00Z">
              <w:r w:rsidR="008D7204">
                <w:rPr>
                  <w:noProof/>
                </w:rPr>
                <w:drawing>
                  <wp:inline distT="0" distB="0" distL="0" distR="0" wp14:anchorId="2E35AB47" wp14:editId="64D69929">
                    <wp:extent cx="5656580" cy="2124075"/>
                    <wp:effectExtent l="0" t="0" r="1270" b="9525"/>
                    <wp:docPr id="19" name="Рисунок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" name="Model 1 Data Flow Diagram2.jpg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74657" cy="213086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907E9" w14:paraId="11D70249" w14:textId="77777777" w:rsidTr="00730EF2">
        <w:tc>
          <w:tcPr>
            <w:tcW w:w="9060" w:type="dxa"/>
          </w:tcPr>
          <w:p w14:paraId="7D752345" w14:textId="57322CF4" w:rsidR="001907E9" w:rsidRDefault="006B07A6" w:rsidP="00730EF2">
            <w:pPr>
              <w:spacing w:line="360" w:lineRule="auto"/>
              <w:ind w:firstLine="0"/>
              <w:jc w:val="center"/>
            </w:pPr>
            <w:r w:rsidRPr="00B74588">
              <w:t>Рис. 5</w:t>
            </w:r>
            <w:r w:rsidR="001907E9" w:rsidRPr="00B74588">
              <w:t>.</w:t>
            </w:r>
            <w:r w:rsidR="001907E9">
              <w:t xml:space="preserve"> </w:t>
            </w:r>
            <w:r w:rsidR="008D7204">
              <w:t>Диаграмма потоков данных проектируемого цифрового двойни</w:t>
            </w:r>
            <w:commentRangeStart w:id="25"/>
            <w:del w:id="26" w:author="Rostislav Bobin" w:date="2019-05-27T01:08:00Z">
              <w:r w:rsidR="001907E9" w:rsidDel="008D7204">
                <w:delText>Общая схема цифрового двойника</w:delText>
              </w:r>
              <w:commentRangeEnd w:id="25"/>
              <w:r w:rsidR="00A07AFB" w:rsidDel="008D7204">
                <w:rPr>
                  <w:rStyle w:val="afc"/>
                  <w:rFonts w:eastAsia="Times New Roman"/>
                </w:rPr>
                <w:commentReference w:id="25"/>
              </w:r>
            </w:del>
            <w:ins w:id="27" w:author="Rostislav Bobin" w:date="2019-05-27T01:08:00Z">
              <w:r w:rsidR="008D7204">
                <w:t>ка</w:t>
              </w:r>
            </w:ins>
          </w:p>
        </w:tc>
      </w:tr>
    </w:tbl>
    <w:p w14:paraId="2D112132" w14:textId="77777777" w:rsidR="00730EF2" w:rsidRDefault="00730EF2" w:rsidP="0058297E"/>
    <w:p w14:paraId="1B2CC512" w14:textId="26D78C8C" w:rsidR="001907E9" w:rsidRDefault="002218FF" w:rsidP="0058297E">
      <w:r>
        <w:t xml:space="preserve">Приложение, реализующее </w:t>
      </w:r>
      <w:r w:rsidR="001907E9">
        <w:t>отправку и обработку телеметрии</w:t>
      </w:r>
      <w:r>
        <w:t>, выполняет обработку данных, полученных из генератора, а также их передачу на сервер. Оно</w:t>
      </w:r>
      <w:r w:rsidR="001907E9">
        <w:t xml:space="preserve"> состоит из нескольких </w:t>
      </w:r>
      <w:r w:rsidR="000F7602">
        <w:t>компонентов:</w:t>
      </w:r>
      <w:r w:rsidR="001907E9">
        <w:t xml:space="preserve"> </w:t>
      </w:r>
      <w:r>
        <w:t>модуль</w:t>
      </w:r>
      <w:r w:rsidR="008342F9">
        <w:t xml:space="preserve"> создания пространственного интеллектуального графа, </w:t>
      </w:r>
      <w:r>
        <w:t>функция</w:t>
      </w:r>
      <w:r w:rsidR="008342F9">
        <w:t xml:space="preserve"> обработки телеметрии</w:t>
      </w:r>
      <w:r w:rsidR="000F7602">
        <w:t xml:space="preserve">, </w:t>
      </w:r>
      <w:r>
        <w:t>выполняющая</w:t>
      </w:r>
      <w:r w:rsidR="0034666E">
        <w:t xml:space="preserve"> пользовательскую логику для данных, поступающих из устройств</w:t>
      </w:r>
      <w:r w:rsidR="008342F9">
        <w:t xml:space="preserve"> и</w:t>
      </w:r>
      <w:r w:rsidR="000F7602">
        <w:t xml:space="preserve"> обработчик</w:t>
      </w:r>
      <w:r w:rsidR="008342F9">
        <w:t>а</w:t>
      </w:r>
      <w:r w:rsidR="000F7602">
        <w:t xml:space="preserve"> данных с сервера для определения статуса помещения с целью проверки превышения рекомендуемых показателей энергопотребления для дальнейшей отправки уведомлений пользователям. </w:t>
      </w:r>
      <w:r w:rsidR="008100FC">
        <w:t xml:space="preserve">Клиентское приложение состоит из модуля регистрации и аутентификации, а </w:t>
      </w:r>
      <w:r w:rsidR="008100FC">
        <w:lastRenderedPageBreak/>
        <w:t xml:space="preserve">также </w:t>
      </w:r>
      <w:r w:rsidR="00DA18DF">
        <w:t xml:space="preserve">генератора </w:t>
      </w:r>
      <w:r w:rsidR="008100FC">
        <w:rPr>
          <w:lang w:val="en-US"/>
        </w:rPr>
        <w:t>HTTP</w:t>
      </w:r>
      <w:r w:rsidR="008100FC" w:rsidRPr="008100FC">
        <w:t xml:space="preserve"> </w:t>
      </w:r>
      <w:r w:rsidR="008100FC">
        <w:rPr>
          <w:lang w:val="en-US"/>
        </w:rPr>
        <w:t>REST</w:t>
      </w:r>
      <w:r w:rsidR="008100FC" w:rsidRPr="008100FC">
        <w:t xml:space="preserve"> </w:t>
      </w:r>
      <w:r w:rsidR="008100FC">
        <w:t xml:space="preserve">запросов к </w:t>
      </w:r>
      <w:r w:rsidR="008100FC">
        <w:rPr>
          <w:lang w:val="en-US"/>
        </w:rPr>
        <w:t>API</w:t>
      </w:r>
      <w:r w:rsidR="008100FC" w:rsidRPr="008100FC">
        <w:t xml:space="preserve"> </w:t>
      </w:r>
      <w:r w:rsidR="008100FC">
        <w:rPr>
          <w:lang w:val="en-US"/>
        </w:rPr>
        <w:t>Digital</w:t>
      </w:r>
      <w:r w:rsidR="008100FC" w:rsidRPr="008100FC">
        <w:t xml:space="preserve"> </w:t>
      </w:r>
      <w:r w:rsidR="008100FC">
        <w:rPr>
          <w:lang w:val="en-US"/>
        </w:rPr>
        <w:t>Twins</w:t>
      </w:r>
      <w:r w:rsidR="008100FC">
        <w:t xml:space="preserve">. </w:t>
      </w:r>
      <w:r>
        <w:t xml:space="preserve">Генератор телеметрии включает в себя базу данных «Общее потребление энергии». </w:t>
      </w:r>
      <w:r w:rsidR="00170FD1">
        <w:t xml:space="preserve">Диаграмму компонентов </w:t>
      </w:r>
      <w:r w:rsidR="008100FC">
        <w:t>всей с</w:t>
      </w:r>
      <w:r w:rsidR="006B07A6">
        <w:t>истемы можно видеть на рисунке 6</w:t>
      </w:r>
      <w:r w:rsidR="008100FC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100FC" w14:paraId="52CFEC98" w14:textId="77777777" w:rsidTr="00D21775">
        <w:tc>
          <w:tcPr>
            <w:tcW w:w="9060" w:type="dxa"/>
          </w:tcPr>
          <w:p w14:paraId="113FACAC" w14:textId="21BA8AF6" w:rsidR="008100FC" w:rsidRPr="008342F9" w:rsidRDefault="000B2E8D" w:rsidP="0058297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71C8E0" wp14:editId="6BC0678E">
                  <wp:extent cx="5657850" cy="36607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mp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0FC" w14:paraId="5BDB94B0" w14:textId="77777777" w:rsidTr="00D21775">
        <w:tc>
          <w:tcPr>
            <w:tcW w:w="9060" w:type="dxa"/>
          </w:tcPr>
          <w:p w14:paraId="0DB46035" w14:textId="0E8BB6D8" w:rsidR="008100FC" w:rsidRPr="008100FC" w:rsidRDefault="006B07A6">
            <w:pPr>
              <w:ind w:firstLine="0"/>
              <w:jc w:val="center"/>
            </w:pPr>
            <w:r w:rsidRPr="00B74588">
              <w:t>Рис. 6</w:t>
            </w:r>
            <w:r w:rsidR="008100FC" w:rsidRPr="00B74588">
              <w:t>.</w:t>
            </w:r>
            <w:r w:rsidR="008100FC">
              <w:rPr>
                <w:b/>
              </w:rPr>
              <w:t xml:space="preserve"> </w:t>
            </w:r>
            <w:r w:rsidR="00170FD1">
              <w:t>Диаграмма компонентов</w:t>
            </w:r>
            <w:r w:rsidR="008100FC">
              <w:t xml:space="preserve"> цифрового двойника</w:t>
            </w:r>
          </w:p>
        </w:tc>
      </w:tr>
    </w:tbl>
    <w:p w14:paraId="6D9371BC" w14:textId="77777777" w:rsidR="00D21775" w:rsidRPr="002D3E29" w:rsidRDefault="00D21775" w:rsidP="00D21775">
      <w:pPr>
        <w:pStyle w:val="2"/>
        <w:numPr>
          <w:ilvl w:val="0"/>
          <w:numId w:val="0"/>
        </w:numPr>
        <w:ind w:left="576" w:hanging="576"/>
      </w:pPr>
    </w:p>
    <w:p w14:paraId="18D42D57" w14:textId="77777777" w:rsidR="0058297E" w:rsidRDefault="0058297E" w:rsidP="00612C4A">
      <w:pPr>
        <w:pStyle w:val="2"/>
      </w:pPr>
      <w:bookmarkStart w:id="28" w:name="_Toc10454056"/>
      <w:r>
        <w:t>Описание компонентов, составляющих систему</w:t>
      </w:r>
      <w:bookmarkEnd w:id="28"/>
    </w:p>
    <w:p w14:paraId="6AC25450" w14:textId="090326A3" w:rsidR="008100FC" w:rsidRDefault="008100FC">
      <w:commentRangeStart w:id="29"/>
      <w:r>
        <w:t>Разберем подробно отдельные компоненты, составляющие программную систему.</w:t>
      </w:r>
      <w:commentRangeEnd w:id="29"/>
      <w:r w:rsidR="00635824">
        <w:rPr>
          <w:rStyle w:val="afc"/>
        </w:rPr>
        <w:commentReference w:id="29"/>
      </w:r>
      <w:r w:rsidR="00170FD1">
        <w:t xml:space="preserve"> Цифровой </w:t>
      </w:r>
      <w:r w:rsidR="00AF7D62">
        <w:t>двойник состоит из следующих компонентов</w:t>
      </w:r>
      <w:r w:rsidR="00B74588">
        <w:t>.</w:t>
      </w:r>
      <w:r w:rsidR="00170FD1">
        <w:t xml:space="preserve"> </w:t>
      </w:r>
    </w:p>
    <w:p w14:paraId="0D5F04E1" w14:textId="17F3E50E" w:rsidR="00AF7D62" w:rsidRPr="00612C4A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612C4A">
        <w:rPr>
          <w:i/>
        </w:rPr>
        <w:t xml:space="preserve">Облачная платформа </w:t>
      </w:r>
      <w:r w:rsidRPr="00612C4A">
        <w:rPr>
          <w:i/>
          <w:lang w:val="en-US"/>
        </w:rPr>
        <w:t>Azure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Digital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Twins</w:t>
      </w:r>
      <w:r w:rsidRPr="00612C4A">
        <w:rPr>
          <w:i/>
        </w:rPr>
        <w:t xml:space="preserve"> (</w:t>
      </w:r>
      <w:r w:rsidRPr="00612C4A">
        <w:rPr>
          <w:i/>
          <w:lang w:val="en-US"/>
        </w:rPr>
        <w:t>PaaS</w:t>
      </w:r>
      <w:r w:rsidRPr="00612C4A">
        <w:rPr>
          <w:i/>
        </w:rPr>
        <w:t xml:space="preserve">) </w:t>
      </w:r>
      <w:r w:rsidR="003D7269">
        <w:rPr>
          <w:i/>
        </w:rPr>
        <w:t>–</w:t>
      </w:r>
      <w:r w:rsidRPr="00612C4A">
        <w:rPr>
          <w:i/>
        </w:rPr>
        <w:t xml:space="preserve"> </w:t>
      </w:r>
      <w:r w:rsidR="003D7269" w:rsidRPr="00612C4A">
        <w:t xml:space="preserve">это компонент системы, представляющий собой </w:t>
      </w:r>
      <w:r w:rsidR="0096271E">
        <w:t xml:space="preserve">развернутый и </w:t>
      </w:r>
      <w:r w:rsidR="003D7269" w:rsidRPr="00612C4A">
        <w:t xml:space="preserve">настроенный экземпляр </w:t>
      </w:r>
      <w:r w:rsidR="003D7269" w:rsidRPr="00612C4A">
        <w:rPr>
          <w:lang w:val="en-US"/>
        </w:rPr>
        <w:t>Azure</w:t>
      </w:r>
      <w:r w:rsidR="003D7269" w:rsidRPr="00612C4A">
        <w:t xml:space="preserve"> </w:t>
      </w:r>
      <w:r w:rsidR="003D7269" w:rsidRPr="00612C4A">
        <w:rPr>
          <w:lang w:val="en-US"/>
        </w:rPr>
        <w:t>Digital</w:t>
      </w:r>
      <w:r w:rsidR="003D7269" w:rsidRPr="00612C4A">
        <w:t xml:space="preserve"> </w:t>
      </w:r>
      <w:r w:rsidR="003D7269" w:rsidRPr="00612C4A">
        <w:rPr>
          <w:lang w:val="en-US"/>
        </w:rPr>
        <w:t>Twins</w:t>
      </w:r>
      <w:r w:rsidR="003D7269" w:rsidRPr="00612C4A">
        <w:t>.</w:t>
      </w:r>
    </w:p>
    <w:p w14:paraId="44B6112C" w14:textId="39036143" w:rsidR="00AF7D62" w:rsidRDefault="00AF7D62" w:rsidP="0043155B">
      <w:pPr>
        <w:pStyle w:val="ab"/>
        <w:numPr>
          <w:ilvl w:val="0"/>
          <w:numId w:val="60"/>
        </w:numPr>
        <w:spacing w:line="360" w:lineRule="auto"/>
        <w:jc w:val="both"/>
      </w:pPr>
      <w:r>
        <w:rPr>
          <w:i/>
        </w:rPr>
        <w:t>Обработчик телеметрии</w:t>
      </w:r>
      <w:r w:rsidR="003D7269">
        <w:rPr>
          <w:i/>
        </w:rPr>
        <w:t xml:space="preserve"> – </w:t>
      </w:r>
      <w:r w:rsidR="003D7269" w:rsidRPr="00BF02A7">
        <w:t xml:space="preserve">это компонент, отвечающий за обработку </w:t>
      </w:r>
      <w:r w:rsidR="0096271E" w:rsidRPr="00BF02A7">
        <w:t xml:space="preserve">данных телеметрии и их отправку в облачную платформу </w:t>
      </w:r>
      <w:r w:rsidR="0096271E" w:rsidRPr="00BF02A7">
        <w:rPr>
          <w:lang w:val="en-US"/>
        </w:rPr>
        <w:t>Azure</w:t>
      </w:r>
      <w:r w:rsidR="0096271E" w:rsidRPr="00BF02A7">
        <w:t xml:space="preserve"> </w:t>
      </w:r>
      <w:r w:rsidR="0096271E" w:rsidRPr="00BF02A7">
        <w:rPr>
          <w:lang w:val="en-US"/>
        </w:rPr>
        <w:t>Digital</w:t>
      </w:r>
      <w:r w:rsidR="0096271E" w:rsidRPr="00BF02A7">
        <w:t xml:space="preserve"> </w:t>
      </w:r>
      <w:r w:rsidR="0096271E" w:rsidRPr="00BF02A7">
        <w:rPr>
          <w:lang w:val="en-US"/>
        </w:rPr>
        <w:t>Twins</w:t>
      </w:r>
      <w:r w:rsidR="0096271E" w:rsidRPr="00BF02A7">
        <w:t xml:space="preserve">. </w:t>
      </w:r>
      <w:r w:rsidR="0096271E">
        <w:t>Состоит из следующих элементов</w:t>
      </w:r>
      <w:r w:rsidRPr="00BF02A7">
        <w:t>:</w:t>
      </w:r>
    </w:p>
    <w:p w14:paraId="34011D1C" w14:textId="11FC8459" w:rsidR="00AF7D62" w:rsidRDefault="0043155B" w:rsidP="0043155B">
      <w:pPr>
        <w:pStyle w:val="ab"/>
        <w:numPr>
          <w:ilvl w:val="0"/>
          <w:numId w:val="62"/>
        </w:numPr>
        <w:spacing w:line="360" w:lineRule="auto"/>
        <w:jc w:val="both"/>
      </w:pPr>
      <w:r>
        <w:rPr>
          <w:i/>
        </w:rPr>
        <w:softHyphen/>
      </w:r>
      <w:r>
        <w:rPr>
          <w:i/>
        </w:rPr>
        <w:softHyphen/>
      </w:r>
      <w:r w:rsidR="00B74588" w:rsidRPr="0043155B">
        <w:rPr>
          <w:i/>
        </w:rPr>
        <w:t>ф</w:t>
      </w:r>
      <w:r w:rsidR="00170FD1" w:rsidRPr="0043155B">
        <w:rPr>
          <w:i/>
        </w:rPr>
        <w:t>ункция обработки телеметрии</w:t>
      </w:r>
      <w:r w:rsidR="0034666E">
        <w:t xml:space="preserve"> – осуществля</w:t>
      </w:r>
      <w:r w:rsidR="00170FD1">
        <w:t>е</w:t>
      </w:r>
      <w:r w:rsidR="0034666E">
        <w:t>т первичную обработку данн</w:t>
      </w:r>
      <w:r w:rsidR="00601C79">
        <w:t>ых с устройств до их отправки в центр</w:t>
      </w:r>
      <w:r w:rsidR="0096271E">
        <w:t xml:space="preserve"> Интернета вещей</w:t>
      </w:r>
      <w:r w:rsidR="0034666E">
        <w:t>, когда выполня</w:t>
      </w:r>
      <w:r w:rsidR="0096271E">
        <w:t>ются</w:t>
      </w:r>
      <w:r w:rsidR="0034666E">
        <w:t xml:space="preserve"> условия, указанные сопоставителями</w:t>
      </w:r>
      <w:r w:rsidR="0096271E">
        <w:t xml:space="preserve">, в частности, выявление </w:t>
      </w:r>
      <w:r w:rsidR="0096271E">
        <w:lastRenderedPageBreak/>
        <w:t>помещений, текущие показатели энергопотребления которых превышают заранее определенные рекомен</w:t>
      </w:r>
      <w:r w:rsidR="00B74588">
        <w:t>дуемые нормы энергопотребления</w:t>
      </w:r>
      <w:r w:rsidR="00B74588" w:rsidRPr="00B74588">
        <w:t>;</w:t>
      </w:r>
    </w:p>
    <w:p w14:paraId="20A79F6F" w14:textId="1502D21F" w:rsidR="00AF7D62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34666E" w:rsidRPr="0043155B">
        <w:rPr>
          <w:i/>
        </w:rPr>
        <w:t>одуль создания графа</w:t>
      </w:r>
      <w:r w:rsidR="0034666E">
        <w:t xml:space="preserve"> – получает на вход </w:t>
      </w:r>
      <w:r w:rsidR="0034666E" w:rsidRPr="0043155B">
        <w:rPr>
          <w:i/>
        </w:rPr>
        <w:t>файл</w:t>
      </w:r>
      <w:r w:rsidR="002218FF" w:rsidRPr="0043155B">
        <w:rPr>
          <w:i/>
        </w:rPr>
        <w:t xml:space="preserve"> с описанием графа</w:t>
      </w:r>
      <w:r w:rsidR="0034666E">
        <w:t xml:space="preserve"> сериализации данных формата </w:t>
      </w:r>
      <w:r w:rsidR="0034666E" w:rsidRPr="0043155B">
        <w:rPr>
          <w:lang w:val="en-US"/>
        </w:rPr>
        <w:t>YAML</w:t>
      </w:r>
      <w:r w:rsidR="0034666E">
        <w:t xml:space="preserve">, в котором описана иерархия физических помещений и датчиков, установленных в них. </w:t>
      </w:r>
      <w:r w:rsidR="00455A2A">
        <w:t xml:space="preserve">В соответствии с объектной моделью производит серию </w:t>
      </w:r>
      <w:r w:rsidR="00455A2A" w:rsidRPr="0043155B">
        <w:rPr>
          <w:lang w:val="en-US"/>
        </w:rPr>
        <w:t>POST</w:t>
      </w:r>
      <w:r w:rsidR="00455A2A" w:rsidRPr="00455A2A">
        <w:t>-</w:t>
      </w:r>
      <w:r w:rsidR="00455A2A">
        <w:t xml:space="preserve">запросов к </w:t>
      </w:r>
      <w:r w:rsidR="00455A2A" w:rsidRPr="0043155B">
        <w:rPr>
          <w:lang w:val="en-US"/>
        </w:rPr>
        <w:t>API</w:t>
      </w:r>
      <w:r w:rsidR="00455A2A" w:rsidRPr="00455A2A">
        <w:t xml:space="preserve"> </w:t>
      </w:r>
      <w:r w:rsidR="00455A2A" w:rsidRPr="0043155B">
        <w:rPr>
          <w:lang w:val="en-US"/>
        </w:rPr>
        <w:t>Digital</w:t>
      </w:r>
      <w:r w:rsidR="00455A2A" w:rsidRPr="00455A2A">
        <w:t xml:space="preserve"> </w:t>
      </w:r>
      <w:r w:rsidR="00455A2A" w:rsidRPr="0043155B">
        <w:rPr>
          <w:lang w:val="en-US"/>
        </w:rPr>
        <w:t>Twins</w:t>
      </w:r>
      <w:r w:rsidR="00455A2A">
        <w:t xml:space="preserve"> для создания пространственного интеллектуального графа</w:t>
      </w:r>
      <w:r w:rsidR="00AF7D62">
        <w:t xml:space="preserve"> </w:t>
      </w:r>
      <w:r w:rsidR="00AF7D62" w:rsidRPr="00AF7D62">
        <w:t xml:space="preserve">в соответствии с определенной схемой, а также </w:t>
      </w:r>
      <w:r w:rsidR="00AF7D62">
        <w:t>возвращает строку</w:t>
      </w:r>
      <w:r w:rsidR="00AF7D62" w:rsidRPr="00AF7D62">
        <w:t xml:space="preserve"> подключения для дальнейшей работы с экземпляром цифрового двойника.</w:t>
      </w:r>
      <w:r w:rsidR="007B10E1">
        <w:t xml:space="preserve"> Также возвращает пользователю код для регистрации устройства в </w:t>
      </w:r>
      <w:r w:rsidR="00B9384B">
        <w:t>Azure Active Directory [</w:t>
      </w:r>
      <w:r w:rsidR="00B9384B">
        <w:fldChar w:fldCharType="begin"/>
      </w:r>
      <w:r w:rsidR="00B9384B">
        <w:instrText xml:space="preserve"> REF _Ref9249155 \r \h </w:instrText>
      </w:r>
      <w:r w:rsidR="00B9384B">
        <w:fldChar w:fldCharType="separate"/>
      </w:r>
      <w:r w:rsidR="00B9384B">
        <w:t>31</w:t>
      </w:r>
      <w:r w:rsidR="00B9384B">
        <w:fldChar w:fldCharType="end"/>
      </w:r>
      <w:r w:rsidR="007B10E1" w:rsidRPr="007B10E1">
        <w:t>], т.е. устройство, с которого планируется получить файл с иерархией графа и осуществлять сбор телеме</w:t>
      </w:r>
      <w:r>
        <w:t>трии, должно иметь на это право;</w:t>
      </w:r>
    </w:p>
    <w:p w14:paraId="0ED1EEB9" w14:textId="7C6A9B86" w:rsidR="00455A2A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2B5578" w:rsidRPr="0043155B">
        <w:rPr>
          <w:i/>
        </w:rPr>
        <w:t>одуль постобработки данных</w:t>
      </w:r>
      <w:r w:rsidR="00455A2A">
        <w:t xml:space="preserve"> – производит обработку данных с устройств, определяя статус помещения на основании рекомендуемых данных для последующей передачи этих условий в Центры Событий</w:t>
      </w:r>
      <w:r w:rsidR="00455A2A" w:rsidRPr="0043155B">
        <w:rPr>
          <w:lang w:val="en-US"/>
        </w:rPr>
        <w:t> </w:t>
      </w:r>
      <w:r w:rsidR="00455A2A" w:rsidRPr="00455A2A">
        <w:t>[</w:t>
      </w:r>
      <w:r w:rsidR="00B9384B">
        <w:fldChar w:fldCharType="begin"/>
      </w:r>
      <w:r w:rsidR="00B9384B">
        <w:instrText xml:space="preserve"> REF _Ref9245952 \r \h </w:instrText>
      </w:r>
      <w:r w:rsidR="00B9384B">
        <w:fldChar w:fldCharType="separate"/>
      </w:r>
      <w:r w:rsidR="00B9384B">
        <w:t>36</w:t>
      </w:r>
      <w:r w:rsidR="00B9384B">
        <w:fldChar w:fldCharType="end"/>
      </w:r>
      <w:r w:rsidR="00455A2A" w:rsidRPr="00455A2A">
        <w:t>]</w:t>
      </w:r>
      <w:r w:rsidR="00455A2A">
        <w:t xml:space="preserve"> для отправки </w:t>
      </w:r>
      <w:r w:rsidR="00455A2A" w:rsidRPr="0043155B">
        <w:rPr>
          <w:lang w:val="en-US"/>
        </w:rPr>
        <w:t>email</w:t>
      </w:r>
      <w:r w:rsidR="00455A2A" w:rsidRPr="00455A2A">
        <w:t>-</w:t>
      </w:r>
      <w:r w:rsidR="00455A2A">
        <w:t>сообщений пользователям системы и администратору.</w:t>
      </w:r>
    </w:p>
    <w:p w14:paraId="42E72467" w14:textId="5CE6DD1E" w:rsidR="00AF7D62" w:rsidRPr="00BF02A7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BF02A7">
        <w:rPr>
          <w:i/>
        </w:rPr>
        <w:t>Клиентское приложение</w:t>
      </w:r>
      <w:r w:rsidR="0096271E">
        <w:rPr>
          <w:i/>
        </w:rPr>
        <w:t xml:space="preserve"> – </w:t>
      </w:r>
      <w:r w:rsidR="0096271E" w:rsidRPr="00BF02A7">
        <w:t xml:space="preserve">реализует </w:t>
      </w:r>
      <w:r w:rsidR="00695244" w:rsidRPr="00BF02A7">
        <w:t>основную логику управления пространственным интеллектуальным графом, аутентификацию пользователей в системе, а также получение значений телеметрии из центра Интернета вещей. Клиентское приложение включает в себя следующие элементы</w:t>
      </w:r>
      <w:r w:rsidRPr="00BF02A7">
        <w:t>:</w:t>
      </w:r>
    </w:p>
    <w:p w14:paraId="2B22FCD7" w14:textId="5654B1C8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м</w:t>
      </w:r>
      <w:r w:rsidR="00455A2A" w:rsidRPr="00FA1304">
        <w:rPr>
          <w:i/>
        </w:rPr>
        <w:t>одуль регистрации и аутентификации</w:t>
      </w:r>
      <w:r w:rsidR="00455A2A">
        <w:t xml:space="preserve"> – отвечает за вход пользователей в систему, а также </w:t>
      </w:r>
      <w:r w:rsidR="00581ACE">
        <w:t>использование</w:t>
      </w:r>
      <w:r w:rsidR="00455A2A">
        <w:t xml:space="preserve"> </w:t>
      </w:r>
      <w:r w:rsidR="00455A2A">
        <w:rPr>
          <w:lang w:val="en-US"/>
        </w:rPr>
        <w:t>OAuth</w:t>
      </w:r>
      <w:r w:rsidR="00455A2A" w:rsidRPr="00455A2A">
        <w:t>-</w:t>
      </w:r>
      <w:r w:rsidR="00455A2A">
        <w:t>токена</w:t>
      </w:r>
      <w:r w:rsidR="00581ACE">
        <w:rPr>
          <w:lang w:val="en-US"/>
        </w:rPr>
        <w:t> </w:t>
      </w:r>
      <w:r w:rsidR="00455A2A">
        <w:t>авторизации</w:t>
      </w:r>
      <w:r w:rsidR="003D7269">
        <w:t xml:space="preserve"> </w:t>
      </w:r>
      <w:r w:rsidR="00455A2A">
        <w:t>по</w:t>
      </w:r>
      <w:r w:rsidR="00581ACE">
        <w:t>льзователя, от имени которого</w:t>
      </w:r>
      <w:r w:rsidR="00AF7D62">
        <w:t xml:space="preserve"> </w:t>
      </w:r>
      <w:r w:rsidR="00581ACE">
        <w:t>выполняется запрос</w:t>
      </w:r>
      <w:r w:rsidR="003D7269">
        <w:t> </w:t>
      </w:r>
      <w:r w:rsidR="003D7269" w:rsidRPr="00581ACE">
        <w:t>[</w:t>
      </w:r>
      <w:r w:rsidR="00B9384B">
        <w:fldChar w:fldCharType="begin"/>
      </w:r>
      <w:r w:rsidR="00B9384B">
        <w:instrText xml:space="preserve"> REF _Ref9246260 \r \h </w:instrText>
      </w:r>
      <w:r w:rsidR="00B9384B">
        <w:fldChar w:fldCharType="separate"/>
      </w:r>
      <w:r w:rsidR="00B9384B">
        <w:t>27</w:t>
      </w:r>
      <w:r w:rsidR="00B9384B">
        <w:fldChar w:fldCharType="end"/>
      </w:r>
      <w:r w:rsidR="003D7269" w:rsidRPr="00581ACE">
        <w:t>]</w:t>
      </w:r>
      <w:r w:rsidR="00581ACE">
        <w:t>.</w:t>
      </w:r>
      <w:r w:rsidR="003D7269">
        <w:t xml:space="preserve"> Модуль п</w:t>
      </w:r>
      <w:r w:rsidR="003D7269" w:rsidRPr="003D7269">
        <w:t>ринимает на вход токен авторизации (полученный с помощью сто</w:t>
      </w:r>
      <w:r w:rsidR="00B9384B">
        <w:t>роннего ПО – Postman API 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B9384B">
        <w:t>24</w:t>
      </w:r>
      <w:r w:rsidR="00B9384B">
        <w:fldChar w:fldCharType="end"/>
      </w:r>
      <w:r w:rsidR="003D7269">
        <w:t xml:space="preserve">]) и </w:t>
      </w:r>
      <w:r w:rsidR="003D7269" w:rsidRPr="003D7269">
        <w:t>снабжает каждый запрос треб</w:t>
      </w:r>
      <w:r>
        <w:t>уемыми заголовками авторизации;</w:t>
      </w:r>
    </w:p>
    <w:p w14:paraId="236219EF" w14:textId="7BE3AF91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г</w:t>
      </w:r>
      <w:r w:rsidR="00DA18DF">
        <w:rPr>
          <w:i/>
        </w:rPr>
        <w:t>енератор</w:t>
      </w:r>
      <w:r w:rsidR="00170FD1">
        <w:rPr>
          <w:rStyle w:val="afc"/>
        </w:rPr>
        <w:t xml:space="preserve"> </w:t>
      </w:r>
      <w:r w:rsidR="00455A2A" w:rsidRPr="00FA1304">
        <w:rPr>
          <w:i/>
          <w:lang w:val="en-US"/>
        </w:rPr>
        <w:t>REST</w:t>
      </w:r>
      <w:r w:rsidR="00170FD1">
        <w:rPr>
          <w:i/>
        </w:rPr>
        <w:t>-</w:t>
      </w:r>
      <w:r w:rsidR="00455A2A" w:rsidRPr="00FA1304">
        <w:rPr>
          <w:i/>
        </w:rPr>
        <w:t>запросов</w:t>
      </w:r>
      <w:r w:rsidR="00170FD1">
        <w:rPr>
          <w:i/>
        </w:rPr>
        <w:t xml:space="preserve"> </w:t>
      </w:r>
      <w:r w:rsidR="00581ACE">
        <w:t>–</w:t>
      </w:r>
      <w:r w:rsidR="00455A2A" w:rsidRPr="00455A2A">
        <w:t xml:space="preserve"> </w:t>
      </w:r>
      <w:r w:rsidR="00581ACE">
        <w:t xml:space="preserve">получает на вход набор идентификаторов устройств </w:t>
      </w:r>
      <w:r w:rsidR="003D7269">
        <w:t xml:space="preserve">и помещений от </w:t>
      </w:r>
      <w:r w:rsidR="00581ACE">
        <w:t xml:space="preserve">пользователей. Путем отправки </w:t>
      </w:r>
      <w:r w:rsidR="00170FD1">
        <w:rPr>
          <w:lang w:val="en-US"/>
        </w:rPr>
        <w:t>HTTP</w:t>
      </w:r>
      <w:r w:rsidR="00170FD1" w:rsidRPr="00BF02A7">
        <w:t xml:space="preserve"> </w:t>
      </w:r>
      <w:r w:rsidR="00170FD1">
        <w:rPr>
          <w:lang w:val="en-US"/>
        </w:rPr>
        <w:lastRenderedPageBreak/>
        <w:t>REST</w:t>
      </w:r>
      <w:r w:rsidR="00170FD1">
        <w:t>-</w:t>
      </w:r>
      <w:r w:rsidR="00581ACE">
        <w:t xml:space="preserve">запросов к </w:t>
      </w:r>
      <w:r w:rsidR="00170FD1">
        <w:rPr>
          <w:lang w:val="en-US"/>
        </w:rPr>
        <w:t>API</w:t>
      </w:r>
      <w:r w:rsidR="00170FD1" w:rsidRPr="00BF02A7">
        <w:t xml:space="preserve"> </w:t>
      </w:r>
      <w:r w:rsidR="00581ACE">
        <w:t>облачной платформ</w:t>
      </w:r>
      <w:r w:rsidR="00170FD1">
        <w:t>ы</w:t>
      </w:r>
      <w:r w:rsidR="00581ACE">
        <w:t xml:space="preserve"> получает</w:t>
      </w:r>
      <w:r w:rsidR="003D7269">
        <w:t xml:space="preserve"> и возвращает пользователю</w:t>
      </w:r>
      <w:r w:rsidR="00581ACE">
        <w:t xml:space="preserve"> информацию о выбранных устройствах и </w:t>
      </w:r>
      <w:r w:rsidR="003D7269">
        <w:t>помещениях</w:t>
      </w:r>
      <w:r w:rsidR="00581ACE">
        <w:t>, а также создает новые компоненты графа</w:t>
      </w:r>
      <w:r w:rsidR="003D7269">
        <w:t>, то есть осуществляет управление пространственным интеллектуальным графом</w:t>
      </w:r>
      <w:r w:rsidR="00581ACE">
        <w:t>.</w:t>
      </w:r>
      <w:r w:rsidR="003D7269">
        <w:t xml:space="preserve"> </w:t>
      </w:r>
    </w:p>
    <w:p w14:paraId="039EECC1" w14:textId="7A15210D" w:rsidR="008342F9" w:rsidRDefault="008342F9" w:rsidP="0043155B">
      <w:pPr>
        <w:pStyle w:val="ab"/>
        <w:numPr>
          <w:ilvl w:val="0"/>
          <w:numId w:val="60"/>
        </w:numPr>
        <w:spacing w:line="360" w:lineRule="auto"/>
        <w:jc w:val="both"/>
      </w:pPr>
      <w:r w:rsidRPr="00AF7D62">
        <w:rPr>
          <w:i/>
        </w:rPr>
        <w:t>Генератор телеметрии</w:t>
      </w:r>
      <w:r>
        <w:t xml:space="preserve"> – производит поиск показаний электропотребления в базе для каждого устройства, отправляет полученные данные в центр Интернета вещей </w:t>
      </w:r>
      <w:r w:rsidRPr="00601C79">
        <w:t>[</w:t>
      </w:r>
      <w:r w:rsidR="00B9384B">
        <w:fldChar w:fldCharType="begin"/>
      </w:r>
      <w:r w:rsidR="00B9384B">
        <w:instrText xml:space="preserve"> REF _Ref9254486 \r \h </w:instrText>
      </w:r>
      <w:r w:rsidR="00B9384B">
        <w:fldChar w:fldCharType="separate"/>
      </w:r>
      <w:r w:rsidR="00B9384B">
        <w:t>33</w:t>
      </w:r>
      <w:r w:rsidR="00B9384B">
        <w:fldChar w:fldCharType="end"/>
      </w:r>
      <w:r w:rsidRPr="00601C79">
        <w:t>]</w:t>
      </w:r>
      <w:r>
        <w:t xml:space="preserve">, автоматический генерируемый облачной платформой </w:t>
      </w:r>
      <w:r w:rsidRPr="00AF7D62">
        <w:rPr>
          <w:lang w:val="en-US"/>
        </w:rPr>
        <w:t>Microsoft</w:t>
      </w:r>
      <w:r w:rsidRPr="00601C79">
        <w:t xml:space="preserve"> </w:t>
      </w:r>
      <w:r w:rsidRPr="00AF7D62">
        <w:rPr>
          <w:lang w:val="en-US"/>
        </w:rPr>
        <w:t>Azure</w:t>
      </w:r>
      <w:r>
        <w:t xml:space="preserve"> при создании </w:t>
      </w:r>
      <w:r w:rsidRPr="00AF7D62">
        <w:rPr>
          <w:lang w:val="en-US"/>
        </w:rPr>
        <w:t>Azure</w:t>
      </w:r>
      <w:r w:rsidRPr="00601C79">
        <w:t xml:space="preserve"> </w:t>
      </w:r>
      <w:r w:rsidRPr="00AF7D62">
        <w:rPr>
          <w:lang w:val="en-US"/>
        </w:rPr>
        <w:t>Digital</w:t>
      </w:r>
      <w:r w:rsidRPr="00601C79">
        <w:t xml:space="preserve"> </w:t>
      </w:r>
      <w:r w:rsidRPr="00AF7D62">
        <w:rPr>
          <w:lang w:val="en-US"/>
        </w:rPr>
        <w:t>Twins</w:t>
      </w:r>
      <w:r>
        <w:t>.</w:t>
      </w:r>
      <w:r w:rsidR="002218FF">
        <w:t xml:space="preserve"> Включает в себя </w:t>
      </w:r>
      <w:r w:rsidR="002218FF">
        <w:rPr>
          <w:i/>
        </w:rPr>
        <w:t>базу</w:t>
      </w:r>
      <w:r w:rsidRPr="002218FF">
        <w:rPr>
          <w:i/>
        </w:rPr>
        <w:t xml:space="preserve"> данных «Общее потребление электроэнергии»</w:t>
      </w:r>
      <w:r w:rsidR="002218FF">
        <w:t>. Это база</w:t>
      </w:r>
      <w:r>
        <w:t xml:space="preserve"> данных, которая хранит статистику о потребляемой электроэнергии, используемые тарифные планы, личные данные пользователей для входа в систему, уникальные идентификаторы устройств, сенсоров и помещений. </w:t>
      </w:r>
    </w:p>
    <w:p w14:paraId="298230BF" w14:textId="77777777" w:rsidR="0033163E" w:rsidRPr="008100FC" w:rsidRDefault="0033163E" w:rsidP="00B74588">
      <w:pPr>
        <w:ind w:firstLine="0"/>
      </w:pPr>
    </w:p>
    <w:p w14:paraId="1EDC15B5" w14:textId="5C584E10" w:rsidR="0058297E" w:rsidRDefault="00343DA3" w:rsidP="0058297E">
      <w:pPr>
        <w:pStyle w:val="2"/>
      </w:pPr>
      <w:bookmarkStart w:id="30" w:name="_Toc10454057"/>
      <w:r>
        <w:t xml:space="preserve">Импорт </w:t>
      </w:r>
      <w:r w:rsidR="005305E1">
        <w:t>показаний устройств</w:t>
      </w:r>
      <w:r>
        <w:t xml:space="preserve"> и с</w:t>
      </w:r>
      <w:r w:rsidR="0058297E">
        <w:t>хема базы данных</w:t>
      </w:r>
      <w:bookmarkEnd w:id="30"/>
    </w:p>
    <w:p w14:paraId="61F51010" w14:textId="1F91D234" w:rsidR="00343DA3" w:rsidRPr="00343DA3" w:rsidRDefault="00343DA3" w:rsidP="00581ACE">
      <w:r>
        <w:t xml:space="preserve">В качестве показателей сенсоров было принято решение использовать описанные выше данные проекта </w:t>
      </w:r>
      <w:r>
        <w:rPr>
          <w:lang w:val="en-US"/>
        </w:rPr>
        <w:t>Low</w:t>
      </w:r>
      <w:r w:rsidRPr="00343DA3">
        <w:t xml:space="preserve"> </w:t>
      </w:r>
      <w:r>
        <w:rPr>
          <w:lang w:val="en-US"/>
        </w:rPr>
        <w:t>Carbon</w:t>
      </w:r>
      <w:r w:rsidRPr="00343DA3">
        <w:t xml:space="preserve"> </w:t>
      </w:r>
      <w:r>
        <w:rPr>
          <w:lang w:val="en-US"/>
        </w:rPr>
        <w:t>Project</w:t>
      </w:r>
      <w:r w:rsidRPr="00343DA3">
        <w:t xml:space="preserve">, </w:t>
      </w:r>
      <w:r>
        <w:t xml:space="preserve">представляющие собой файл формата </w:t>
      </w:r>
      <w:r>
        <w:rPr>
          <w:lang w:val="en-US"/>
        </w:rPr>
        <w:t>CSV</w:t>
      </w:r>
      <w:r w:rsidRPr="00343DA3">
        <w:t xml:space="preserve">, </w:t>
      </w:r>
      <w:r>
        <w:t xml:space="preserve">содержащий 1 миллион строк. В результате импортирования </w:t>
      </w:r>
      <w:r>
        <w:rPr>
          <w:lang w:val="en-US"/>
        </w:rPr>
        <w:t>CS</w:t>
      </w:r>
      <w:r w:rsidR="00695244">
        <w:rPr>
          <w:lang w:val="en-US"/>
        </w:rPr>
        <w:t>V</w:t>
      </w:r>
      <w:r w:rsidRPr="00343DA3">
        <w:t>-</w:t>
      </w:r>
      <w:r>
        <w:t xml:space="preserve">файла и создания дополнительных таблиц был получен </w:t>
      </w:r>
      <w:r>
        <w:rPr>
          <w:lang w:val="en-US"/>
        </w:rPr>
        <w:t>SQL</w:t>
      </w:r>
      <w:r w:rsidRPr="00343DA3">
        <w:t>-</w:t>
      </w:r>
      <w:r>
        <w:t xml:space="preserve">файл со всей базой. </w:t>
      </w:r>
    </w:p>
    <w:p w14:paraId="0A58321F" w14:textId="4C5A7132" w:rsidR="00581ACE" w:rsidRPr="00B74588" w:rsidRDefault="00343DA3" w:rsidP="00343DA3">
      <w:r>
        <w:t xml:space="preserve">В качестве системы управления базами данных был выбран </w:t>
      </w:r>
      <w:r>
        <w:rPr>
          <w:lang w:val="en-US"/>
        </w:rPr>
        <w:t>Microsoft</w:t>
      </w:r>
      <w:r w:rsidRPr="00343DA3">
        <w:t xml:space="preserve"> </w:t>
      </w:r>
      <w:r>
        <w:rPr>
          <w:lang w:val="en-US"/>
        </w:rPr>
        <w:t>SQL</w:t>
      </w:r>
      <w:r w:rsidRPr="00343DA3">
        <w:t xml:space="preserve"> </w:t>
      </w:r>
      <w:r>
        <w:rPr>
          <w:lang w:val="en-US"/>
        </w:rPr>
        <w:t>Server</w:t>
      </w:r>
      <w:r w:rsidRPr="00343DA3">
        <w:t xml:space="preserve"> 2017. </w:t>
      </w:r>
      <w:r>
        <w:t>Для работы с базой данных было использовано пространство имен</w:t>
      </w:r>
      <w:r w:rsidRPr="00343DA3">
        <w:t xml:space="preserve"> </w:t>
      </w:r>
      <w:r>
        <w:rPr>
          <w:lang w:val="en-US"/>
        </w:rPr>
        <w:t>Syste</w:t>
      </w:r>
      <w:r>
        <w:t>m.</w:t>
      </w:r>
      <w:r>
        <w:rPr>
          <w:lang w:val="en-US"/>
        </w:rPr>
        <w:t>Data</w:t>
      </w:r>
      <w:r w:rsidRPr="00343DA3">
        <w:t>.</w:t>
      </w:r>
      <w:r>
        <w:rPr>
          <w:lang w:val="en-US"/>
        </w:rPr>
        <w:t>SqlClient</w:t>
      </w:r>
      <w:r>
        <w:t xml:space="preserve"> для </w:t>
      </w:r>
      <w:r>
        <w:rPr>
          <w:lang w:val="en-US"/>
        </w:rPr>
        <w:t>C</w:t>
      </w:r>
      <w:r w:rsidRPr="00343DA3">
        <w:t>#</w:t>
      </w:r>
      <w:r>
        <w:t>.</w:t>
      </w:r>
      <w:r w:rsidR="00B74588">
        <w:t xml:space="preserve"> Данное пространство</w:t>
      </w:r>
      <w:r w:rsidR="00B74588" w:rsidRPr="00B74588">
        <w:t xml:space="preserve"> </w:t>
      </w:r>
      <w:r w:rsidR="00B74588">
        <w:t xml:space="preserve">имен является поставщиком данных платформы </w:t>
      </w:r>
      <w:r w:rsidR="00B74588" w:rsidRPr="00B74588">
        <w:t>.</w:t>
      </w:r>
      <w:r w:rsidR="00B74588">
        <w:rPr>
          <w:lang w:val="en-US"/>
        </w:rPr>
        <w:t>Net</w:t>
      </w:r>
      <w:r w:rsidR="00B74588" w:rsidRPr="00B74588">
        <w:t xml:space="preserve"> </w:t>
      </w:r>
      <w:r w:rsidR="00B74588">
        <w:t xml:space="preserve">для </w:t>
      </w:r>
      <w:r w:rsidR="00B74588">
        <w:rPr>
          <w:lang w:val="en-US"/>
        </w:rPr>
        <w:t>SQL</w:t>
      </w:r>
      <w:r w:rsidR="00B74588" w:rsidRPr="00B74588">
        <w:t xml:space="preserve"> </w:t>
      </w:r>
      <w:r w:rsidR="00B74588">
        <w:rPr>
          <w:lang w:val="en-US"/>
        </w:rPr>
        <w:t>Server</w:t>
      </w:r>
      <w:r w:rsidR="00B74588" w:rsidRPr="00B74588">
        <w:t>.</w:t>
      </w:r>
    </w:p>
    <w:p w14:paraId="42B79E32" w14:textId="14F15D3C" w:rsidR="005305E1" w:rsidRDefault="005305E1" w:rsidP="00343DA3">
      <w:r>
        <w:t>Для хранения паролей, идентификаторов помещений, сенсоров и устройств потребовалось две дополнительных таблицы:</w:t>
      </w:r>
    </w:p>
    <w:p w14:paraId="63321F8D" w14:textId="0EB1D439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registration</w:t>
      </w:r>
      <w:r>
        <w:t xml:space="preserve"> – содержаща</w:t>
      </w:r>
      <w:r w:rsidR="0012280F">
        <w:t>я логины и пароли пользователей</w:t>
      </w:r>
      <w:r w:rsidR="0012280F" w:rsidRPr="0012280F">
        <w:t>;</w:t>
      </w:r>
    </w:p>
    <w:p w14:paraId="42F91AE7" w14:textId="6C95D90F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spaces</w:t>
      </w:r>
      <w:r w:rsidRPr="005305E1">
        <w:t xml:space="preserve"> – </w:t>
      </w:r>
      <w:r>
        <w:t xml:space="preserve">хранит идентификаторы помещений, устройств и датчиков.  </w:t>
      </w:r>
    </w:p>
    <w:p w14:paraId="48E8A4A4" w14:textId="35BDFA50" w:rsidR="005305E1" w:rsidRDefault="000B2E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8A84D" wp14:editId="49863DB3">
                <wp:simplePos x="0" y="0"/>
                <wp:positionH relativeFrom="column">
                  <wp:posOffset>25400</wp:posOffset>
                </wp:positionH>
                <wp:positionV relativeFrom="paragraph">
                  <wp:posOffset>534670</wp:posOffset>
                </wp:positionV>
                <wp:extent cx="1952625" cy="23812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0AE85" id="Прямоугольник 7" o:spid="_x0000_s1026" style="position:absolute;margin-left:2pt;margin-top:42.1pt;width:153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" fillcolor="white [3212]" strokecolor="white [3212]" strokeweight="1pt"/>
            </w:pict>
          </mc:Fallback>
        </mc:AlternateContent>
      </w:r>
      <w:r w:rsidR="005305E1">
        <w:t xml:space="preserve">В итоге получаем базу данных, </w:t>
      </w:r>
      <w:r w:rsidR="00E91D47">
        <w:t>диаграмма «сущность</w:t>
      </w:r>
      <w:r w:rsidR="00E91D47" w:rsidRPr="00BF02A7">
        <w:t xml:space="preserve"> </w:t>
      </w:r>
      <w:r w:rsidR="00E91D47">
        <w:t>–</w:t>
      </w:r>
      <w:r w:rsidR="00E91D47" w:rsidRPr="00BF02A7">
        <w:t xml:space="preserve"> </w:t>
      </w:r>
      <w:r w:rsidR="00E91D47">
        <w:t xml:space="preserve">связь» </w:t>
      </w:r>
      <w:r w:rsidR="005305E1">
        <w:t>которой изображена на рисунке</w:t>
      </w:r>
      <w:r w:rsidR="0033163E">
        <w:t> </w:t>
      </w:r>
      <w:r w:rsidR="006B07A6">
        <w:t>7</w:t>
      </w:r>
      <w:r w:rsidR="005305E1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5305E1" w14:paraId="1B61E5A9" w14:textId="77777777" w:rsidTr="00352BE6">
        <w:tc>
          <w:tcPr>
            <w:tcW w:w="9060" w:type="dxa"/>
          </w:tcPr>
          <w:p w14:paraId="29B18C58" w14:textId="258AD4C9" w:rsidR="005305E1" w:rsidRDefault="00E91D47" w:rsidP="005305E1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82317F" wp14:editId="1EC62FD3">
                  <wp:extent cx="5610225" cy="2070100"/>
                  <wp:effectExtent l="0" t="0" r="9525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el 1 Entity Relationship Diagram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5E1" w14:paraId="403FFB9F" w14:textId="77777777" w:rsidTr="00352BE6">
        <w:tc>
          <w:tcPr>
            <w:tcW w:w="9060" w:type="dxa"/>
          </w:tcPr>
          <w:p w14:paraId="15B44822" w14:textId="57E2FF6B" w:rsidR="005305E1" w:rsidRDefault="006B07A6" w:rsidP="00B74588">
            <w:pPr>
              <w:spacing w:line="360" w:lineRule="auto"/>
              <w:ind w:firstLine="0"/>
              <w:jc w:val="center"/>
            </w:pPr>
            <w:r w:rsidRPr="00B74588">
              <w:t>Рис. 7</w:t>
            </w:r>
            <w:r w:rsidR="005305E1" w:rsidRPr="00B74588">
              <w:t>.</w:t>
            </w:r>
            <w:r w:rsidR="005305E1">
              <w:t xml:space="preserve"> </w:t>
            </w:r>
            <w:r w:rsidR="00E91D47">
              <w:t xml:space="preserve">Диаграмма «сущность – связь» </w:t>
            </w:r>
            <w:r w:rsidR="005305E1">
              <w:t>базы данных цифрового двойника</w:t>
            </w:r>
          </w:p>
        </w:tc>
      </w:tr>
    </w:tbl>
    <w:p w14:paraId="334F3851" w14:textId="77777777" w:rsidR="005305E1" w:rsidRPr="00343DA3" w:rsidRDefault="005305E1" w:rsidP="00B74588"/>
    <w:p w14:paraId="7847933D" w14:textId="34FD174F" w:rsidR="005305E1" w:rsidRPr="00724564" w:rsidRDefault="00724564" w:rsidP="00B74588">
      <w:pPr>
        <w:pStyle w:val="2"/>
      </w:pPr>
      <w:bookmarkStart w:id="31" w:name="_Toc10454058"/>
      <w:r>
        <w:t xml:space="preserve">Взаимодействие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  <w:bookmarkEnd w:id="31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CD34E8" w14:paraId="224333BE" w14:textId="77777777" w:rsidTr="00B74588">
        <w:tc>
          <w:tcPr>
            <w:tcW w:w="9066" w:type="dxa"/>
          </w:tcPr>
          <w:p w14:paraId="3B6DCFE8" w14:textId="73B8D712" w:rsidR="00B74588" w:rsidRDefault="006B07A6" w:rsidP="00B74588">
            <w:pPr>
              <w:spacing w:line="360" w:lineRule="auto"/>
            </w:pPr>
            <w:r>
              <w:t>На рисунке 8</w:t>
            </w:r>
            <w:r w:rsidR="00724564">
              <w:t xml:space="preserve"> представлена диаграмма деятельности, пошагово отражающая выполнение взаимодействия с </w:t>
            </w:r>
            <w:r w:rsidR="00724564">
              <w:rPr>
                <w:lang w:val="en-US"/>
              </w:rPr>
              <w:t>API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Digital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Twins</w:t>
            </w:r>
            <w:r w:rsidR="00724564">
              <w:t xml:space="preserve"> для </w:t>
            </w:r>
            <w:r w:rsidR="00695244">
              <w:t>получения информации о текущем энергопотреблении.</w:t>
            </w:r>
            <w:r w:rsidR="00B74588">
              <w:t xml:space="preserve"> </w:t>
            </w:r>
          </w:p>
          <w:p w14:paraId="4C6C6DEB" w14:textId="1D66A05F" w:rsidR="00B74588" w:rsidRPr="00B74588" w:rsidRDefault="00B74588" w:rsidP="00B74588">
            <w:pPr>
              <w:spacing w:line="360" w:lineRule="auto"/>
              <w:rPr>
                <w:b/>
                <w:bCs/>
              </w:rPr>
            </w:pPr>
            <w:r>
              <w:t xml:space="preserve">На первом шаге пользователь производит вход в систему с помощью модуля регистрации и аутентификации, предварительно получив токен авторизации с помощью настроенного для работы с используемым экземпляром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 w:rsidRPr="00BB43F0">
              <w:t xml:space="preserve"> </w:t>
            </w:r>
            <w:r>
              <w:t xml:space="preserve">клиента </w:t>
            </w:r>
            <w:r>
              <w:rPr>
                <w:lang w:val="en-US"/>
              </w:rPr>
              <w:t>Postman</w:t>
            </w:r>
            <w:r w:rsidRPr="00BB43F0">
              <w:t xml:space="preserve"> </w:t>
            </w:r>
            <w:r>
              <w:rPr>
                <w:lang w:val="en-US"/>
              </w:rPr>
              <w:t>API</w:t>
            </w:r>
            <w:r>
              <w:t xml:space="preserve">. На этом шаге модуль регистрации и аутентификации обращается к таблице </w:t>
            </w:r>
            <w:r>
              <w:rPr>
                <w:lang w:val="en-US"/>
              </w:rPr>
              <w:t>Registration</w:t>
            </w:r>
            <w:r w:rsidRPr="00BF02A7">
              <w:t xml:space="preserve"> </w:t>
            </w:r>
            <w:r>
              <w:t xml:space="preserve">для проверки правильности данных, введенных пользователем. После этого пользователь с помощью графического интерфейса клиентского приложения инициирует генерацию </w:t>
            </w:r>
            <w:r>
              <w:rPr>
                <w:lang w:val="en-US"/>
              </w:rPr>
              <w:t>REST</w:t>
            </w:r>
            <w:r w:rsidRPr="00BB43F0">
              <w:t xml:space="preserve">-запроса к </w:t>
            </w:r>
            <w:r>
              <w:rPr>
                <w:lang w:val="en-US"/>
              </w:rPr>
              <w:t>API</w:t>
            </w:r>
            <w:r w:rsidRPr="00BB43F0">
              <w:t xml:space="preserve"> </w:t>
            </w:r>
            <w:r>
              <w:rPr>
                <w:lang w:val="en-US"/>
              </w:rPr>
              <w:t>Azure</w:t>
            </w:r>
            <w:r w:rsidRPr="00BB43F0">
              <w:t xml:space="preserve">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путем использования соответствующего элемента управления. Генератор </w:t>
            </w:r>
            <w:r>
              <w:rPr>
                <w:lang w:val="en-US"/>
              </w:rPr>
              <w:t>REST</w:t>
            </w:r>
            <w:r w:rsidRPr="00BF02A7">
              <w:t>-</w:t>
            </w:r>
            <w:r>
              <w:t xml:space="preserve">запросов обращается к таблице </w:t>
            </w:r>
            <w:r>
              <w:rPr>
                <w:lang w:val="en-US"/>
              </w:rPr>
              <w:t>Spaces</w:t>
            </w:r>
            <w:r w:rsidRPr="00BF02A7">
              <w:t xml:space="preserve"> </w:t>
            </w:r>
            <w:r>
              <w:t>для получения идентификатора помещения, в котором требуется определить текущее значение энергопотребления. Далее происходит выполнение сгенерированного запроса. По</w:t>
            </w:r>
            <w:r>
              <w:lastRenderedPageBreak/>
              <w:t xml:space="preserve">сле этого </w:t>
            </w:r>
            <w:r>
              <w:rPr>
                <w:lang w:val="en-US"/>
              </w:rPr>
              <w:t>API</w:t>
            </w:r>
            <w:r w:rsidRPr="00BF02A7">
              <w:t xml:space="preserve"> </w:t>
            </w:r>
            <w:r>
              <w:rPr>
                <w:lang w:val="en-US"/>
              </w:rPr>
              <w:t>Digital</w:t>
            </w:r>
            <w:r w:rsidRPr="00BF02A7">
              <w:t xml:space="preserve"> </w:t>
            </w:r>
            <w:r>
              <w:rPr>
                <w:lang w:val="en-US"/>
              </w:rPr>
              <w:t>Twins</w:t>
            </w:r>
            <w:r w:rsidRPr="00BF02A7">
              <w:t xml:space="preserve"> </w:t>
            </w:r>
            <w:r>
              <w:t xml:space="preserve">возвращает клиентскому приложению результат выполнения запроса в виде </w:t>
            </w:r>
            <w:r>
              <w:rPr>
                <w:lang w:val="en-US"/>
              </w:rPr>
              <w:t>JSON</w:t>
            </w:r>
            <w:r w:rsidRPr="00BF02A7">
              <w:t>-</w:t>
            </w:r>
            <w:r>
              <w:t>ответа</w:t>
            </w:r>
            <w:r w:rsidRPr="00BF02A7">
              <w:t>,</w:t>
            </w:r>
            <w:r>
              <w:t xml:space="preserve"> из которого извлекается нужная информация путем десериализации и выводится пользователю. </w:t>
            </w:r>
            <w:r w:rsidRPr="00BF02A7">
              <w:t xml:space="preserve"> </w:t>
            </w:r>
          </w:p>
          <w:p w14:paraId="1C60BBA0" w14:textId="77777777" w:rsidR="00B74588" w:rsidRDefault="00B74588" w:rsidP="00B74588">
            <w:pPr>
              <w:ind w:firstLine="0"/>
            </w:pPr>
          </w:p>
          <w:p w14:paraId="72E3A523" w14:textId="0FC2B386" w:rsidR="00CD34E8" w:rsidRDefault="000B2E8D" w:rsidP="00B74588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7827F00" wp14:editId="7C5C62C7">
                  <wp:extent cx="5572125" cy="3314625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winlane Proposal Process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992" cy="332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4E8" w14:paraId="2657838D" w14:textId="77777777" w:rsidTr="00B74588">
        <w:tc>
          <w:tcPr>
            <w:tcW w:w="9066" w:type="dxa"/>
          </w:tcPr>
          <w:p w14:paraId="4D934333" w14:textId="469BEED1" w:rsidR="00CD34E8" w:rsidRDefault="006B07A6" w:rsidP="0043155B">
            <w:pPr>
              <w:spacing w:line="360" w:lineRule="auto"/>
              <w:ind w:firstLine="0"/>
              <w:jc w:val="center"/>
            </w:pPr>
            <w:r>
              <w:rPr>
                <w:b/>
              </w:rPr>
              <w:lastRenderedPageBreak/>
              <w:t>Рис. 8</w:t>
            </w:r>
            <w:r w:rsidR="00CD34E8" w:rsidRPr="00CD34E8">
              <w:rPr>
                <w:b/>
              </w:rPr>
              <w:t>.</w:t>
            </w:r>
            <w:r w:rsidR="00CD34E8">
              <w:rPr>
                <w:b/>
              </w:rPr>
              <w:t xml:space="preserve"> </w:t>
            </w:r>
            <w:r w:rsidR="00B81A17">
              <w:t>Диаграмма деятельности системы для предоставления пользователю информации о текущем энергопотреблении</w:t>
            </w:r>
          </w:p>
          <w:p w14:paraId="0724B59A" w14:textId="7E004267" w:rsidR="00224397" w:rsidRPr="00CD34E8" w:rsidRDefault="00224397" w:rsidP="00125296">
            <w:pPr>
              <w:ind w:firstLine="0"/>
              <w:jc w:val="center"/>
            </w:pPr>
          </w:p>
        </w:tc>
      </w:tr>
    </w:tbl>
    <w:p w14:paraId="0E353623" w14:textId="72D816B5" w:rsidR="00711988" w:rsidRDefault="00711988" w:rsidP="00224397">
      <w:ins w:id="32" w:author="Rostislav Bobin" w:date="2019-05-27T16:37:00Z">
        <w:r>
          <w:br w:type="page"/>
        </w:r>
      </w:ins>
    </w:p>
    <w:p w14:paraId="1D8E845F" w14:textId="58F62D64" w:rsidR="00785A9B" w:rsidRDefault="00BF3B59">
      <w:pPr>
        <w:pStyle w:val="1"/>
        <w:pPrChange w:id="33" w:author="Rostislav Bobin" w:date="2019-04-05T12:44:00Z">
          <w:pPr>
            <w:pStyle w:val="1"/>
            <w:widowControl w:val="0"/>
            <w:numPr>
              <w:numId w:val="2"/>
            </w:numPr>
          </w:pPr>
        </w:pPrChange>
      </w:pPr>
      <w:bookmarkStart w:id="34" w:name="_Toc10454059"/>
      <w:r>
        <w:lastRenderedPageBreak/>
        <w:t>РЕАЛИЗАЦИЯ СИСТЕМЫ</w:t>
      </w:r>
      <w:bookmarkEnd w:id="34"/>
      <w:r>
        <w:t xml:space="preserve"> </w:t>
      </w:r>
    </w:p>
    <w:p w14:paraId="308A9CB5" w14:textId="177C2E8C" w:rsidR="005305E1" w:rsidRDefault="005305E1" w:rsidP="005305E1">
      <w:pPr>
        <w:pStyle w:val="2"/>
      </w:pPr>
      <w:bookmarkStart w:id="35" w:name="_Toc10454060"/>
      <w:r>
        <w:t>Средства реализации</w:t>
      </w:r>
      <w:bookmarkEnd w:id="35"/>
    </w:p>
    <w:p w14:paraId="356A46AB" w14:textId="5E8AB41A" w:rsidR="00CD34E8" w:rsidRDefault="00334283" w:rsidP="00334283">
      <w:r>
        <w:t xml:space="preserve">В качестве основного языка программирования для реализации системы был выбран язык </w:t>
      </w:r>
      <w:r>
        <w:rPr>
          <w:lang w:val="en-US"/>
        </w:rPr>
        <w:t>C</w:t>
      </w:r>
      <w:r>
        <w:t xml:space="preserve">#, т.к. </w:t>
      </w:r>
      <w:r>
        <w:rPr>
          <w:lang w:val="en-US"/>
        </w:rPr>
        <w:t>Azure</w:t>
      </w:r>
      <w:r w:rsidRPr="00334283">
        <w:t xml:space="preserve"> </w:t>
      </w:r>
      <w:r>
        <w:rPr>
          <w:lang w:val="en-US"/>
        </w:rPr>
        <w:t>Digital</w:t>
      </w:r>
      <w:r w:rsidRPr="00334283">
        <w:t xml:space="preserve"> </w:t>
      </w:r>
      <w:r>
        <w:rPr>
          <w:lang w:val="en-US"/>
        </w:rPr>
        <w:t>Twins</w:t>
      </w:r>
      <w:r w:rsidRPr="00334283">
        <w:t xml:space="preserve"> </w:t>
      </w:r>
      <w:r>
        <w:t xml:space="preserve">в настоящий момент не поддерживает другие языки (не считая функции обработки телеметрии – они могут быть написаны на единственном поддерживаемом в данный момент для этих целей языке </w:t>
      </w:r>
      <w:r>
        <w:rPr>
          <w:lang w:val="en-US"/>
        </w:rPr>
        <w:t>JavaScript</w:t>
      </w:r>
      <w:r>
        <w:t>, собственно, он и выбран для этих целей в качестве вспомогательного языка системы</w:t>
      </w:r>
      <w:r w:rsidRPr="00334283">
        <w:t>).</w:t>
      </w:r>
      <w:r>
        <w:t xml:space="preserve"> В качестве среды разработки программного обеспечения была выбрана </w:t>
      </w:r>
      <w:r w:rsidRPr="00334283">
        <w:rPr>
          <w:lang w:val="en-US"/>
        </w:rPr>
        <w:t>Microsoft</w:t>
      </w:r>
      <w:r w:rsidRPr="00334283">
        <w:t xml:space="preserve"> </w:t>
      </w:r>
      <w:r w:rsidRPr="00334283">
        <w:rPr>
          <w:lang w:val="en-US"/>
        </w:rPr>
        <w:t>Visual</w:t>
      </w:r>
      <w:r w:rsidRPr="00334283">
        <w:t xml:space="preserve"> </w:t>
      </w:r>
      <w:r w:rsidRPr="00334283">
        <w:rPr>
          <w:lang w:val="en-US"/>
        </w:rPr>
        <w:t>Studio</w:t>
      </w:r>
      <w:r w:rsidRPr="00334283">
        <w:t xml:space="preserve"> </w:t>
      </w:r>
      <w:r>
        <w:rPr>
          <w:lang w:val="en-US"/>
        </w:rPr>
        <w:t>Enterprise</w:t>
      </w:r>
      <w:r w:rsidRPr="00334283">
        <w:t xml:space="preserve"> 2017. </w:t>
      </w:r>
    </w:p>
    <w:p w14:paraId="3EBD27B7" w14:textId="77777777" w:rsidR="002C496B" w:rsidRDefault="002C496B" w:rsidP="002C496B">
      <w:r>
        <w:t>Для отправки</w:t>
      </w:r>
      <w:r w:rsidR="00334283">
        <w:t xml:space="preserve"> </w:t>
      </w:r>
      <w:r w:rsidR="00334283">
        <w:rPr>
          <w:lang w:val="en-US"/>
        </w:rPr>
        <w:t>REST</w:t>
      </w:r>
      <w:r>
        <w:t xml:space="preserve">-запросов </w:t>
      </w:r>
      <w:r w:rsidR="00334283">
        <w:t xml:space="preserve">был использован </w:t>
      </w:r>
      <w:r w:rsidR="00334283">
        <w:rPr>
          <w:lang w:val="en-US"/>
        </w:rPr>
        <w:t>HTTP</w:t>
      </w:r>
      <w:r w:rsidR="00334283" w:rsidRPr="00334283">
        <w:t xml:space="preserve"> </w:t>
      </w:r>
      <w:r w:rsidR="00334283">
        <w:rPr>
          <w:lang w:val="en-US"/>
        </w:rPr>
        <w:t>REST</w:t>
      </w:r>
      <w:r w:rsidR="00334283" w:rsidRPr="00334283">
        <w:t xml:space="preserve"> </w:t>
      </w:r>
      <w:r w:rsidR="00334283">
        <w:t xml:space="preserve">клиент </w:t>
      </w:r>
      <w:r w:rsidR="00334283">
        <w:rPr>
          <w:lang w:val="en-US"/>
        </w:rPr>
        <w:t>RestSharp</w:t>
      </w:r>
      <w:r w:rsidR="00334283" w:rsidRPr="00334283">
        <w:t xml:space="preserve"> </w:t>
      </w:r>
      <w:r w:rsidR="00334283">
        <w:t xml:space="preserve">для </w:t>
      </w:r>
      <w:r w:rsidR="00334283" w:rsidRPr="00334283">
        <w:t>.</w:t>
      </w:r>
      <w:r w:rsidR="00334283">
        <w:rPr>
          <w:lang w:val="en-US"/>
        </w:rPr>
        <w:t>Net</w:t>
      </w:r>
      <w:r w:rsidR="00334283">
        <w:t xml:space="preserve">. </w:t>
      </w:r>
      <w:r>
        <w:t>Он содержит все необходимые инструменты для работы с запросами. В качестве фреймворка для сериализации</w:t>
      </w:r>
      <w:r w:rsidRPr="002C496B">
        <w:t>/</w:t>
      </w:r>
      <w:r>
        <w:t xml:space="preserve">десериализации был выбран фреймворк </w:t>
      </w:r>
      <w:r>
        <w:rPr>
          <w:lang w:val="en-US"/>
        </w:rPr>
        <w:t>Json</w:t>
      </w:r>
      <w:r w:rsidRPr="002C496B">
        <w:t>.</w:t>
      </w:r>
      <w:r>
        <w:rPr>
          <w:lang w:val="en-US"/>
        </w:rPr>
        <w:t>NET</w:t>
      </w:r>
      <w:r w:rsidRPr="002C496B">
        <w:t xml:space="preserve"> </w:t>
      </w:r>
      <w:r>
        <w:t xml:space="preserve">от </w:t>
      </w:r>
      <w:r>
        <w:rPr>
          <w:lang w:val="en-US"/>
        </w:rPr>
        <w:t>Newtonsoft</w:t>
      </w:r>
      <w:r w:rsidRPr="002C496B">
        <w:t xml:space="preserve">. </w:t>
      </w:r>
    </w:p>
    <w:p w14:paraId="5F05BF4F" w14:textId="0EBD4BC0" w:rsidR="002C496B" w:rsidRDefault="002C496B" w:rsidP="002C496B">
      <w:r>
        <w:t xml:space="preserve">В качестве регистратора событий был применен Центр событий </w:t>
      </w:r>
      <w:r>
        <w:rPr>
          <w:lang w:val="en-US"/>
        </w:rPr>
        <w:t>Microsoft</w:t>
      </w:r>
      <w:r w:rsidRPr="002C496B">
        <w:t xml:space="preserve"> </w:t>
      </w:r>
      <w:r>
        <w:rPr>
          <w:lang w:val="en-US"/>
        </w:rPr>
        <w:t>Azure</w:t>
      </w:r>
      <w:r w:rsidRPr="002C496B">
        <w:t>.</w:t>
      </w:r>
      <w:r>
        <w:t xml:space="preserve"> </w:t>
      </w:r>
      <w:r w:rsidR="00125296">
        <w:t>Д</w:t>
      </w:r>
      <w:r>
        <w:t xml:space="preserve">ля отправки </w:t>
      </w:r>
      <w:r>
        <w:rPr>
          <w:lang w:val="en-US"/>
        </w:rPr>
        <w:t>email</w:t>
      </w:r>
      <w:r w:rsidRPr="002C496B">
        <w:t>-</w:t>
      </w:r>
      <w:r>
        <w:t xml:space="preserve">сообщений использовался встроенный </w:t>
      </w:r>
      <w:r>
        <w:rPr>
          <w:lang w:val="en-US"/>
        </w:rPr>
        <w:t>Gmail</w:t>
      </w:r>
      <w:r w:rsidRPr="002C496B">
        <w:t>-</w:t>
      </w:r>
      <w:r>
        <w:t xml:space="preserve">клиент </w:t>
      </w:r>
      <w:r>
        <w:rPr>
          <w:lang w:val="en-US"/>
        </w:rPr>
        <w:t>Azure</w:t>
      </w:r>
      <w:r>
        <w:t>.</w:t>
      </w:r>
      <w:r w:rsidRPr="002C496B">
        <w:t xml:space="preserve"> </w:t>
      </w:r>
    </w:p>
    <w:p w14:paraId="01461208" w14:textId="31278068" w:rsidR="001B39CB" w:rsidRDefault="00695244" w:rsidP="002C496B">
      <w:pPr>
        <w:pStyle w:val="2"/>
      </w:pPr>
      <w:bookmarkStart w:id="36" w:name="_Toc10454061"/>
      <w:r>
        <w:t>Иерархия пространственного интеллектуального графа</w:t>
      </w:r>
      <w:bookmarkEnd w:id="36"/>
    </w:p>
    <w:p w14:paraId="2770AF34" w14:textId="046D45B1" w:rsidR="002C496B" w:rsidRDefault="001B39CB" w:rsidP="00BF02A7">
      <w:r>
        <w:t xml:space="preserve">Подготовка пространственного интеллектуального графа осуществляется с помощью файла конфигурации формата </w:t>
      </w:r>
      <w:r>
        <w:rPr>
          <w:lang w:val="en-US"/>
        </w:rPr>
        <w:t>YAML</w:t>
      </w:r>
      <w:r w:rsidRPr="00BF02A7">
        <w:t xml:space="preserve">, </w:t>
      </w:r>
      <w:r>
        <w:t xml:space="preserve">содержащего элементную структуру графа согласно выбранной онтологии. Для разрабатываемой системы была выбрана стандартная онтология </w:t>
      </w:r>
      <w:r>
        <w:rPr>
          <w:lang w:val="en-US"/>
        </w:rPr>
        <w:t>BACnet</w:t>
      </w:r>
      <w:r w:rsidRPr="00BF02A7">
        <w:t xml:space="preserve">, </w:t>
      </w:r>
      <w:r>
        <w:t>содержащая все</w:t>
      </w:r>
      <w:r w:rsidR="004A51EB">
        <w:t xml:space="preserve"> основные типы данных, требующие</w:t>
      </w:r>
      <w:r>
        <w:t xml:space="preserve">ся в системе. Фрагмент </w:t>
      </w:r>
      <w:r>
        <w:rPr>
          <w:lang w:val="en-US"/>
        </w:rPr>
        <w:t>YAML</w:t>
      </w:r>
      <w:r w:rsidRPr="00BF02A7">
        <w:t>-</w:t>
      </w:r>
      <w:r>
        <w:t>файла конфигурации иерархи</w:t>
      </w:r>
      <w:r w:rsidR="006B07A6">
        <w:t>и графа представлен в листинге 1</w:t>
      </w:r>
      <w:r>
        <w:t xml:space="preserve">. </w:t>
      </w:r>
    </w:p>
    <w:tbl>
      <w:tblPr>
        <w:tblStyle w:val="af2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9060"/>
      </w:tblGrid>
      <w:tr w:rsidR="00224397" w14:paraId="71D24313" w14:textId="77777777" w:rsidTr="0012280F">
        <w:tc>
          <w:tcPr>
            <w:tcW w:w="9344" w:type="dxa"/>
            <w:gridSpan w:val="2"/>
          </w:tcPr>
          <w:p w14:paraId="656F1700" w14:textId="4DDB29FA" w:rsidR="00224397" w:rsidRPr="00224397" w:rsidRDefault="0012280F" w:rsidP="0012280F">
            <w:pPr>
              <w:ind w:firstLine="0"/>
            </w:pPr>
            <w:r w:rsidRPr="00956BD4">
              <w:t xml:space="preserve">   </w:t>
            </w:r>
            <w:r w:rsidR="006B07A6" w:rsidRPr="0012280F">
              <w:t>Листинг 1</w:t>
            </w:r>
            <w:r w:rsidR="00224397" w:rsidRPr="0012280F">
              <w:t>.</w:t>
            </w:r>
            <w:r w:rsidR="00224397" w:rsidRPr="00BF02A7">
              <w:rPr>
                <w:b/>
              </w:rPr>
              <w:t xml:space="preserve"> </w:t>
            </w:r>
            <w:r w:rsidR="00224397">
              <w:t xml:space="preserve">Фрагмент </w:t>
            </w:r>
            <w:r w:rsidR="00224397">
              <w:rPr>
                <w:lang w:val="en-US"/>
              </w:rPr>
              <w:t>YAML</w:t>
            </w:r>
            <w:r w:rsidR="00224397" w:rsidRPr="00BF02A7">
              <w:t>-</w:t>
            </w:r>
            <w:r w:rsidR="00224397">
              <w:t>файла конфигурации иерархии графа</w:t>
            </w:r>
          </w:p>
        </w:tc>
      </w:tr>
      <w:tr w:rsidR="00224397" w:rsidRPr="00956BD4" w14:paraId="5C8E5BE8" w14:textId="77777777" w:rsidTr="0012280F">
        <w:trPr>
          <w:gridBefore w:val="1"/>
          <w:wBefore w:w="284" w:type="dxa"/>
        </w:trPr>
        <w:tc>
          <w:tcPr>
            <w:tcW w:w="9060" w:type="dxa"/>
          </w:tcPr>
          <w:p w14:paraId="01833B19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>- name: Quickstart Building</w:t>
            </w:r>
          </w:p>
          <w:p w14:paraId="227ECF47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type: Venue</w:t>
            </w:r>
          </w:p>
          <w:p w14:paraId="75E29C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resources:</w:t>
            </w:r>
          </w:p>
          <w:p w14:paraId="118E575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type: IoTHub</w:t>
            </w:r>
          </w:p>
          <w:p w14:paraId="1CB9262E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spaces:</w:t>
            </w:r>
          </w:p>
          <w:p w14:paraId="05FA8570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name: Floor 3</w:t>
            </w:r>
          </w:p>
          <w:p w14:paraId="76DDBB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type: Floor</w:t>
            </w:r>
          </w:p>
          <w:p w14:paraId="3362B4F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spaces:</w:t>
            </w:r>
          </w:p>
          <w:p w14:paraId="6CC55F3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- name: Focus Room 30</w:t>
            </w:r>
          </w:p>
          <w:p w14:paraId="6AE39C7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type: Room</w:t>
            </w:r>
          </w:p>
          <w:p w14:paraId="38F79F5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subType: FocusRoom</w:t>
            </w:r>
          </w:p>
          <w:p w14:paraId="0EA96391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devices:</w:t>
            </w:r>
          </w:p>
          <w:p w14:paraId="135D6EA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Raspberry Pi 3 30</w:t>
            </w:r>
          </w:p>
          <w:p w14:paraId="026B6A6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hardwareId: 123456789030</w:t>
            </w:r>
          </w:p>
          <w:p w14:paraId="6DDE4B9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sensors:</w:t>
            </w:r>
          </w:p>
          <w:p w14:paraId="0407771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dataType: Light</w:t>
            </w:r>
          </w:p>
          <w:p w14:paraId="2D71836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  hardwareId: MAC000030</w:t>
            </w:r>
          </w:p>
          <w:p w14:paraId="76CAE78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matchers:</w:t>
            </w:r>
          </w:p>
          <w:p w14:paraId="6120E91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Matcher Light</w:t>
            </w:r>
          </w:p>
          <w:p w14:paraId="469B7A2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dataTypeValue: Light</w:t>
            </w:r>
          </w:p>
          <w:p w14:paraId="55AA706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userdefinedfunctions:</w:t>
            </w:r>
          </w:p>
          <w:p w14:paraId="06A7F745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Motion Processor</w:t>
            </w:r>
          </w:p>
          <w:p w14:paraId="74C5B43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matcherNames:</w:t>
            </w:r>
          </w:p>
          <w:p w14:paraId="5FA0350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Matcher Light</w:t>
            </w:r>
          </w:p>
          <w:p w14:paraId="201FB9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script: actions/userDefinedFunctions/availability.js</w:t>
            </w:r>
          </w:p>
          <w:p w14:paraId="7C1630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roleassignments:</w:t>
            </w:r>
          </w:p>
          <w:p w14:paraId="7A4995D4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roleId: 98e44ad7-28d4-4007-853b-b9968ad132d1 # System Role: SpaceAdministrator</w:t>
            </w:r>
          </w:p>
          <w:p w14:paraId="7405DB93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objectName: Motion Processor</w:t>
            </w:r>
          </w:p>
          <w:p w14:paraId="2A641535" w14:textId="1FC59675" w:rsidR="00224397" w:rsidRPr="00BF02A7" w:rsidRDefault="00224397" w:rsidP="00224397">
            <w:pPr>
              <w:ind w:firstLine="0"/>
              <w:rPr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objectIdType: UserDefinedFunctionId</w:t>
            </w:r>
          </w:p>
        </w:tc>
      </w:tr>
    </w:tbl>
    <w:p w14:paraId="43E23948" w14:textId="77777777" w:rsidR="004A51EB" w:rsidRDefault="004A51EB" w:rsidP="0087046B">
      <w:pPr>
        <w:rPr>
          <w:lang w:val="en-US"/>
        </w:rPr>
      </w:pPr>
    </w:p>
    <w:p w14:paraId="05CE2AED" w14:textId="77777777" w:rsidR="004A51EB" w:rsidRDefault="004A51EB" w:rsidP="0087046B">
      <w:r>
        <w:t xml:space="preserve">Структура </w:t>
      </w:r>
      <w:r>
        <w:rPr>
          <w:lang w:val="en-US"/>
        </w:rPr>
        <w:t>YAML</w:t>
      </w:r>
      <w:r w:rsidRPr="00BF02A7">
        <w:t>-</w:t>
      </w:r>
      <w:r>
        <w:t>файла включает несколько следующих обязательных разделов:</w:t>
      </w:r>
    </w:p>
    <w:p w14:paraId="3BFA01DD" w14:textId="413A28F8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Resources</w:t>
      </w:r>
      <w:r w:rsidRPr="00BF02A7">
        <w:t xml:space="preserve"> </w:t>
      </w:r>
      <w:r>
        <w:t>–</w:t>
      </w:r>
      <w:r w:rsidRPr="00BF02A7">
        <w:t xml:space="preserve"> </w:t>
      </w:r>
      <w:r>
        <w:t xml:space="preserve">данный </w:t>
      </w:r>
      <w:r w:rsidRPr="00BF02A7">
        <w:t>узел создает ресурс Центра Интернета вещей для взаимодействия с устройствами</w:t>
      </w:r>
      <w:r>
        <w:t xml:space="preserve">. </w:t>
      </w:r>
      <w:r w:rsidRPr="00BF02A7">
        <w:t>Центр Интернета вещей в корневом узле графа может взаимодействовать со всеми устройствами и датчиками в графе.</w:t>
      </w:r>
    </w:p>
    <w:p w14:paraId="6E63969E" w14:textId="6F429452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Spaces</w:t>
      </w:r>
      <w:r>
        <w:t xml:space="preserve"> – в</w:t>
      </w:r>
      <w:r w:rsidRPr="004A51EB">
        <w:t xml:space="preserve"> объект</w:t>
      </w:r>
      <w:r>
        <w:t xml:space="preserve">ной модели Digital Twins данный узел </w:t>
      </w:r>
      <w:r w:rsidRPr="004A51EB">
        <w:t>представляет физические расположения. Каждое</w:t>
      </w:r>
      <w:r>
        <w:t xml:space="preserve"> пространство имеет тип (Type) </w:t>
      </w:r>
      <w:r w:rsidRPr="004A51EB">
        <w:t>и имя (Name).</w:t>
      </w:r>
    </w:p>
    <w:p w14:paraId="011432BC" w14:textId="737AFCA8" w:rsidR="004A51EB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Devices</w:t>
      </w:r>
      <w:r>
        <w:t xml:space="preserve"> – </w:t>
      </w:r>
      <w:r w:rsidR="00AF30DA">
        <w:t xml:space="preserve">это раздел, представляющий устройства, </w:t>
      </w:r>
      <w:r>
        <w:t>управляющие</w:t>
      </w:r>
      <w:r w:rsidRPr="004A51EB">
        <w:t xml:space="preserve"> рядом датчиков.</w:t>
      </w:r>
      <w:r w:rsidRPr="00BF02A7">
        <w:t xml:space="preserve"> </w:t>
      </w:r>
    </w:p>
    <w:p w14:paraId="242EE726" w14:textId="3A1CE2B1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Sensors</w:t>
      </w:r>
      <w:r w:rsidRPr="00BF02A7">
        <w:t xml:space="preserve"> –</w:t>
      </w:r>
      <w:r w:rsidR="00AF30DA">
        <w:t xml:space="preserve"> данный раздел описывает используемые датчики</w:t>
      </w:r>
      <w:r>
        <w:t>.</w:t>
      </w:r>
    </w:p>
    <w:p w14:paraId="1C442730" w14:textId="3480A20B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Matchers</w:t>
      </w:r>
      <w:r w:rsidR="00AF30DA" w:rsidRPr="00BF02A7">
        <w:t xml:space="preserve"> – </w:t>
      </w:r>
      <w:r w:rsidR="00AF30DA">
        <w:t xml:space="preserve">это раздел, описывающий сопоставители – наборы конкретных условий, которые нужно отслеживать в данных устройств или датчиков. </w:t>
      </w:r>
      <w:r w:rsidR="00AF30DA" w:rsidRPr="00AF30DA">
        <w:t>Сопоставитель будет отслеживать датчик типа dataTypeValue. Для подготовки сопоставителя, который будет отслеживать один из этих датчиков, его значение dataTypeValue должно соответствовать dataType этого датчика.</w:t>
      </w:r>
    </w:p>
    <w:p w14:paraId="0386338B" w14:textId="4A9B1A29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lastRenderedPageBreak/>
        <w:t>UserDefinedFunctions</w:t>
      </w:r>
      <w:r w:rsidR="00AF30DA">
        <w:t xml:space="preserve"> – это узел, описывающий функции первичной обработки телеметрии. </w:t>
      </w:r>
      <w:r w:rsidR="00AF30DA" w:rsidRPr="00AF30DA">
        <w:t>Они выполняют пользовательскую логику для данных, поступающих из пространств и устройств, когда выполняются условия, указанные сопоставителями.</w:t>
      </w:r>
    </w:p>
    <w:p w14:paraId="251FED9A" w14:textId="77777777" w:rsidR="00125296" w:rsidRPr="0087046B" w:rsidRDefault="00125296" w:rsidP="00BF02A7">
      <w:pPr>
        <w:ind w:firstLine="0"/>
      </w:pPr>
    </w:p>
    <w:p w14:paraId="24C312D0" w14:textId="25B57FB6" w:rsidR="002C496B" w:rsidRDefault="002C496B" w:rsidP="002C496B">
      <w:pPr>
        <w:pStyle w:val="2"/>
      </w:pPr>
      <w:bookmarkStart w:id="37" w:name="_Toc10454062"/>
      <w:r>
        <w:t>База данных</w:t>
      </w:r>
      <w:bookmarkEnd w:id="37"/>
      <w:r>
        <w:t xml:space="preserve"> </w:t>
      </w:r>
    </w:p>
    <w:p w14:paraId="301E53F8" w14:textId="77777777" w:rsidR="00FA1304" w:rsidRPr="002D3E29" w:rsidRDefault="002C496B" w:rsidP="00FA1304">
      <w:r>
        <w:t xml:space="preserve">В соответствии с разработанной схемой, была реализована база данных для хранения </w:t>
      </w:r>
      <w:r w:rsidR="00FA1304">
        <w:t xml:space="preserve">данных счетчиков, а также </w:t>
      </w:r>
      <w:r>
        <w:t>информации</w:t>
      </w:r>
      <w:r w:rsidR="00FA1304">
        <w:t xml:space="preserve"> о пользователях</w:t>
      </w:r>
      <w:r>
        <w:t xml:space="preserve">. Для реализации была использована СУБД </w:t>
      </w:r>
      <w:r w:rsidR="00FA1304">
        <w:rPr>
          <w:lang w:val="en-US"/>
        </w:rPr>
        <w:t>Microsoft</w:t>
      </w:r>
      <w:r w:rsidR="00FA1304" w:rsidRPr="00FA1304">
        <w:t xml:space="preserve"> </w:t>
      </w:r>
      <w:r w:rsidR="00FA1304">
        <w:rPr>
          <w:lang w:val="en-US"/>
        </w:rPr>
        <w:t>SQL</w:t>
      </w:r>
      <w:r w:rsidR="00FA1304" w:rsidRPr="00FA1304">
        <w:t xml:space="preserve"> </w:t>
      </w:r>
      <w:r w:rsidR="00FA1304">
        <w:rPr>
          <w:lang w:val="en-US"/>
        </w:rPr>
        <w:t>Server</w:t>
      </w:r>
      <w:r w:rsidR="00FA1304" w:rsidRPr="00FA1304">
        <w:t xml:space="preserve"> 2017</w:t>
      </w:r>
      <w:r w:rsidR="00FA1304">
        <w:t>. SQL-скрипт создания таблиц</w:t>
      </w:r>
      <w:r w:rsidR="00FA1304" w:rsidRPr="00FA1304">
        <w:t xml:space="preserve"> </w:t>
      </w:r>
      <w:r>
        <w:t>представлен в листинге 2</w:t>
      </w:r>
      <w:r w:rsidR="00FA1304" w:rsidRPr="002D3E29">
        <w:t xml:space="preserve">. </w:t>
      </w:r>
    </w:p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FA1304" w:rsidRPr="00FA1304" w14:paraId="1268BC80" w14:textId="77777777" w:rsidTr="0012280F">
        <w:tc>
          <w:tcPr>
            <w:tcW w:w="9202" w:type="dxa"/>
          </w:tcPr>
          <w:p w14:paraId="01681E8D" w14:textId="39A39204" w:rsidR="00FA1304" w:rsidRPr="00FA1304" w:rsidRDefault="00FA1304" w:rsidP="00FA1304">
            <w:pPr>
              <w:ind w:firstLine="0"/>
            </w:pPr>
            <w:r w:rsidRPr="0012280F">
              <w:t>Листинг 2.</w:t>
            </w:r>
            <w:r w:rsidRPr="00FA1304">
              <w:t xml:space="preserve"> </w:t>
            </w:r>
            <w:r w:rsidRPr="00FA1304">
              <w:rPr>
                <w:lang w:val="en-US"/>
              </w:rPr>
              <w:t>SQL</w:t>
            </w:r>
            <w:r w:rsidRPr="00FA1304">
              <w:t>-скрипт создания таблиц в базе данных</w:t>
            </w:r>
          </w:p>
        </w:tc>
      </w:tr>
      <w:tr w:rsidR="00FA1304" w:rsidRPr="00FA1304" w14:paraId="3D0C434B" w14:textId="77777777" w:rsidTr="0012280F">
        <w:tc>
          <w:tcPr>
            <w:tcW w:w="9202" w:type="dxa"/>
          </w:tcPr>
          <w:p w14:paraId="204B9AD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[Power] (</w:t>
            </w:r>
          </w:p>
          <w:p w14:paraId="0F7FA8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id bigint(50) NOT NULL,</w:t>
            </w:r>
          </w:p>
          <w:p w14:paraId="2F6E6A7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LCLid varchar(50) NOT NULL,</w:t>
            </w:r>
          </w:p>
          <w:p w14:paraId="39F8436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stdorToU varchar(50) NOT NULL,</w:t>
            </w:r>
          </w:p>
          <w:p w14:paraId="043DD7C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DateTime varchar(50) NOT NULL,</w:t>
            </w:r>
          </w:p>
          <w:p w14:paraId="538AAF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KWH hh varchar(50) NOT NULL,</w:t>
            </w:r>
          </w:p>
          <w:p w14:paraId="0A84374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varchar(50) NOT NULL,</w:t>
            </w:r>
          </w:p>
          <w:p w14:paraId="0D498E4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Grouped varchar(50) NOT NULL,</w:t>
            </w:r>
          </w:p>
          <w:p w14:paraId="59E46B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[PK_POWER] PRIMARY KEY CLUSTERED</w:t>
            </w:r>
          </w:p>
          <w:p w14:paraId="2AEF687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3D87B15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[id] ASC</w:t>
            </w:r>
          </w:p>
          <w:p w14:paraId="19AC1A9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7A8522F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9A5C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1CE347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63F7D9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[registration] (</w:t>
            </w:r>
          </w:p>
          <w:p w14:paraId="5CC31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login varchar(50) NOT NULL,</w:t>
            </w:r>
          </w:p>
          <w:p w14:paraId="4307A6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password varchar(50) NOT NULL,</w:t>
            </w:r>
          </w:p>
          <w:p w14:paraId="1789E43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[PK_REGISTRATION] PRIMARY KEY CLUSTERED</w:t>
            </w:r>
          </w:p>
          <w:p w14:paraId="200418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81F364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[login] ASC</w:t>
            </w:r>
          </w:p>
          <w:p w14:paraId="407339A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1F76D9E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D91B1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495C2B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70063B6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[spaces] (</w:t>
            </w:r>
          </w:p>
          <w:p w14:paraId="3A2217D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spaceId varchar(50) NOT NULL,</w:t>
            </w:r>
          </w:p>
          <w:p w14:paraId="48FA68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sensorId varchar(50) NOT NULL,</w:t>
            </w:r>
          </w:p>
          <w:p w14:paraId="498F9F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sensorName varchar(50) NOT NULL,</w:t>
            </w:r>
          </w:p>
          <w:p w14:paraId="25D5918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[PK_SPACES] PRIMARY KEY CLUSTERED</w:t>
            </w:r>
          </w:p>
          <w:p w14:paraId="0D3C15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51656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[spaceId] ASC</w:t>
            </w:r>
          </w:p>
          <w:p w14:paraId="54F1AEA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56C752D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7C268E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383E915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359F43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CFAE4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WITH CHECK ADD CONSTRAINT [registration_fk0] FOREIGN KEY ([login]) REFERENCES [Power]([LCLid])</w:t>
            </w:r>
          </w:p>
          <w:p w14:paraId="0025B2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4137E70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GO</w:t>
            </w:r>
          </w:p>
          <w:p w14:paraId="18A8056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CHECK CONSTRAINT [registration_fk0]</w:t>
            </w:r>
          </w:p>
          <w:p w14:paraId="00E4890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A68A88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C153F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WITH CHECK ADD CONSTRAINT [spaces_fk0] FOREIGN KEY ([sensorName]) REFERENCES [Power]([LCLid])</w:t>
            </w:r>
          </w:p>
          <w:p w14:paraId="5622660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00B1844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352B2CF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CHECK CONSTRAINT [spaces_fk0]</w:t>
            </w:r>
          </w:p>
          <w:p w14:paraId="57143398" w14:textId="5468F5E5" w:rsidR="00FA1304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>GO</w:t>
            </w:r>
          </w:p>
        </w:tc>
      </w:tr>
    </w:tbl>
    <w:p w14:paraId="6572E27A" w14:textId="77777777" w:rsidR="00601C79" w:rsidRDefault="00601C79" w:rsidP="00601C79">
      <w:pPr>
        <w:pStyle w:val="2"/>
        <w:numPr>
          <w:ilvl w:val="0"/>
          <w:numId w:val="0"/>
        </w:numPr>
        <w:ind w:left="576" w:hanging="576"/>
      </w:pPr>
    </w:p>
    <w:p w14:paraId="5D367E3A" w14:textId="1394B482" w:rsidR="0087046B" w:rsidRDefault="0087046B" w:rsidP="0087046B">
      <w:pPr>
        <w:pStyle w:val="2"/>
      </w:pPr>
      <w:bookmarkStart w:id="38" w:name="_Toc10454063"/>
      <w:r>
        <w:t>Реализация отправки телеметрии</w:t>
      </w:r>
      <w:r w:rsidR="008D7204">
        <w:t xml:space="preserve"> и ее обработки</w:t>
      </w:r>
      <w:bookmarkEnd w:id="38"/>
    </w:p>
    <w:p w14:paraId="7B398369" w14:textId="31DDB4F7" w:rsidR="00601C79" w:rsidRPr="00601C79" w:rsidRDefault="00601C79" w:rsidP="00EE2D39">
      <w:r>
        <w:t xml:space="preserve">В </w:t>
      </w:r>
      <w:r w:rsidR="00EE2D39">
        <w:t>приложении</w:t>
      </w:r>
      <w:r w:rsidR="006B07A6">
        <w:t xml:space="preserve"> 2</w:t>
      </w:r>
      <w:r>
        <w:t xml:space="preserve"> представлена реализация функции отправки телеметрии в центр Интернета вещей, написанная на языке </w:t>
      </w:r>
      <w:r>
        <w:rPr>
          <w:lang w:val="en-US"/>
        </w:rPr>
        <w:t>C</w:t>
      </w:r>
      <w:r w:rsidRPr="00601C79">
        <w:t xml:space="preserve">#. </w:t>
      </w:r>
    </w:p>
    <w:p w14:paraId="68734209" w14:textId="0CDE16BA" w:rsidR="00601C79" w:rsidRDefault="006B07A6" w:rsidP="00601C79">
      <w:r>
        <w:t>В листинге 3</w:t>
      </w:r>
      <w:r w:rsidR="00601C79">
        <w:t xml:space="preserve"> приведена реализация первичной обработки телеметрии до отправки в центр Интернета вещей, написанная на языке </w:t>
      </w:r>
      <w:r w:rsidR="00601C79">
        <w:rPr>
          <w:lang w:val="en-US"/>
        </w:rPr>
        <w:t>JavaScript</w:t>
      </w:r>
      <w:r w:rsidR="00601C79" w:rsidRPr="00601C79">
        <w:t xml:space="preserve">. </w:t>
      </w:r>
    </w:p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601C79" w14:paraId="414FA028" w14:textId="77777777" w:rsidTr="0012280F">
        <w:tc>
          <w:tcPr>
            <w:tcW w:w="9202" w:type="dxa"/>
          </w:tcPr>
          <w:p w14:paraId="29732498" w14:textId="7974C871" w:rsidR="00601C79" w:rsidRDefault="006B07A6" w:rsidP="00601C79">
            <w:pPr>
              <w:ind w:firstLine="0"/>
            </w:pPr>
            <w:r w:rsidRPr="0012280F">
              <w:t>Листинг 3</w:t>
            </w:r>
            <w:r w:rsidR="00601C79" w:rsidRPr="0012280F">
              <w:t>.</w:t>
            </w:r>
            <w:r w:rsidR="00601C79">
              <w:t xml:space="preserve"> Реализация обработки телеметрии</w:t>
            </w:r>
          </w:p>
        </w:tc>
      </w:tr>
      <w:tr w:rsidR="00601C79" w14:paraId="2BFBD974" w14:textId="77777777" w:rsidTr="0012280F">
        <w:tc>
          <w:tcPr>
            <w:tcW w:w="9202" w:type="dxa"/>
          </w:tcPr>
          <w:p w14:paraId="49AA2FE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Type = "Light";</w:t>
            </w:r>
          </w:p>
          <w:p w14:paraId="20FBB67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StatusOk = "OK";</w:t>
            </w:r>
          </w:p>
          <w:p w14:paraId="7394948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ElectricityThreshold = 2.0;</w:t>
            </w:r>
          </w:p>
          <w:p w14:paraId="2612E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DE5F2F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process(telemetry, executionContext) {</w:t>
            </w:r>
          </w:p>
          <w:p w14:paraId="39A648B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4078A9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try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{</w:t>
            </w:r>
          </w:p>
          <w:p w14:paraId="4800CA2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log(`Sensor ID: ${telemetry.SensorId}. `);</w:t>
            </w:r>
          </w:p>
          <w:p w14:paraId="6158AF2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log(`Sensor value: ${JSON.stringify(telemetry.Message)}.`);</w:t>
            </w:r>
          </w:p>
          <w:p w14:paraId="508A039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sensor = getSensorMetadata(telemetry.SensorId);</w:t>
            </w:r>
          </w:p>
          <w:p w14:paraId="6F971C5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parseReading = JSON.parse(telemetry.Message);</w:t>
            </w:r>
          </w:p>
          <w:p w14:paraId="429CDB44" w14:textId="0B4C8FAD" w:rsidR="0074623E" w:rsidRPr="0074623E" w:rsidRDefault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setSensorValue(telemetry.SensorId,sensor.DataType, parseReading.SensorValue);</w:t>
            </w:r>
          </w:p>
          <w:p w14:paraId="5FAD85D4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sensor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37134E40" w14:textId="231BDF14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ChildSensors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7AADD04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ElectricitySensor = otherSensors.find(function(element) {</w:t>
            </w:r>
          </w:p>
          <w:p w14:paraId="791D1F1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return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element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===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motionType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6D3FB98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});</w:t>
            </w:r>
          </w:p>
          <w:p w14:paraId="36AD0DF4" w14:textId="3C960CE9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ElectricityValue = getFloatValue(ElectricitySensor.Value().Value);</w:t>
            </w:r>
          </w:p>
          <w:p w14:paraId="27FD1B6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roomIsOk = "Room is OK";</w:t>
            </w:r>
          </w:p>
          <w:p w14:paraId="78D78B41" w14:textId="637A26C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var roomIsNotOk = "Room is not OK";</w:t>
            </w:r>
          </w:p>
          <w:p w14:paraId="0849E74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if(ElectricityValue &lt; ElectricityThreshold) {</w:t>
            </w:r>
          </w:p>
          <w:p w14:paraId="1639E7F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log(`${roomIsOk}. Electricity: ${ElectricityValue}.`);</w:t>
            </w:r>
          </w:p>
          <w:p w14:paraId="46856C3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roomIsOk);</w:t>
            </w:r>
          </w:p>
          <w:p w14:paraId="0795F83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F60CD2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else {</w:t>
            </w:r>
          </w:p>
          <w:p w14:paraId="5FABCD6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log(`${roomIsNotOk}. Electricity: ${ElectricityValue}.`);</w:t>
            </w:r>
          </w:p>
          <w:p w14:paraId="5CF2C5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roomIsNotOk);</w:t>
            </w:r>
          </w:p>
          <w:p w14:paraId="6882248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parentSpace.Notify(JSON.stringify(roomIsNotOk));</w:t>
            </w:r>
          </w:p>
          <w:p w14:paraId="63BF8A0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61F49F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3964981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catch (error)</w:t>
            </w:r>
          </w:p>
          <w:p w14:paraId="632C6A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9F116E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log(`error: ${error.name} Message ${error.message}.`);</w:t>
            </w:r>
          </w:p>
          <w:p w14:paraId="7109B49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E81410A" w14:textId="116A94F8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1FA9070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getFloatValue(str) {</w:t>
            </w:r>
          </w:p>
          <w:p w14:paraId="327F95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if(!str) {</w:t>
            </w:r>
          </w:p>
          <w:p w14:paraId="6385D0B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return null;</w:t>
            </w:r>
          </w:p>
          <w:p w14:paraId="10EA2309" w14:textId="40E1A910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  <w:p w14:paraId="014EC1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return parseFloat(str);</w:t>
            </w:r>
          </w:p>
          <w:p w14:paraId="07F6534A" w14:textId="77777777" w:rsidR="00601C79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26BFED35" w14:textId="455C4C32" w:rsidR="0012280F" w:rsidRPr="00601C79" w:rsidRDefault="0012280F" w:rsidP="0012280F">
            <w:pPr>
              <w:spacing w:line="360" w:lineRule="auto"/>
              <w:ind w:firstLine="0"/>
              <w:rPr>
                <w:lang w:val="en-US"/>
              </w:rPr>
            </w:pPr>
          </w:p>
        </w:tc>
      </w:tr>
    </w:tbl>
    <w:p w14:paraId="0C1F5125" w14:textId="54B48F92" w:rsidR="00125296" w:rsidRDefault="00AF30DA" w:rsidP="00BF02A7">
      <w:pPr>
        <w:pStyle w:val="2"/>
      </w:pPr>
      <w:bookmarkStart w:id="39" w:name="_Toc10454064"/>
      <w:r>
        <w:lastRenderedPageBreak/>
        <w:t>Реализация графического интерфейса пользователя</w:t>
      </w:r>
      <w:bookmarkEnd w:id="39"/>
    </w:p>
    <w:p w14:paraId="48F9A984" w14:textId="2A982902" w:rsidR="00AF30DA" w:rsidRDefault="00AF30DA">
      <w:r>
        <w:t xml:space="preserve">Согласно функциональным требованиям </w:t>
      </w:r>
      <w:r w:rsidR="008A7193">
        <w:t>клиентское приложение системы</w:t>
      </w:r>
      <w:r>
        <w:t xml:space="preserve"> </w:t>
      </w:r>
      <w:r w:rsidR="001A37D0">
        <w:t>управления цифровым двойником</w:t>
      </w:r>
      <w:r>
        <w:t xml:space="preserve"> предоставляет пользователю интерфейс, состоящий из </w:t>
      </w:r>
      <w:r w:rsidR="00590C3F">
        <w:t xml:space="preserve">двух окон: </w:t>
      </w:r>
      <w:r w:rsidR="001A37D0">
        <w:t>окна регистрации и</w:t>
      </w:r>
      <w:r w:rsidR="00590C3F">
        <w:t xml:space="preserve"> окна</w:t>
      </w:r>
      <w:r w:rsidR="001A37D0">
        <w:t xml:space="preserve"> </w:t>
      </w:r>
      <w:r w:rsidR="008A7193">
        <w:t>получения результатов</w:t>
      </w:r>
      <w:r>
        <w:t xml:space="preserve"> </w:t>
      </w:r>
      <w:r w:rsidR="00590C3F">
        <w:t xml:space="preserve">запросов. </w:t>
      </w:r>
      <w:r w:rsidR="008A7193">
        <w:t>Окно регистрации</w:t>
      </w:r>
      <w:r>
        <w:t xml:space="preserve"> предоставляет пользователю </w:t>
      </w:r>
      <w:r w:rsidR="008A7193">
        <w:t xml:space="preserve">интерфейс входа в систему. Окно получения результатов запросов предоставляет пользователю интерфейс выбора интересующего его помещения, а также интерфейс для получения информации о текущем энергопотреблении и энергопотреблении за определенный промежуток времени в данном помещении. </w:t>
      </w:r>
    </w:p>
    <w:p w14:paraId="2643E86D" w14:textId="73F74234" w:rsidR="00AF30DA" w:rsidRDefault="008A7193" w:rsidP="00BF02A7">
      <w:r>
        <w:t>Интерфейс клиентского приложения с</w:t>
      </w:r>
      <w:r w:rsidR="006B07A6">
        <w:t>истемы представлен на рисунках 9–10</w:t>
      </w:r>
      <w:r w:rsidR="00AF30DA"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A7193" w14:paraId="6CA3E2D3" w14:textId="77777777" w:rsidTr="0012280F">
        <w:tc>
          <w:tcPr>
            <w:tcW w:w="9060" w:type="dxa"/>
            <w:tcBorders>
              <w:bottom w:val="single" w:sz="4" w:space="0" w:color="auto"/>
            </w:tcBorders>
          </w:tcPr>
          <w:p w14:paraId="1467C958" w14:textId="6E4CD789" w:rsidR="008A7193" w:rsidRPr="0012280F" w:rsidRDefault="00004DA7" w:rsidP="0012280F">
            <w:pPr>
              <w:pStyle w:val="0"/>
              <w:rPr>
                <w:rStyle w:val="aff2"/>
              </w:rPr>
            </w:pPr>
            <w:r w:rsidRPr="0012280F">
              <w:rPr>
                <w:rStyle w:val="aff2"/>
                <w:noProof/>
              </w:rPr>
              <w:drawing>
                <wp:inline distT="0" distB="0" distL="0" distR="0" wp14:anchorId="14F58C92" wp14:editId="6633BA20">
                  <wp:extent cx="5759450" cy="38766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sc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7D8F32A7" w14:textId="77777777" w:rsidTr="0012280F">
        <w:tc>
          <w:tcPr>
            <w:tcW w:w="90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4198C9" w14:textId="5DE503BE" w:rsidR="008A7193" w:rsidRPr="008A7193" w:rsidRDefault="006B07A6" w:rsidP="00BF02A7">
            <w:pPr>
              <w:ind w:firstLine="0"/>
              <w:jc w:val="center"/>
            </w:pPr>
            <w:r w:rsidRPr="0012280F">
              <w:t>Рис. 9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регистрации</w:t>
            </w:r>
          </w:p>
        </w:tc>
      </w:tr>
    </w:tbl>
    <w:p w14:paraId="26E5ABDF" w14:textId="7667F6DB" w:rsidR="008A7193" w:rsidRPr="00BF02A7" w:rsidRDefault="008A7193" w:rsidP="0012280F">
      <w:pPr>
        <w:ind w:firstLine="0"/>
        <w:rPr>
          <w:lang w:val="en-US"/>
        </w:rPr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8A7193" w14:paraId="43DEA779" w14:textId="77777777" w:rsidTr="0012280F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D0D2A" w14:textId="17408C80" w:rsidR="008A7193" w:rsidRDefault="00004DA7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25AD462" wp14:editId="7D142339">
                  <wp:extent cx="5759450" cy="436753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sc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6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54ECF036" w14:textId="77777777" w:rsidTr="0012280F">
        <w:tc>
          <w:tcPr>
            <w:tcW w:w="9060" w:type="dxa"/>
            <w:tcBorders>
              <w:top w:val="single" w:sz="4" w:space="0" w:color="auto"/>
            </w:tcBorders>
          </w:tcPr>
          <w:p w14:paraId="4FCBB509" w14:textId="24A811DB" w:rsidR="008A7193" w:rsidRPr="008A7193" w:rsidRDefault="006B07A6" w:rsidP="00BF02A7">
            <w:pPr>
              <w:ind w:firstLine="0"/>
              <w:jc w:val="center"/>
            </w:pPr>
            <w:r w:rsidRPr="0012280F">
              <w:t>Рис. 10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получения результатов запросов</w:t>
            </w:r>
          </w:p>
        </w:tc>
      </w:tr>
    </w:tbl>
    <w:p w14:paraId="3B3C8774" w14:textId="40D64144" w:rsidR="00125296" w:rsidRDefault="00125296"/>
    <w:p w14:paraId="7692ACEF" w14:textId="79D23B9B" w:rsidR="00BF02A7" w:rsidRDefault="00BF02A7">
      <w:r>
        <w:br w:type="page"/>
      </w:r>
    </w:p>
    <w:p w14:paraId="5DD639A3" w14:textId="2878BECD" w:rsidR="00601C79" w:rsidRDefault="00BF3B59" w:rsidP="00C0690A">
      <w:pPr>
        <w:pStyle w:val="1"/>
      </w:pPr>
      <w:bookmarkStart w:id="40" w:name="_Toc10454065"/>
      <w:r>
        <w:lastRenderedPageBreak/>
        <w:t>ТЕСТИРОВАНИЕ</w:t>
      </w:r>
      <w:bookmarkEnd w:id="40"/>
    </w:p>
    <w:p w14:paraId="7983BDC8" w14:textId="6212E3AB" w:rsidR="00C0690A" w:rsidRDefault="00C0690A" w:rsidP="0012280F">
      <w:r>
        <w:t xml:space="preserve">Тестирование предложенной системы было проведено в несколько этапов: тестирование работоспособности системы на основе модульных тестов, проверяющих статусы ответов к осуществляемым к </w:t>
      </w:r>
      <w:r w:rsidR="009514D3">
        <w:t>пространственному графу</w:t>
      </w:r>
      <w:r>
        <w:t xml:space="preserve"> </w:t>
      </w:r>
      <w:r>
        <w:rPr>
          <w:lang w:val="en-US"/>
        </w:rPr>
        <w:t>API</w:t>
      </w:r>
      <w:r w:rsidRPr="00C0690A">
        <w:t>-</w:t>
      </w:r>
      <w:r>
        <w:t>запросам, сравнительное тестирование с целью определения правильности обработки т</w:t>
      </w:r>
      <w:r w:rsidR="004C5C26">
        <w:t>елеметрии датчиков</w:t>
      </w:r>
      <w:r w:rsidR="00ED05EF">
        <w:t xml:space="preserve">, а также тестирование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системы, то есть </w:t>
      </w:r>
      <w:r w:rsidR="00ED05EF">
        <w:t xml:space="preserve">правильности </w:t>
      </w:r>
      <w:r w:rsidR="004C5C26">
        <w:t xml:space="preserve">результатов </w:t>
      </w:r>
      <w:r w:rsidR="00ED05EF">
        <w:t xml:space="preserve">выполнения </w:t>
      </w:r>
      <w:r w:rsidR="00ED05EF">
        <w:rPr>
          <w:lang w:val="en-US"/>
        </w:rPr>
        <w:t>API</w:t>
      </w:r>
      <w:r w:rsidR="00ED05EF" w:rsidRPr="00ED05EF">
        <w:t>-</w:t>
      </w:r>
      <w:r w:rsidR="00ED05EF">
        <w:t>запросов, выполняемых системой</w:t>
      </w:r>
      <w:r>
        <w:t xml:space="preserve">. </w:t>
      </w:r>
    </w:p>
    <w:p w14:paraId="08984117" w14:textId="77777777" w:rsidR="0012280F" w:rsidRDefault="0012280F" w:rsidP="0012280F"/>
    <w:p w14:paraId="27FF0817" w14:textId="7A023126" w:rsidR="00C0690A" w:rsidRDefault="00C0690A" w:rsidP="0012280F">
      <w:pPr>
        <w:pStyle w:val="2"/>
      </w:pPr>
      <w:bookmarkStart w:id="41" w:name="_Toc10454066"/>
      <w:r>
        <w:t>Тестирование работоспособности системы</w:t>
      </w:r>
      <w:bookmarkEnd w:id="41"/>
    </w:p>
    <w:p w14:paraId="3A3374EE" w14:textId="2EF9C01C" w:rsidR="009514D3" w:rsidRDefault="009514D3" w:rsidP="009514D3">
      <w:r>
        <w:t xml:space="preserve">Для проверки работоспособности системы было написан модульный тест, проверяющий правильность работы компонента, отвечающего за создание пространственного интеллектуального графа на основе </w:t>
      </w:r>
      <w:r>
        <w:rPr>
          <w:lang w:val="en-US"/>
        </w:rPr>
        <w:t>YAML</w:t>
      </w:r>
      <w:r w:rsidRPr="009514D3">
        <w:t>-</w:t>
      </w:r>
      <w:r>
        <w:t xml:space="preserve">файла, содержащего иерархическую структуру моделируемой физической системы. Тест проверяет статусы ответов сервера к осуществляемым системой </w:t>
      </w:r>
      <w:r>
        <w:rPr>
          <w:lang w:val="en-US"/>
        </w:rPr>
        <w:t>API</w:t>
      </w:r>
      <w:r w:rsidRPr="009514D3">
        <w:t>-</w:t>
      </w:r>
      <w:r>
        <w:t xml:space="preserve">запросам, а также обработку исключительных ситуаций. </w:t>
      </w:r>
      <w:r w:rsidR="00843B6B">
        <w:t>Исходный</w:t>
      </w:r>
      <w:r>
        <w:t xml:space="preserve"> </w:t>
      </w:r>
      <w:r w:rsidR="00843B6B">
        <w:t>код тестирования</w:t>
      </w:r>
      <w:r>
        <w:t xml:space="preserve"> </w:t>
      </w:r>
      <w:r w:rsidR="00843B6B">
        <w:t>правильности создания сенсоров</w:t>
      </w:r>
      <w:r>
        <w:t xml:space="preserve"> системы </w:t>
      </w:r>
      <w:commentRangeStart w:id="42"/>
      <w:r w:rsidR="004600B0">
        <w:t>показан</w:t>
      </w:r>
      <w:r>
        <w:t xml:space="preserve"> в </w:t>
      </w:r>
      <w:r w:rsidR="009C5801">
        <w:t>приложении 3</w:t>
      </w:r>
      <w:r>
        <w:t xml:space="preserve">. </w:t>
      </w:r>
      <w:commentRangeEnd w:id="42"/>
      <w:r w:rsidR="00BF02A7">
        <w:rPr>
          <w:rStyle w:val="afc"/>
        </w:rPr>
        <w:commentReference w:id="42"/>
      </w:r>
    </w:p>
    <w:p w14:paraId="7BB4159C" w14:textId="77777777" w:rsidR="0012280F" w:rsidRDefault="0012280F" w:rsidP="009514D3"/>
    <w:p w14:paraId="6D0A981D" w14:textId="6CA8277B" w:rsidR="009514D3" w:rsidRDefault="00ED05EF" w:rsidP="00ED05EF">
      <w:pPr>
        <w:pStyle w:val="2"/>
      </w:pPr>
      <w:bookmarkStart w:id="43" w:name="_Toc10454067"/>
      <w:r>
        <w:t>С</w:t>
      </w:r>
      <w:r w:rsidRPr="00ED05EF">
        <w:t>равнительное тестирование с целью определения правильности обработки телеметрии датчиков</w:t>
      </w:r>
      <w:bookmarkEnd w:id="43"/>
    </w:p>
    <w:p w14:paraId="1EB9B850" w14:textId="226A4537" w:rsidR="003A430B" w:rsidRDefault="00ED05EF" w:rsidP="000C3EF1">
      <w:r>
        <w:t xml:space="preserve">Для проверки правильности предоставленных системой текущих и суточных показателей было проведено сравнение наборов данных, полученных напрямую из таблицы, содержащей все показания датчиков и данных, предоставленных пользователю системы по запросу, то есть полученных после обработки системой. </w:t>
      </w:r>
      <w:r w:rsidR="004C5C26">
        <w:t>Результат сравнения п</w:t>
      </w:r>
      <w:r w:rsidR="006B07A6">
        <w:t>риведен в таблице 2</w:t>
      </w:r>
      <w:r w:rsidR="004C5C26">
        <w:t xml:space="preserve">. </w:t>
      </w:r>
    </w:p>
    <w:p w14:paraId="6C7138DE" w14:textId="77777777" w:rsidR="000C3EF1" w:rsidRDefault="000C3EF1" w:rsidP="000C3EF1"/>
    <w:p w14:paraId="1F7E8156" w14:textId="77777777" w:rsidR="000C3EF1" w:rsidRDefault="000C3EF1" w:rsidP="000C3EF1"/>
    <w:p w14:paraId="5334840D" w14:textId="77777777" w:rsidR="000C3EF1" w:rsidRDefault="000C3EF1" w:rsidP="000C3EF1"/>
    <w:p w14:paraId="20BACF53" w14:textId="77777777" w:rsidR="000C3EF1" w:rsidRDefault="000C3EF1" w:rsidP="000C3EF1"/>
    <w:tbl>
      <w:tblPr>
        <w:tblStyle w:val="af2"/>
        <w:tblW w:w="8931" w:type="dxa"/>
        <w:tblLook w:val="04A0" w:firstRow="1" w:lastRow="0" w:firstColumn="1" w:lastColumn="0" w:noHBand="0" w:noVBand="1"/>
      </w:tblPr>
      <w:tblGrid>
        <w:gridCol w:w="2517"/>
        <w:gridCol w:w="1508"/>
        <w:gridCol w:w="1728"/>
        <w:gridCol w:w="1771"/>
        <w:gridCol w:w="1407"/>
      </w:tblGrid>
      <w:tr w:rsidR="004C5C26" w:rsidRPr="004C5C26" w14:paraId="639C8EB0" w14:textId="77777777" w:rsidTr="00660347">
        <w:tc>
          <w:tcPr>
            <w:tcW w:w="893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AF1A9C" w14:textId="4A3379C8" w:rsidR="004C5C26" w:rsidRPr="004C5C26" w:rsidRDefault="006B07A6" w:rsidP="004C5C26">
            <w:pPr>
              <w:ind w:firstLine="0"/>
            </w:pPr>
            <w:r w:rsidRPr="0012280F">
              <w:lastRenderedPageBreak/>
              <w:t>Табл. 2</w:t>
            </w:r>
            <w:r w:rsidR="004C5C26" w:rsidRPr="0012280F">
              <w:t>.</w:t>
            </w:r>
            <w:r w:rsidR="004C5C26" w:rsidRPr="004C5C26">
              <w:rPr>
                <w:b/>
              </w:rPr>
              <w:t xml:space="preserve"> </w:t>
            </w:r>
            <w:r w:rsidR="004C5C26">
              <w:t>Результат сравнения данных</w:t>
            </w:r>
          </w:p>
        </w:tc>
      </w:tr>
      <w:tr w:rsidR="00D932D7" w:rsidRPr="004C5C26" w14:paraId="0A791640" w14:textId="77777777" w:rsidTr="00660347">
        <w:trPr>
          <w:trHeight w:val="1150"/>
        </w:trPr>
        <w:tc>
          <w:tcPr>
            <w:tcW w:w="2517" w:type="dxa"/>
            <w:tcBorders>
              <w:top w:val="single" w:sz="4" w:space="0" w:color="auto"/>
              <w:bottom w:val="nil"/>
            </w:tcBorders>
          </w:tcPr>
          <w:p w14:paraId="0D68E67A" w14:textId="78D50B3C" w:rsidR="00D932D7" w:rsidRPr="004C5C26" w:rsidRDefault="00D932D7" w:rsidP="00ED05EF">
            <w:pPr>
              <w:ind w:firstLine="0"/>
            </w:pPr>
            <w:r>
              <w:t>Тестовый случай</w:t>
            </w:r>
          </w:p>
        </w:tc>
        <w:tc>
          <w:tcPr>
            <w:tcW w:w="1508" w:type="dxa"/>
            <w:tcBorders>
              <w:top w:val="single" w:sz="4" w:space="0" w:color="auto"/>
              <w:bottom w:val="nil"/>
            </w:tcBorders>
          </w:tcPr>
          <w:p w14:paraId="0C5E9E8E" w14:textId="201CFFA0" w:rsidR="00D932D7" w:rsidRPr="004C5C26" w:rsidRDefault="00D932D7" w:rsidP="00ED05EF">
            <w:pPr>
              <w:ind w:firstLine="0"/>
            </w:pPr>
            <w:r>
              <w:t>Входные данные</w:t>
            </w:r>
          </w:p>
        </w:tc>
        <w:tc>
          <w:tcPr>
            <w:tcW w:w="1728" w:type="dxa"/>
            <w:tcBorders>
              <w:top w:val="single" w:sz="4" w:space="0" w:color="auto"/>
              <w:bottom w:val="nil"/>
            </w:tcBorders>
          </w:tcPr>
          <w:p w14:paraId="24F564F6" w14:textId="09649BD3" w:rsidR="00D932D7" w:rsidRPr="004C5C26" w:rsidRDefault="00D932D7" w:rsidP="00ED05EF">
            <w:pPr>
              <w:ind w:firstLine="0"/>
            </w:pPr>
            <w:r>
              <w:t>Ожидаемый результат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14:paraId="752EEDC2" w14:textId="73BA91D7" w:rsidR="00D932D7" w:rsidRPr="004C5C26" w:rsidRDefault="00D932D7" w:rsidP="00ED05EF">
            <w:pPr>
              <w:ind w:firstLine="0"/>
            </w:pPr>
            <w:r>
              <w:t>Полученный результат</w:t>
            </w:r>
          </w:p>
        </w:tc>
        <w:tc>
          <w:tcPr>
            <w:tcW w:w="1407" w:type="dxa"/>
            <w:tcBorders>
              <w:top w:val="single" w:sz="4" w:space="0" w:color="auto"/>
              <w:bottom w:val="nil"/>
            </w:tcBorders>
          </w:tcPr>
          <w:p w14:paraId="081AE2BD" w14:textId="2E7CEB88" w:rsidR="00D932D7" w:rsidRPr="004C5C26" w:rsidRDefault="00D932D7" w:rsidP="00ED05EF">
            <w:pPr>
              <w:ind w:firstLine="0"/>
            </w:pPr>
            <w:r>
              <w:t>Тест пройден?</w:t>
            </w:r>
          </w:p>
        </w:tc>
      </w:tr>
      <w:tr w:rsidR="003A430B" w:rsidRPr="004C5C26" w14:paraId="6556D456" w14:textId="77777777" w:rsidTr="00660347">
        <w:tc>
          <w:tcPr>
            <w:tcW w:w="2517" w:type="dxa"/>
          </w:tcPr>
          <w:p w14:paraId="31DA8877" w14:textId="19E2E094" w:rsidR="003A430B" w:rsidRPr="00D932D7" w:rsidRDefault="003A430B" w:rsidP="003A430B">
            <w:pPr>
              <w:ind w:firstLine="0"/>
            </w:pPr>
            <w:r>
              <w:t xml:space="preserve">Получить текущее значение сенсора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>000003”</w:t>
            </w:r>
          </w:p>
        </w:tc>
        <w:tc>
          <w:tcPr>
            <w:tcW w:w="1508" w:type="dxa"/>
          </w:tcPr>
          <w:p w14:paraId="27B21306" w14:textId="5E1B16CD" w:rsidR="003A430B" w:rsidRPr="00D932D7" w:rsidRDefault="003A430B" w:rsidP="003A430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590A631" w14:textId="290B9876" w:rsidR="003A430B" w:rsidRDefault="003A430B" w:rsidP="003A430B">
            <w:pPr>
              <w:ind w:firstLine="0"/>
            </w:pPr>
            <w:r>
              <w:t>0.452</w:t>
            </w:r>
          </w:p>
        </w:tc>
        <w:tc>
          <w:tcPr>
            <w:tcW w:w="1771" w:type="dxa"/>
          </w:tcPr>
          <w:p w14:paraId="49449DE9" w14:textId="3CE4A5E2" w:rsidR="003A430B" w:rsidRDefault="003A430B" w:rsidP="003A430B">
            <w:pPr>
              <w:ind w:firstLine="0"/>
            </w:pPr>
            <w:r>
              <w:t>0.452</w:t>
            </w:r>
          </w:p>
        </w:tc>
        <w:tc>
          <w:tcPr>
            <w:tcW w:w="1407" w:type="dxa"/>
          </w:tcPr>
          <w:p w14:paraId="686AD413" w14:textId="2ABC9FBA" w:rsidR="003A430B" w:rsidRDefault="003A430B" w:rsidP="003A430B">
            <w:pPr>
              <w:ind w:firstLine="0"/>
            </w:pPr>
            <w:r>
              <w:t>Да</w:t>
            </w:r>
          </w:p>
        </w:tc>
      </w:tr>
      <w:tr w:rsidR="003A430B" w:rsidRPr="004C5C26" w14:paraId="09347DC0" w14:textId="77777777" w:rsidTr="00660347">
        <w:tc>
          <w:tcPr>
            <w:tcW w:w="2517" w:type="dxa"/>
          </w:tcPr>
          <w:p w14:paraId="477FBDD0" w14:textId="324F58BA" w:rsidR="003A430B" w:rsidRPr="00D932D7" w:rsidRDefault="003A430B" w:rsidP="003A430B">
            <w:pPr>
              <w:ind w:firstLine="0"/>
            </w:pPr>
            <w:r>
              <w:t xml:space="preserve">Получить показатель среднего энергопотребления в помещении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 xml:space="preserve">000012” </w:t>
            </w:r>
            <w:r>
              <w:t>за сутки</w:t>
            </w:r>
          </w:p>
        </w:tc>
        <w:tc>
          <w:tcPr>
            <w:tcW w:w="1508" w:type="dxa"/>
          </w:tcPr>
          <w:p w14:paraId="0AA1A91E" w14:textId="5046A691" w:rsidR="003A430B" w:rsidRPr="00843B6B" w:rsidRDefault="003A430B" w:rsidP="003A430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6E1A23C" w14:textId="3FABEB27" w:rsidR="003A430B" w:rsidRDefault="003A430B" w:rsidP="003A430B">
            <w:pPr>
              <w:ind w:firstLine="0"/>
            </w:pPr>
            <w:r>
              <w:t>0.335</w:t>
            </w:r>
          </w:p>
        </w:tc>
        <w:tc>
          <w:tcPr>
            <w:tcW w:w="1771" w:type="dxa"/>
          </w:tcPr>
          <w:p w14:paraId="4919DCCB" w14:textId="64DAF9BE" w:rsidR="003A430B" w:rsidRDefault="003A430B" w:rsidP="003A430B">
            <w:pPr>
              <w:ind w:firstLine="0"/>
            </w:pPr>
            <w:r>
              <w:t>0.335</w:t>
            </w:r>
          </w:p>
        </w:tc>
        <w:tc>
          <w:tcPr>
            <w:tcW w:w="1407" w:type="dxa"/>
          </w:tcPr>
          <w:p w14:paraId="00384179" w14:textId="2DDBD083" w:rsidR="003A430B" w:rsidRDefault="003A430B" w:rsidP="003A430B">
            <w:pPr>
              <w:ind w:firstLine="0"/>
            </w:pPr>
            <w:r>
              <w:t>Да</w:t>
            </w:r>
          </w:p>
        </w:tc>
      </w:tr>
    </w:tbl>
    <w:p w14:paraId="4AFE1D7E" w14:textId="77777777" w:rsidR="003A430B" w:rsidRDefault="003A430B" w:rsidP="003A430B">
      <w:pPr>
        <w:pStyle w:val="2"/>
        <w:numPr>
          <w:ilvl w:val="0"/>
          <w:numId w:val="0"/>
        </w:numPr>
      </w:pPr>
      <w:bookmarkStart w:id="44" w:name="_Toc10454068"/>
    </w:p>
    <w:p w14:paraId="2BE71578" w14:textId="4C0FEBD1" w:rsidR="004C5C26" w:rsidRDefault="004C5C26" w:rsidP="004C5C26">
      <w:pPr>
        <w:pStyle w:val="2"/>
      </w:pPr>
      <w:r>
        <w:t xml:space="preserve">Тестирование </w:t>
      </w:r>
      <w:r w:rsidR="002B1DCC">
        <w:rPr>
          <w:lang w:val="en-US"/>
        </w:rPr>
        <w:t xml:space="preserve">API </w:t>
      </w:r>
      <w:r w:rsidR="002B1DCC">
        <w:t>управления</w:t>
      </w:r>
      <w:bookmarkEnd w:id="44"/>
    </w:p>
    <w:p w14:paraId="607BD165" w14:textId="5F788396" w:rsidR="004C5C26" w:rsidRDefault="004C5C26" w:rsidP="004C5C26">
      <w:r>
        <w:t xml:space="preserve">Для проверки правильности результатов выполнения </w:t>
      </w:r>
      <w:r>
        <w:rPr>
          <w:lang w:val="en-US"/>
        </w:rPr>
        <w:t>API</w:t>
      </w:r>
      <w:r w:rsidRPr="004C5C26">
        <w:t>-</w:t>
      </w:r>
      <w:r w:rsidR="00367FC0">
        <w:t xml:space="preserve">запросов был использован упомянутый выше </w:t>
      </w:r>
      <w:r w:rsidR="00367FC0">
        <w:rPr>
          <w:lang w:val="en-US"/>
        </w:rPr>
        <w:t>REST</w:t>
      </w:r>
      <w:r w:rsidR="00367FC0" w:rsidRPr="00367FC0">
        <w:t xml:space="preserve"> </w:t>
      </w:r>
      <w:r w:rsidR="00367FC0">
        <w:t>клиент</w:t>
      </w:r>
      <w:r>
        <w:t xml:space="preserve"> </w:t>
      </w:r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="00367FC0">
        <w:t> </w:t>
      </w:r>
      <w:r w:rsidR="00367FC0" w:rsidRPr="00367FC0">
        <w:t>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B9384B">
        <w:t>24</w:t>
      </w:r>
      <w:r w:rsidR="00B9384B">
        <w:fldChar w:fldCharType="end"/>
      </w:r>
      <w:r w:rsidR="00367FC0" w:rsidRPr="00367FC0">
        <w:t>]</w:t>
      </w:r>
      <w:r w:rsidR="00367FC0">
        <w:t xml:space="preserve">, предварительно настроенный для работы с приложением </w:t>
      </w:r>
      <w:r w:rsidR="00367FC0">
        <w:rPr>
          <w:lang w:val="en-US"/>
        </w:rPr>
        <w:t>Azure</w:t>
      </w:r>
      <w:r w:rsidR="00367FC0" w:rsidRPr="00367FC0">
        <w:t xml:space="preserve"> </w:t>
      </w:r>
      <w:r w:rsidR="00367FC0">
        <w:rPr>
          <w:lang w:val="en-US"/>
        </w:rPr>
        <w:t>Active</w:t>
      </w:r>
      <w:r w:rsidR="00367FC0" w:rsidRPr="00367FC0">
        <w:t xml:space="preserve"> </w:t>
      </w:r>
      <w:r w:rsidR="00367FC0">
        <w:rPr>
          <w:lang w:val="en-US"/>
        </w:rPr>
        <w:t>Directory</w:t>
      </w:r>
      <w:r w:rsidR="00367FC0">
        <w:t xml:space="preserve">, предоставляющим неявный поток разрешений </w:t>
      </w:r>
      <w:r w:rsidR="002B1DCC">
        <w:rPr>
          <w:lang w:val="en-US"/>
        </w:rPr>
        <w:t>OA</w:t>
      </w:r>
      <w:r w:rsidR="00367FC0">
        <w:rPr>
          <w:lang w:val="en-US"/>
        </w:rPr>
        <w:t>uth</w:t>
      </w:r>
      <w:r w:rsidR="00367FC0" w:rsidRPr="00367FC0">
        <w:t xml:space="preserve"> 2.0. </w:t>
      </w:r>
      <w:r w:rsidR="002B1DCC">
        <w:rPr>
          <w:lang w:val="en-US"/>
        </w:rPr>
        <w:t>POST</w:t>
      </w:r>
      <w:r w:rsidR="002B1DCC">
        <w:t xml:space="preserve">-клиент использовался для выполнения </w:t>
      </w:r>
      <w:r w:rsidR="002B1DCC">
        <w:rPr>
          <w:lang w:val="en-US"/>
        </w:rPr>
        <w:t>HTTP</w:t>
      </w:r>
      <w:r w:rsidR="002B1DCC" w:rsidRPr="002B1DCC">
        <w:t>-</w:t>
      </w:r>
      <w:r w:rsidR="002B1DCC">
        <w:t xml:space="preserve">запросов, содержащих токены к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экземпляра </w:t>
      </w:r>
      <w:r w:rsidR="002B1DCC">
        <w:rPr>
          <w:lang w:val="en-US"/>
        </w:rPr>
        <w:t>Digital</w:t>
      </w:r>
      <w:r w:rsidR="002B1DCC" w:rsidRPr="002B1DCC">
        <w:t xml:space="preserve"> </w:t>
      </w:r>
      <w:r w:rsidR="002B1DCC">
        <w:rPr>
          <w:lang w:val="en-US"/>
        </w:rPr>
        <w:t>Twins</w:t>
      </w:r>
      <w:r w:rsidR="002B1DCC">
        <w:t xml:space="preserve">, а также для составления составных запросов </w:t>
      </w:r>
      <w:r w:rsidR="002B1DCC">
        <w:rPr>
          <w:lang w:val="en-US"/>
        </w:rPr>
        <w:t>POST</w:t>
      </w:r>
      <w:r w:rsidR="002B1DCC" w:rsidRPr="002B1DCC">
        <w:t xml:space="preserve"> </w:t>
      </w:r>
      <w:r w:rsidR="002B1DCC">
        <w:t xml:space="preserve">в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управления. Результат тестирования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>управления</w:t>
      </w:r>
      <w:r w:rsidR="002B1DCC" w:rsidRPr="002B1DCC">
        <w:t xml:space="preserve"> </w:t>
      </w:r>
      <w:r w:rsidR="002B1DCC">
        <w:t xml:space="preserve">с помощью </w:t>
      </w:r>
      <w:r w:rsidR="002B1DCC">
        <w:rPr>
          <w:lang w:val="en-US"/>
        </w:rPr>
        <w:t>Postman</w:t>
      </w:r>
      <w:r w:rsidR="002B1DCC" w:rsidRPr="002B1DCC">
        <w:t xml:space="preserve"> </w:t>
      </w:r>
      <w:r w:rsidR="002B1DCC">
        <w:rPr>
          <w:lang w:val="en-US"/>
        </w:rPr>
        <w:t>API</w:t>
      </w:r>
      <w:r w:rsidR="002B1DCC" w:rsidRPr="002B1DCC">
        <w:t xml:space="preserve"> приведен </w:t>
      </w:r>
      <w:r w:rsidR="002B1DCC">
        <w:t xml:space="preserve">в </w:t>
      </w:r>
      <w:r w:rsidR="009C5801">
        <w:t>приложении</w:t>
      </w:r>
      <w:commentRangeStart w:id="45"/>
      <w:r w:rsidR="002B1DCC">
        <w:t xml:space="preserve"> 4. </w:t>
      </w:r>
      <w:commentRangeEnd w:id="45"/>
      <w:r w:rsidR="00125296">
        <w:rPr>
          <w:rStyle w:val="afc"/>
        </w:rPr>
        <w:commentReference w:id="45"/>
      </w:r>
    </w:p>
    <w:p w14:paraId="68499750" w14:textId="06430A01" w:rsidR="00125296" w:rsidRDefault="00125296">
      <w:pPr>
        <w:rPr>
          <w:b/>
          <w:bCs/>
          <w:szCs w:val="32"/>
        </w:rPr>
      </w:pPr>
    </w:p>
    <w:p w14:paraId="004E4F70" w14:textId="574A251F" w:rsidR="009C5801" w:rsidRDefault="009C5801" w:rsidP="009C5801">
      <w:pPr>
        <w:rPr>
          <w:b/>
          <w:bCs/>
          <w:szCs w:val="32"/>
        </w:rPr>
      </w:pPr>
      <w:r>
        <w:rPr>
          <w:b/>
          <w:bCs/>
          <w:szCs w:val="32"/>
        </w:rPr>
        <w:br w:type="page"/>
      </w:r>
    </w:p>
    <w:p w14:paraId="5FAC0618" w14:textId="5BDDD537" w:rsidR="00785A9B" w:rsidRDefault="00BF3B59">
      <w:pPr>
        <w:pStyle w:val="1"/>
        <w:numPr>
          <w:ilvl w:val="0"/>
          <w:numId w:val="0"/>
        </w:numPr>
        <w:pPrChange w:id="46" w:author="Rostislav Bobin" w:date="2019-04-05T12:44:00Z">
          <w:pPr>
            <w:pStyle w:val="1"/>
            <w:widowControl w:val="0"/>
          </w:pPr>
        </w:pPrChange>
      </w:pPr>
      <w:bookmarkStart w:id="47" w:name="_Toc10454069"/>
      <w:r>
        <w:lastRenderedPageBreak/>
        <w:t>ЗАКЛЮЧЕНИЕ</w:t>
      </w:r>
      <w:bookmarkEnd w:id="47"/>
    </w:p>
    <w:p w14:paraId="56CA108C" w14:textId="41006555" w:rsidR="002B1DCC" w:rsidRDefault="002B1DCC" w:rsidP="003A430B">
      <w:r>
        <w:tab/>
        <w:t>В рамках дипломного проекта был</w:t>
      </w:r>
      <w:r w:rsidR="00AB0659">
        <w:t>а</w:t>
      </w:r>
      <w:r>
        <w:t xml:space="preserve"> разработан</w:t>
      </w:r>
      <w:r w:rsidR="00AB0659">
        <w:t>а технология создания</w:t>
      </w:r>
      <w:r>
        <w:t xml:space="preserve"> </w:t>
      </w:r>
      <w:r w:rsidR="00AB0659">
        <w:t xml:space="preserve">цифровых двойников, а также создан </w:t>
      </w:r>
      <w:r>
        <w:t xml:space="preserve">прототип цифрового двойника на основе ресурсов облачной вычислительной платформы </w:t>
      </w:r>
      <w:r>
        <w:rPr>
          <w:lang w:val="en-US"/>
        </w:rPr>
        <w:t>Microsoft</w:t>
      </w:r>
      <w:r w:rsidRPr="002B1DCC">
        <w:t xml:space="preserve"> </w:t>
      </w:r>
      <w:r>
        <w:rPr>
          <w:lang w:val="en-US"/>
        </w:rPr>
        <w:t>Azure</w:t>
      </w:r>
      <w:r w:rsidR="00A033D9" w:rsidRPr="00A033D9">
        <w:t xml:space="preserve">. </w:t>
      </w:r>
      <w:r w:rsidR="00A033D9">
        <w:t xml:space="preserve">Также было разработано клиентское приложения для работы с цифровым двойником. В ходе разработки были решены следующие задачи: </w:t>
      </w:r>
    </w:p>
    <w:p w14:paraId="25CE1D0A" w14:textId="36BFC38A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 обзор научной литературы и существующих решений Интернета вещей для создания цифровых двойников;</w:t>
      </w:r>
    </w:p>
    <w:p w14:paraId="6F3CD069" w14:textId="26763AD3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изучены технологий, предоставляемые облачными вычислительными платформами, для создания цифровых двойников;</w:t>
      </w:r>
    </w:p>
    <w:p w14:paraId="6DE5180A" w14:textId="0734C1D2" w:rsidR="00A033D9" w:rsidRPr="00A033D9" w:rsidRDefault="00E27C8E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 xml:space="preserve">спроектирован и </w:t>
      </w:r>
      <w:r w:rsidR="00A033D9">
        <w:t xml:space="preserve">разработан прототип цифрового двойника на основе облачных вычислительных ресурсов вычислительной платформы </w:t>
      </w:r>
      <w:r w:rsidR="00A033D9" w:rsidRPr="0043155B">
        <w:rPr>
          <w:lang w:val="en-US"/>
        </w:rPr>
        <w:t>Microsoft</w:t>
      </w:r>
      <w:r w:rsidR="00A033D9" w:rsidRPr="00A033D9">
        <w:t xml:space="preserve"> </w:t>
      </w:r>
      <w:r w:rsidR="00A033D9" w:rsidRPr="0043155B">
        <w:rPr>
          <w:lang w:val="en-US"/>
        </w:rPr>
        <w:t>Azure</w:t>
      </w:r>
      <w:r w:rsidR="00A033D9" w:rsidRPr="00A033D9">
        <w:t>;</w:t>
      </w:r>
    </w:p>
    <w:p w14:paraId="267B9069" w14:textId="7D391460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произведено тестирование разработанного прототипа.</w:t>
      </w:r>
    </w:p>
    <w:p w14:paraId="56480C03" w14:textId="77777777" w:rsidR="00125296" w:rsidRDefault="00125296">
      <w:pPr>
        <w:rPr>
          <w:b/>
          <w:bCs/>
          <w:szCs w:val="32"/>
        </w:rPr>
      </w:pPr>
      <w:r>
        <w:br w:type="page"/>
      </w:r>
    </w:p>
    <w:p w14:paraId="6D235472" w14:textId="06921F8A" w:rsidR="006939EB" w:rsidRPr="006939EB" w:rsidRDefault="00BF3B59" w:rsidP="006939EB">
      <w:pPr>
        <w:pStyle w:val="1"/>
        <w:numPr>
          <w:ilvl w:val="0"/>
          <w:numId w:val="0"/>
        </w:numPr>
        <w:rPr>
          <w:ins w:id="48" w:author="Rostislav Bobin" w:date="2019-04-05T13:11:00Z"/>
        </w:rPr>
        <w:pPrChange w:id="49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50" w:name="_Toc10454070"/>
      <w:r>
        <w:lastRenderedPageBreak/>
        <w:t>ЛИТЕРАТУРА</w:t>
      </w:r>
      <w:bookmarkEnd w:id="50"/>
    </w:p>
    <w:p w14:paraId="7F6B8B27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  <w:pPrChange w:id="51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2" w:name="_Ref3555290"/>
      <w:r w:rsidRPr="00660347">
        <w:rPr>
          <w:color w:val="000000" w:themeColor="text1"/>
          <w:szCs w:val="28"/>
          <w:lang w:val="en-US"/>
        </w:rPr>
        <w:t>A Cyber-Physical Systems architecture for Industry 4.0-based manufacturing systems</w:t>
      </w:r>
      <w:r>
        <w:rPr>
          <w:color w:val="000000" w:themeColor="text1"/>
          <w:szCs w:val="28"/>
          <w:lang w:val="en-US"/>
        </w:rPr>
        <w:t xml:space="preserve">. </w:t>
      </w:r>
      <w:r w:rsidRPr="00660347">
        <w:rPr>
          <w:color w:val="000000" w:themeColor="text1"/>
          <w:szCs w:val="28"/>
          <w:lang w:val="en-US"/>
        </w:rPr>
        <w:t>Lee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Bagheri</w:t>
      </w:r>
      <w:r>
        <w:rPr>
          <w:color w:val="000000" w:themeColor="text1"/>
          <w:szCs w:val="28"/>
          <w:lang w:val="en-US"/>
        </w:rPr>
        <w:t xml:space="preserve"> B., </w:t>
      </w:r>
      <w:r w:rsidRPr="00660347">
        <w:rPr>
          <w:color w:val="000000" w:themeColor="text1"/>
          <w:szCs w:val="28"/>
          <w:lang w:val="en-US"/>
        </w:rPr>
        <w:t>Kao</w:t>
      </w:r>
      <w:r>
        <w:rPr>
          <w:color w:val="000000" w:themeColor="text1"/>
          <w:szCs w:val="28"/>
          <w:lang w:val="en-US"/>
        </w:rPr>
        <w:t xml:space="preserve"> H. // Manufacturing Letters, 2015. –</w:t>
      </w:r>
      <w:r w:rsidRPr="00660347">
        <w:rPr>
          <w:color w:val="000000" w:themeColor="text1"/>
          <w:szCs w:val="28"/>
          <w:lang w:val="en-US"/>
        </w:rPr>
        <w:t xml:space="preserve"> </w:t>
      </w:r>
      <w:r>
        <w:rPr>
          <w:color w:val="000000" w:themeColor="text1"/>
          <w:szCs w:val="28"/>
          <w:lang w:val="en-US"/>
        </w:rPr>
        <w:t>Vol. 3. – P. 18–23</w:t>
      </w:r>
      <w:r w:rsidRPr="00660347">
        <w:rPr>
          <w:color w:val="000000" w:themeColor="text1"/>
          <w:szCs w:val="28"/>
          <w:lang w:val="en-US"/>
        </w:rPr>
        <w:t>.</w:t>
      </w:r>
      <w:bookmarkEnd w:id="52"/>
    </w:p>
    <w:p w14:paraId="5BC64D2E" w14:textId="77777777" w:rsidR="006939EB" w:rsidRPr="006C4274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  <w:pPrChange w:id="53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4" w:name="_Ref3555321"/>
      <w:r w:rsidRPr="00660347">
        <w:rPr>
          <w:color w:val="000000" w:themeColor="text1"/>
          <w:szCs w:val="28"/>
          <w:lang w:val="en-US"/>
        </w:rPr>
        <w:t>A smart manufacturing use case: Furnace temperature balancing in steam methane reforming process via kepler workflows</w:t>
      </w:r>
      <w:r>
        <w:rPr>
          <w:color w:val="000000" w:themeColor="text1"/>
          <w:szCs w:val="28"/>
          <w:lang w:val="en-US"/>
        </w:rPr>
        <w:t xml:space="preserve">. </w:t>
      </w:r>
      <w:r w:rsidRPr="00660347">
        <w:rPr>
          <w:color w:val="000000" w:themeColor="text1"/>
          <w:szCs w:val="28"/>
          <w:lang w:val="en-US"/>
        </w:rPr>
        <w:t>Korambath</w:t>
      </w:r>
      <w:r>
        <w:rPr>
          <w:color w:val="000000" w:themeColor="text1"/>
          <w:szCs w:val="28"/>
          <w:lang w:val="en-US"/>
        </w:rPr>
        <w:t xml:space="preserve"> P., </w:t>
      </w:r>
      <w:r w:rsidRPr="00660347">
        <w:rPr>
          <w:color w:val="000000" w:themeColor="text1"/>
          <w:szCs w:val="28"/>
          <w:lang w:val="en-US"/>
        </w:rPr>
        <w:t>Wang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Kumar</w:t>
      </w:r>
      <w:r>
        <w:rPr>
          <w:color w:val="000000" w:themeColor="text1"/>
          <w:szCs w:val="28"/>
          <w:lang w:val="en-US"/>
        </w:rPr>
        <w:t xml:space="preserve"> A., </w:t>
      </w:r>
      <w:r w:rsidRPr="00660347">
        <w:rPr>
          <w:color w:val="000000" w:themeColor="text1"/>
          <w:szCs w:val="28"/>
          <w:lang w:val="en-US"/>
        </w:rPr>
        <w:t>Davis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Graybill</w:t>
      </w:r>
      <w:r>
        <w:rPr>
          <w:color w:val="000000" w:themeColor="text1"/>
          <w:szCs w:val="28"/>
          <w:lang w:val="en-US"/>
        </w:rPr>
        <w:t xml:space="preserve"> R., </w:t>
      </w:r>
      <w:r w:rsidRPr="00660347">
        <w:rPr>
          <w:color w:val="000000" w:themeColor="text1"/>
          <w:szCs w:val="28"/>
          <w:lang w:val="en-US"/>
        </w:rPr>
        <w:t>Schott</w:t>
      </w:r>
      <w:r>
        <w:rPr>
          <w:color w:val="000000" w:themeColor="text1"/>
          <w:szCs w:val="28"/>
          <w:lang w:val="en-US"/>
        </w:rPr>
        <w:t xml:space="preserve"> B.,</w:t>
      </w:r>
      <w:r w:rsidRPr="00660347">
        <w:rPr>
          <w:color w:val="000000" w:themeColor="text1"/>
          <w:szCs w:val="28"/>
          <w:lang w:val="en-US"/>
        </w:rPr>
        <w:t xml:space="preserve"> Baldea</w:t>
      </w:r>
      <w:r>
        <w:rPr>
          <w:color w:val="000000" w:themeColor="text1"/>
          <w:szCs w:val="28"/>
          <w:lang w:val="en-US"/>
        </w:rPr>
        <w:t xml:space="preserve"> M. // </w:t>
      </w:r>
      <w:r w:rsidRPr="00660347">
        <w:rPr>
          <w:color w:val="000000" w:themeColor="text1"/>
          <w:szCs w:val="28"/>
          <w:lang w:val="en-US"/>
        </w:rPr>
        <w:t xml:space="preserve">Procedia Comput. </w:t>
      </w:r>
      <w:r>
        <w:rPr>
          <w:color w:val="000000" w:themeColor="text1"/>
          <w:szCs w:val="28"/>
          <w:lang w:val="en-US"/>
        </w:rPr>
        <w:t>Sci., 2016 – V</w:t>
      </w:r>
      <w:r w:rsidRPr="006C4274">
        <w:rPr>
          <w:color w:val="000000" w:themeColor="text1"/>
          <w:szCs w:val="28"/>
          <w:lang w:val="en-US"/>
        </w:rPr>
        <w:t xml:space="preserve">ol. </w:t>
      </w:r>
      <w:r>
        <w:rPr>
          <w:color w:val="000000" w:themeColor="text1"/>
          <w:szCs w:val="28"/>
          <w:lang w:val="en-US"/>
        </w:rPr>
        <w:t>80. – P. 680–689</w:t>
      </w:r>
      <w:r w:rsidRPr="006C4274">
        <w:rPr>
          <w:color w:val="000000" w:themeColor="text1"/>
          <w:szCs w:val="28"/>
          <w:lang w:val="en-US"/>
        </w:rPr>
        <w:t>.</w:t>
      </w:r>
      <w:bookmarkEnd w:id="54"/>
      <w:r w:rsidRPr="006C4274">
        <w:rPr>
          <w:color w:val="000000" w:themeColor="text1"/>
          <w:szCs w:val="28"/>
          <w:lang w:val="en-US"/>
        </w:rPr>
        <w:t xml:space="preserve"> </w:t>
      </w:r>
    </w:p>
    <w:p w14:paraId="618BBAD8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55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6" w:name="_Ref3555203"/>
      <w:r w:rsidRPr="00660347">
        <w:rPr>
          <w:color w:val="000000" w:themeColor="text1"/>
          <w:lang w:val="en-US"/>
        </w:rPr>
        <w:t xml:space="preserve">Amazon Web Services Management Console. </w:t>
      </w:r>
      <w:r w:rsidRPr="00660347">
        <w:rPr>
          <w:color w:val="000000" w:themeColor="text1"/>
        </w:rPr>
        <w:t xml:space="preserve">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57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58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59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aws</w:instrText>
      </w:r>
      <w:r w:rsidRPr="00660347">
        <w:rPr>
          <w:rStyle w:val="ac"/>
          <w:color w:val="000000" w:themeColor="text1"/>
          <w:u w:val="none"/>
          <w:rPrChange w:id="60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amazon</w:instrText>
      </w:r>
      <w:r w:rsidRPr="00660347">
        <w:rPr>
          <w:rStyle w:val="ac"/>
          <w:color w:val="000000" w:themeColor="text1"/>
          <w:u w:val="none"/>
          <w:rPrChange w:id="61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62" w:author="Rostislav Bobin" w:date="2019-04-05T11:02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console</w:instrText>
      </w:r>
      <w:r w:rsidRPr="00660347">
        <w:rPr>
          <w:rStyle w:val="ac"/>
          <w:color w:val="000000" w:themeColor="text1"/>
          <w:u w:val="none"/>
          <w:rPrChange w:id="63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aws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amazon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console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56"/>
      <w:r w:rsidRPr="00660347">
        <w:rPr>
          <w:color w:val="000000" w:themeColor="text1"/>
        </w:rPr>
        <w:t xml:space="preserve"> </w:t>
      </w:r>
    </w:p>
    <w:p w14:paraId="488BE834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64" w:author="Rostislav Bobin" w:date="2019-05-17T11:37:00Z"/>
          <w:color w:val="000000" w:themeColor="text1"/>
        </w:rPr>
        <w:pPrChange w:id="65" w:author="Rostislav Bobin" w:date="2019-04-18T13:52:00Z">
          <w:pPr>
            <w:widowControl w:val="0"/>
            <w:ind w:firstLine="0"/>
          </w:pPr>
        </w:pPrChange>
      </w:pPr>
      <w:bookmarkStart w:id="66" w:name="_Ref8985538"/>
      <w:ins w:id="67" w:author="Rostislav Bobin" w:date="2019-05-17T11:36:00Z">
        <w:r w:rsidRPr="00660347">
          <w:rPr>
            <w:color w:val="000000" w:themeColor="text1"/>
            <w:lang w:val="en-US"/>
          </w:rPr>
          <w:t>AWS</w:t>
        </w:r>
        <w:r w:rsidRPr="00660347">
          <w:rPr>
            <w:color w:val="000000" w:themeColor="text1"/>
            <w:rPrChange w:id="68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IoT</w:t>
        </w:r>
        <w:r w:rsidRPr="00660347">
          <w:rPr>
            <w:color w:val="000000" w:themeColor="text1"/>
            <w:rPrChange w:id="69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Core</w:t>
        </w:r>
        <w:r w:rsidRPr="00660347">
          <w:rPr>
            <w:color w:val="000000" w:themeColor="text1"/>
            <w:rPrChange w:id="70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Features</w:t>
        </w:r>
        <w:r w:rsidRPr="00660347">
          <w:rPr>
            <w:color w:val="000000" w:themeColor="text1"/>
            <w:rPrChange w:id="71" w:author="Rostislav Bobin" w:date="2019-05-20T08:04:00Z">
              <w:rPr>
                <w:lang w:val="en-US"/>
              </w:rPr>
            </w:rPrChange>
          </w:rPr>
          <w:t xml:space="preserve">. </w:t>
        </w:r>
        <w:r w:rsidRPr="00660347">
          <w:rPr>
            <w:color w:val="000000" w:themeColor="text1"/>
            <w:rPrChange w:id="72" w:author="Rostislav Bobin" w:date="2019-05-17T11:37:00Z">
              <w:rPr>
                <w:lang w:val="en-US"/>
              </w:rPr>
            </w:rPrChange>
          </w:rPr>
          <w:t>[</w:t>
        </w:r>
      </w:ins>
      <w:ins w:id="73" w:author="Rostislav Bobin" w:date="2019-05-17T11:37:00Z">
        <w:r w:rsidRPr="00660347">
          <w:rPr>
            <w:color w:val="000000" w:themeColor="text1"/>
          </w:rPr>
          <w:t>Электронный ресурс</w:t>
        </w:r>
      </w:ins>
      <w:ins w:id="74" w:author="Rostislav Bobin" w:date="2019-05-17T11:36:00Z">
        <w:r w:rsidRPr="00660347">
          <w:rPr>
            <w:color w:val="000000" w:themeColor="text1"/>
            <w:rPrChange w:id="75" w:author="Rostislav Bobin" w:date="2019-05-17T11:37:00Z">
              <w:rPr>
                <w:lang w:val="en-US"/>
              </w:rPr>
            </w:rPrChange>
          </w:rPr>
          <w:t>]</w:t>
        </w:r>
      </w:ins>
      <w:ins w:id="76" w:author="Rostislav Bobin" w:date="2019-05-17T11:37:00Z"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77" w:author="Rostislav Bobin" w:date="2019-05-17T11:37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78" w:author="Rostislav Bobin" w:date="2019-05-17T11:37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79" w:author="Rostislav Bobin" w:date="2019-05-17T11:37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80" w:author="Rostislav Bobin" w:date="2019-05-17T11:37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aws</w:instrText>
        </w:r>
        <w:r w:rsidRPr="00660347">
          <w:rPr>
            <w:color w:val="000000" w:themeColor="text1"/>
            <w:rPrChange w:id="81" w:author="Rostislav Bobin" w:date="2019-05-17T11:37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amazon</w:instrText>
        </w:r>
        <w:r w:rsidRPr="00660347">
          <w:rPr>
            <w:color w:val="000000" w:themeColor="text1"/>
            <w:rPrChange w:id="82" w:author="Rostislav Bobin" w:date="2019-05-17T11:37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com</w:instrText>
        </w:r>
        <w:r w:rsidRPr="00660347">
          <w:rPr>
            <w:color w:val="000000" w:themeColor="text1"/>
            <w:rPrChange w:id="83" w:author="Rostislav Bobin" w:date="2019-05-17T11:37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84" w:author="Rostislav Bobin" w:date="2019-05-17T11:37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iot</w:instrText>
        </w:r>
        <w:r w:rsidRPr="00660347">
          <w:rPr>
            <w:color w:val="000000" w:themeColor="text1"/>
            <w:rPrChange w:id="85" w:author="Rostislav Bobin" w:date="2019-05-17T11:37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core</w:instrText>
        </w:r>
        <w:r w:rsidRPr="00660347">
          <w:rPr>
            <w:color w:val="000000" w:themeColor="text1"/>
            <w:rPrChange w:id="86" w:author="Rostislav Bobin" w:date="2019-05-17T11:37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features</w:instrText>
        </w:r>
        <w:r w:rsidRPr="00660347">
          <w:rPr>
            <w:color w:val="000000" w:themeColor="text1"/>
            <w:rPrChange w:id="87" w:author="Rostislav Bobin" w:date="2019-05-17T11:37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88" w:author="Rostislav Bobin" w:date="2019-05-17T11:37:00Z">
              <w:rPr>
                <w:rStyle w:val="ac"/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aws</w:t>
        </w:r>
        <w:r w:rsidRPr="00660347">
          <w:rPr>
            <w:rStyle w:val="ac"/>
            <w:color w:val="000000" w:themeColor="text1"/>
            <w:u w:val="none"/>
            <w:rPrChange w:id="89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amazon</w:t>
        </w:r>
        <w:r w:rsidRPr="00660347">
          <w:rPr>
            <w:rStyle w:val="ac"/>
            <w:color w:val="000000" w:themeColor="text1"/>
            <w:u w:val="none"/>
            <w:rPrChange w:id="90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  <w:rPrChange w:id="91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92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iot</w:t>
        </w:r>
        <w:r w:rsidRPr="00660347">
          <w:rPr>
            <w:rStyle w:val="ac"/>
            <w:color w:val="000000" w:themeColor="text1"/>
            <w:u w:val="none"/>
            <w:rPrChange w:id="93" w:author="Rostislav Bobin" w:date="2019-05-17T11:37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core</w:t>
        </w:r>
        <w:r w:rsidRPr="00660347">
          <w:rPr>
            <w:rStyle w:val="ac"/>
            <w:color w:val="000000" w:themeColor="text1"/>
            <w:u w:val="none"/>
            <w:rPrChange w:id="94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features</w:t>
        </w:r>
        <w:r w:rsidRPr="00660347">
          <w:rPr>
            <w:rStyle w:val="ac"/>
            <w:color w:val="000000" w:themeColor="text1"/>
            <w:u w:val="none"/>
            <w:rPrChange w:id="95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96" w:author="Rostislav Bobin" w:date="2019-05-17T11:37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97" w:author="Rostislav Bobin" w:date="2019-05-17T11:37:00Z">
        <w:r w:rsidRPr="00660347">
          <w:rPr>
            <w:color w:val="000000" w:themeColor="text1"/>
          </w:rPr>
          <w:t xml:space="preserve"> 18.04.2019</w:t>
        </w:r>
        <w:r w:rsidRPr="00660347">
          <w:rPr>
            <w:color w:val="000000" w:themeColor="text1"/>
            <w:rPrChange w:id="98" w:author="Rostislav Bobin" w:date="2019-05-17T11:37:00Z">
              <w:rPr>
                <w:lang w:val="en-US"/>
              </w:rPr>
            </w:rPrChange>
          </w:rPr>
          <w:t>).</w:t>
        </w:r>
        <w:bookmarkEnd w:id="66"/>
      </w:ins>
    </w:p>
    <w:p w14:paraId="3A57F6C5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  <w:pPrChange w:id="99" w:author="Rostislav Bobin" w:date="2019-04-18T13:52:00Z">
          <w:pPr>
            <w:widowControl w:val="0"/>
            <w:ind w:firstLine="0"/>
          </w:pPr>
        </w:pPrChange>
      </w:pPr>
      <w:bookmarkStart w:id="100" w:name="_Ref8985551"/>
      <w:ins w:id="101" w:author="Rostislav Bobin" w:date="2019-05-17T11:37:00Z">
        <w:r w:rsidRPr="00660347">
          <w:rPr>
            <w:color w:val="000000" w:themeColor="text1"/>
            <w:lang w:val="en-US"/>
          </w:rPr>
          <w:t>AWS</w:t>
        </w:r>
        <w:r w:rsidRPr="00660347">
          <w:rPr>
            <w:color w:val="000000" w:themeColor="text1"/>
            <w:rPrChange w:id="102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IoT</w:t>
        </w:r>
        <w:r w:rsidRPr="00660347">
          <w:rPr>
            <w:color w:val="000000" w:themeColor="text1"/>
            <w:rPrChange w:id="103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Greengrass</w:t>
        </w:r>
        <w:r w:rsidRPr="00660347">
          <w:rPr>
            <w:color w:val="000000" w:themeColor="text1"/>
            <w:rPrChange w:id="104" w:author="Rostislav Bobin" w:date="2019-05-20T08:04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Features</w:t>
        </w:r>
        <w:r w:rsidRPr="00660347">
          <w:rPr>
            <w:color w:val="000000" w:themeColor="text1"/>
            <w:rPrChange w:id="105" w:author="Rostislav Bobin" w:date="2019-05-20T08:04:00Z">
              <w:rPr>
                <w:lang w:val="en-US"/>
              </w:rPr>
            </w:rPrChange>
          </w:rPr>
          <w:t xml:space="preserve">. </w:t>
        </w:r>
        <w:r w:rsidRPr="00660347">
          <w:rPr>
            <w:color w:val="000000" w:themeColor="text1"/>
            <w:rPrChange w:id="106" w:author="Rostislav Bobin" w:date="2019-05-17T11:38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107" w:author="Rostislav Bobin" w:date="2019-05-17T11:38:00Z">
              <w:rPr>
                <w:lang w:val="en-US"/>
              </w:rPr>
            </w:rPrChange>
          </w:rPr>
          <w:t>]</w:t>
        </w:r>
      </w:ins>
      <w:ins w:id="108" w:author="Rostislav Bobin" w:date="2019-05-17T11:38:00Z"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109" w:author="Rostislav Bobin" w:date="2019-05-17T11:38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110" w:author="Rostislav Bobin" w:date="2019-05-17T11:38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111" w:author="Rostislav Bobin" w:date="2019-05-17T11:38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112" w:author="Rostislav Bobin" w:date="2019-05-17T11:38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aws</w:instrText>
        </w:r>
        <w:r w:rsidRPr="00660347">
          <w:rPr>
            <w:color w:val="000000" w:themeColor="text1"/>
            <w:rPrChange w:id="113" w:author="Rostislav Bobin" w:date="2019-05-17T11:38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amazon</w:instrText>
        </w:r>
        <w:r w:rsidRPr="00660347">
          <w:rPr>
            <w:color w:val="000000" w:themeColor="text1"/>
            <w:rPrChange w:id="114" w:author="Rostislav Bobin" w:date="2019-05-17T11:38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com</w:instrText>
        </w:r>
        <w:r w:rsidRPr="00660347">
          <w:rPr>
            <w:color w:val="000000" w:themeColor="text1"/>
            <w:rPrChange w:id="115" w:author="Rostislav Bobin" w:date="2019-05-17T11:38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116" w:author="Rostislav Bobin" w:date="2019-05-17T11:38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greengrass</w:instrText>
        </w:r>
        <w:r w:rsidRPr="00660347">
          <w:rPr>
            <w:color w:val="000000" w:themeColor="text1"/>
            <w:rPrChange w:id="117" w:author="Rostislav Bobin" w:date="2019-05-17T11:38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features</w:instrText>
        </w:r>
        <w:r w:rsidRPr="00660347">
          <w:rPr>
            <w:color w:val="000000" w:themeColor="text1"/>
            <w:rPrChange w:id="118" w:author="Rostislav Bobin" w:date="2019-05-17T11:38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119" w:author="Rostislav Bobin" w:date="2019-05-17T11:38:00Z">
              <w:rPr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aws</w:t>
        </w:r>
        <w:r w:rsidRPr="00660347">
          <w:rPr>
            <w:rStyle w:val="ac"/>
            <w:color w:val="000000" w:themeColor="text1"/>
            <w:u w:val="none"/>
            <w:rPrChange w:id="120" w:author="Rostislav Bobin" w:date="2019-05-17T11:38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amazon</w:t>
        </w:r>
        <w:r w:rsidRPr="00660347">
          <w:rPr>
            <w:rStyle w:val="ac"/>
            <w:color w:val="000000" w:themeColor="text1"/>
            <w:u w:val="none"/>
            <w:rPrChange w:id="121" w:author="Rostislav Bobin" w:date="2019-05-17T11:38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  <w:rPrChange w:id="122" w:author="Rostislav Bobin" w:date="2019-05-17T11:38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123" w:author="Rostislav Bobin" w:date="2019-05-17T11:38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greengrass</w:t>
        </w:r>
        <w:r w:rsidRPr="00660347">
          <w:rPr>
            <w:rStyle w:val="ac"/>
            <w:color w:val="000000" w:themeColor="text1"/>
            <w:u w:val="none"/>
            <w:rPrChange w:id="124" w:author="Rostislav Bobin" w:date="2019-05-17T11:38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features</w:t>
        </w:r>
        <w:r w:rsidRPr="00660347">
          <w:rPr>
            <w:rStyle w:val="ac"/>
            <w:color w:val="000000" w:themeColor="text1"/>
            <w:u w:val="none"/>
            <w:rPrChange w:id="125" w:author="Rostislav Bobin" w:date="2019-05-17T11:38:00Z">
              <w:rPr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126" w:author="Rostislav Bobin" w:date="2019-05-17T11:38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127" w:author="Rostislav Bobin" w:date="2019-05-17T11:38:00Z">
        <w:r w:rsidRPr="00660347">
          <w:rPr>
            <w:color w:val="000000" w:themeColor="text1"/>
          </w:rPr>
          <w:t xml:space="preserve"> 18.04.2019</w:t>
        </w:r>
        <w:r w:rsidRPr="00660347">
          <w:rPr>
            <w:color w:val="000000" w:themeColor="text1"/>
            <w:rPrChange w:id="128" w:author="Rostislav Bobin" w:date="2019-05-17T11:38:00Z">
              <w:rPr>
                <w:lang w:val="en-US"/>
              </w:rPr>
            </w:rPrChange>
          </w:rPr>
          <w:t>).</w:t>
        </w:r>
      </w:ins>
      <w:bookmarkEnd w:id="100"/>
    </w:p>
    <w:p w14:paraId="5BA2C246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129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30" w:name="_Ref3555397"/>
      <w:r w:rsidRPr="00660347">
        <w:rPr>
          <w:color w:val="000000" w:themeColor="text1"/>
          <w:szCs w:val="28"/>
          <w:lang w:val="en-US"/>
        </w:rPr>
        <w:t xml:space="preserve">AWS IoT Things Graph Documentation. </w:t>
      </w:r>
      <w:r w:rsidRPr="00660347">
        <w:rPr>
          <w:color w:val="000000" w:themeColor="text1"/>
          <w:szCs w:val="28"/>
        </w:rPr>
        <w:t>[Электронный ресурс] URL: https://docs.aws.amazon.com/en_us/thingsgraph/latest/ug/iot-tg-whatis.html/ (дата обращения</w:t>
      </w:r>
      <w:r w:rsidRPr="00E34F74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13.02.2019).</w:t>
      </w:r>
      <w:bookmarkEnd w:id="130"/>
      <w:r w:rsidRPr="00660347">
        <w:rPr>
          <w:color w:val="000000" w:themeColor="text1"/>
          <w:szCs w:val="28"/>
        </w:rPr>
        <w:t xml:space="preserve"> </w:t>
      </w:r>
      <w:bookmarkStart w:id="131" w:name="_26in1rg" w:colFirst="0" w:colLast="0"/>
      <w:bookmarkEnd w:id="131"/>
    </w:p>
    <w:p w14:paraId="0E03E80D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132" w:author="Rostislav Bobin" w:date="2019-04-05T11:23:00Z"/>
          <w:color w:val="000000" w:themeColor="text1"/>
        </w:rPr>
        <w:pPrChange w:id="133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134" w:name="_Ref3555386"/>
      <w:r w:rsidRPr="00660347">
        <w:rPr>
          <w:color w:val="000000" w:themeColor="text1"/>
          <w:lang w:val="en-US"/>
        </w:rPr>
        <w:t xml:space="preserve">AWS IoT Things Graph Overview. </w:t>
      </w:r>
      <w:r w:rsidRPr="00660347">
        <w:rPr>
          <w:color w:val="000000" w:themeColor="text1"/>
        </w:rPr>
        <w:t>[Электронный ресурс] URL: https://aws.amazon.com/ru/iot-things-graph/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134"/>
      <w:r w:rsidRPr="00660347">
        <w:rPr>
          <w:color w:val="000000" w:themeColor="text1"/>
        </w:rPr>
        <w:t xml:space="preserve"> </w:t>
      </w:r>
    </w:p>
    <w:p w14:paraId="46E9EE6C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</w:rPr>
        <w:pPrChange w:id="135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36" w:name="_Ref3555375"/>
      <w:r w:rsidRPr="00660347">
        <w:rPr>
          <w:color w:val="000000" w:themeColor="text1"/>
          <w:szCs w:val="28"/>
        </w:rPr>
        <w:t>Azure Digital Twins Documentation. [Электронный ресурс] URL: https://docs.microsoft.com/en-us/azure/digital-twins/ (дата обращения</w:t>
      </w:r>
      <w:r w:rsidRPr="00E34F74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> </w:t>
      </w:r>
      <w:r w:rsidRPr="00660347">
        <w:rPr>
          <w:color w:val="000000" w:themeColor="text1"/>
          <w:szCs w:val="28"/>
        </w:rPr>
        <w:t>11.02.2019).</w:t>
      </w:r>
      <w:bookmarkEnd w:id="136"/>
      <w:r w:rsidRPr="00660347">
        <w:rPr>
          <w:color w:val="000000" w:themeColor="text1"/>
          <w:szCs w:val="28"/>
        </w:rPr>
        <w:t xml:space="preserve"> </w:t>
      </w:r>
    </w:p>
    <w:p w14:paraId="176C8BD0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  <w:pPrChange w:id="137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138" w:name="_Ref3555213"/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Digital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Twins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Overview</w:t>
      </w:r>
      <w:r w:rsidRPr="00660347">
        <w:rPr>
          <w:color w:val="000000" w:themeColor="text1"/>
        </w:rPr>
        <w:t>. [Электронный ресурс] URL: https://azure.microsoft.com/en-us/services/digital-twins/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10.02.2019).</w:t>
      </w:r>
      <w:bookmarkEnd w:id="138"/>
      <w:r w:rsidRPr="00660347">
        <w:rPr>
          <w:color w:val="000000" w:themeColor="text1"/>
        </w:rPr>
        <w:t xml:space="preserve"> </w:t>
      </w:r>
    </w:p>
    <w:p w14:paraId="3A3C779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139" w:author="Rostislav Bobin" w:date="2019-04-19T09:52:00Z"/>
          <w:color w:val="000000" w:themeColor="text1"/>
        </w:rPr>
      </w:pPr>
      <w:bookmarkStart w:id="140" w:name="_Ref6560022"/>
      <w:ins w:id="141" w:author="Rostislav Bobin" w:date="2019-04-19T09:52:00Z">
        <w:r w:rsidRPr="00660347">
          <w:rPr>
            <w:color w:val="000000" w:themeColor="text1"/>
            <w:lang w:val="en-US"/>
          </w:rPr>
          <w:t>Azure</w:t>
        </w:r>
        <w:r w:rsidRPr="00660347">
          <w:rPr>
            <w:color w:val="000000" w:themeColor="text1"/>
            <w:rPrChange w:id="142" w:author="Rostislav Bobin" w:date="2019-04-19T09:52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Event</w:t>
        </w:r>
        <w:r w:rsidRPr="00660347">
          <w:rPr>
            <w:color w:val="000000" w:themeColor="text1"/>
            <w:rPrChange w:id="143" w:author="Rostislav Bobin" w:date="2019-04-19T09:52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Hubs</w:t>
        </w:r>
        <w:r w:rsidRPr="00660347">
          <w:rPr>
            <w:color w:val="000000" w:themeColor="text1"/>
            <w:rPrChange w:id="144" w:author="Rostislav Bobin" w:date="2019-04-19T09:52:00Z">
              <w:rPr>
                <w:lang w:val="en-US"/>
              </w:rPr>
            </w:rPrChange>
          </w:rPr>
          <w:t>. 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145" w:author="Rostislav Bobin" w:date="2019-04-19T09:52:00Z">
              <w:rPr>
                <w:lang w:val="en-US"/>
              </w:rPr>
            </w:rPrChange>
          </w:rPr>
          <w:t>]</w:t>
        </w:r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146" w:author="Rostislav Bobin" w:date="2019-04-19T09:52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147" w:author="Rostislav Bobin" w:date="2019-04-19T09:52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148" w:author="Rostislav Bobin" w:date="2019-04-19T09:52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149" w:author="Rostislav Bobin" w:date="2019-04-19T09:52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azure</w:instrText>
        </w:r>
        <w:r w:rsidRPr="00660347">
          <w:rPr>
            <w:color w:val="000000" w:themeColor="text1"/>
            <w:rPrChange w:id="150" w:author="Rostislav Bobin" w:date="2019-04-19T09:5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microsoft</w:instrText>
        </w:r>
        <w:r w:rsidRPr="00660347">
          <w:rPr>
            <w:color w:val="000000" w:themeColor="text1"/>
            <w:rPrChange w:id="151" w:author="Rostislav Bobin" w:date="2019-04-19T09:5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com</w:instrText>
        </w:r>
        <w:r w:rsidRPr="00660347">
          <w:rPr>
            <w:color w:val="000000" w:themeColor="text1"/>
            <w:rPrChange w:id="152" w:author="Rostislav Bobin" w:date="2019-04-19T09:5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153" w:author="Rostislav Bobin" w:date="2019-04-19T09:5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154" w:author="Rostislav Bobin" w:date="2019-04-19T09:5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services</w:instrText>
        </w:r>
        <w:r w:rsidRPr="00660347">
          <w:rPr>
            <w:color w:val="000000" w:themeColor="text1"/>
            <w:rPrChange w:id="155" w:author="Rostislav Bobin" w:date="2019-04-19T09:5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event</w:instrText>
        </w:r>
        <w:r w:rsidRPr="00660347">
          <w:rPr>
            <w:color w:val="000000" w:themeColor="text1"/>
            <w:rPrChange w:id="156" w:author="Rostislav Bobin" w:date="2019-04-19T09:5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hubs</w:instrText>
        </w:r>
        <w:r w:rsidRPr="00660347">
          <w:rPr>
            <w:color w:val="000000" w:themeColor="text1"/>
            <w:rPrChange w:id="157" w:author="Rostislav Bobin" w:date="2019-04-19T09:52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158" w:author="Rostislav Bobin" w:date="2019-04-19T09:52:00Z">
              <w:rPr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  <w:rPrChange w:id="159" w:author="Rostislav Bobin" w:date="2019-04-19T09:52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660347">
          <w:rPr>
            <w:rStyle w:val="ac"/>
            <w:color w:val="000000" w:themeColor="text1"/>
            <w:u w:val="none"/>
            <w:rPrChange w:id="160" w:author="Rostislav Bobin" w:date="2019-04-19T09:52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  <w:rPrChange w:id="161" w:author="Rostislav Bobin" w:date="2019-04-19T09:5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162" w:author="Rostislav Bobin" w:date="2019-04-19T09:52:00Z">
              <w:rPr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163" w:author="Rostislav Bobin" w:date="2019-04-19T09:5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services</w:t>
        </w:r>
        <w:r w:rsidRPr="00660347">
          <w:rPr>
            <w:rStyle w:val="ac"/>
            <w:color w:val="000000" w:themeColor="text1"/>
            <w:u w:val="none"/>
            <w:rPrChange w:id="164" w:author="Rostislav Bobin" w:date="2019-04-19T09:5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event</w:t>
        </w:r>
        <w:r w:rsidRPr="00660347">
          <w:rPr>
            <w:rStyle w:val="ac"/>
            <w:color w:val="000000" w:themeColor="text1"/>
            <w:u w:val="none"/>
            <w:rPrChange w:id="165" w:author="Rostislav Bobin" w:date="2019-04-19T09:52:00Z">
              <w:rPr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hubs</w:t>
        </w:r>
        <w:r w:rsidRPr="00660347">
          <w:rPr>
            <w:rStyle w:val="ac"/>
            <w:color w:val="000000" w:themeColor="text1"/>
            <w:u w:val="none"/>
            <w:rPrChange w:id="166" w:author="Rostislav Bobin" w:date="2019-04-19T09:52:00Z">
              <w:rPr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167" w:author="Rostislav Bobin" w:date="2019-04-19T09:52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</w:rPr>
          <w:t>(дата обращения</w:t>
        </w:r>
      </w:ins>
      <w:r w:rsidRPr="00E34F74">
        <w:rPr>
          <w:color w:val="000000" w:themeColor="text1"/>
        </w:rPr>
        <w:t>:</w:t>
      </w:r>
      <w:ins w:id="168" w:author="Rostislav Bobin" w:date="2019-04-19T09:52:00Z">
        <w:r w:rsidRPr="00660347">
          <w:rPr>
            <w:color w:val="000000" w:themeColor="text1"/>
          </w:rPr>
          <w:t xml:space="preserve"> 16.04.2019).</w:t>
        </w:r>
        <w:bookmarkEnd w:id="140"/>
      </w:ins>
    </w:p>
    <w:p w14:paraId="3CC4AB34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169" w:author="Rostislav Bobin" w:date="2019-04-19T09:51:00Z"/>
          <w:color w:val="000000" w:themeColor="text1"/>
        </w:rPr>
        <w:pPrChange w:id="170" w:author="Rostislav Bobin" w:date="2019-04-18T13:52:00Z">
          <w:pPr>
            <w:widowControl w:val="0"/>
            <w:ind w:firstLine="0"/>
          </w:pPr>
        </w:pPrChange>
      </w:pPr>
      <w:bookmarkStart w:id="171" w:name="_Ref6559934"/>
      <w:ins w:id="172" w:author="Rostislav Bobin" w:date="2019-04-19T09:50:00Z">
        <w:r w:rsidRPr="00660347">
          <w:rPr>
            <w:color w:val="000000" w:themeColor="text1"/>
            <w:lang w:val="en-US"/>
          </w:rPr>
          <w:t>Azure</w:t>
        </w:r>
        <w:r w:rsidRPr="00660347">
          <w:rPr>
            <w:color w:val="000000" w:themeColor="text1"/>
            <w:rPrChange w:id="173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IoT</w:t>
        </w:r>
        <w:r w:rsidRPr="00660347">
          <w:rPr>
            <w:color w:val="000000" w:themeColor="text1"/>
            <w:rPrChange w:id="174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Hub</w:t>
        </w:r>
        <w:r w:rsidRPr="00660347">
          <w:rPr>
            <w:color w:val="000000" w:themeColor="text1"/>
            <w:rPrChange w:id="175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Documentation</w:t>
        </w:r>
      </w:ins>
      <w:ins w:id="176" w:author="Rostislav Bobin" w:date="2019-04-19T09:51:00Z">
        <w:r w:rsidRPr="00660347">
          <w:rPr>
            <w:color w:val="000000" w:themeColor="text1"/>
            <w:rPrChange w:id="177" w:author="Gleb Radchenko" w:date="2019-04-26T14:10:00Z">
              <w:rPr>
                <w:lang w:val="en-US"/>
              </w:rPr>
            </w:rPrChange>
          </w:rPr>
          <w:t>.</w:t>
        </w:r>
      </w:ins>
      <w:ins w:id="178" w:author="Rostislav Bobin" w:date="2019-04-19T09:50:00Z">
        <w:r w:rsidRPr="00660347">
          <w:rPr>
            <w:color w:val="000000" w:themeColor="text1"/>
            <w:rPrChange w:id="179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rPrChange w:id="180" w:author="Rostislav Bobin" w:date="2019-04-19T09:51:00Z">
              <w:rPr>
                <w:lang w:val="en-US"/>
              </w:rPr>
            </w:rPrChange>
          </w:rPr>
          <w:t>[</w:t>
        </w:r>
      </w:ins>
      <w:ins w:id="181" w:author="Rostislav Bobin" w:date="2019-04-19T09:51:00Z">
        <w:r w:rsidRPr="00660347">
          <w:rPr>
            <w:color w:val="000000" w:themeColor="text1"/>
          </w:rPr>
          <w:t>Электронный ресурс</w:t>
        </w:r>
      </w:ins>
      <w:ins w:id="182" w:author="Rostislav Bobin" w:date="2019-04-19T09:50:00Z">
        <w:r w:rsidRPr="00660347">
          <w:rPr>
            <w:color w:val="000000" w:themeColor="text1"/>
            <w:rPrChange w:id="183" w:author="Rostislav Bobin" w:date="2019-04-19T09:51:00Z">
              <w:rPr>
                <w:lang w:val="en-US"/>
              </w:rPr>
            </w:rPrChange>
          </w:rPr>
          <w:t>]</w:t>
        </w:r>
      </w:ins>
      <w:ins w:id="184" w:author="Rostislav Bobin" w:date="2019-04-19T09:51:00Z"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185" w:author="Rostislav Bobin" w:date="2019-04-19T09:51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186" w:author="Rostislav Bobin" w:date="2019-04-19T09:51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187" w:author="Rostislav Bobin" w:date="2019-04-19T09:51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188" w:author="Rostislav Bobin" w:date="2019-04-19T09:51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docs</w:instrText>
        </w:r>
        <w:r w:rsidRPr="00660347">
          <w:rPr>
            <w:color w:val="000000" w:themeColor="text1"/>
            <w:rPrChange w:id="189" w:author="Rostislav Bobin" w:date="2019-04-19T09:51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microsoft</w:instrText>
        </w:r>
        <w:r w:rsidRPr="00660347">
          <w:rPr>
            <w:color w:val="000000" w:themeColor="text1"/>
            <w:rPrChange w:id="190" w:author="Rostislav Bobin" w:date="2019-04-19T09:51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com</w:instrText>
        </w:r>
        <w:r w:rsidRPr="00660347">
          <w:rPr>
            <w:color w:val="000000" w:themeColor="text1"/>
            <w:rPrChange w:id="191" w:author="Rostislav Bobin" w:date="2019-04-19T09:51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192" w:author="Rostislav Bobin" w:date="2019-04-19T09:51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193" w:author="Rostislav Bobin" w:date="2019-04-19T09:51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azure</w:instrText>
        </w:r>
        <w:r w:rsidRPr="00660347">
          <w:rPr>
            <w:color w:val="000000" w:themeColor="text1"/>
            <w:rPrChange w:id="194" w:author="Rostislav Bobin" w:date="2019-04-19T09:51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iot</w:instrText>
        </w:r>
        <w:r w:rsidRPr="00660347">
          <w:rPr>
            <w:color w:val="000000" w:themeColor="text1"/>
            <w:rPrChange w:id="195" w:author="Rostislav Bobin" w:date="2019-04-19T09:51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hub</w:instrText>
        </w:r>
        <w:r w:rsidRPr="00660347">
          <w:rPr>
            <w:color w:val="000000" w:themeColor="text1"/>
            <w:rPrChange w:id="196" w:author="Rostislav Bobin" w:date="2019-04-19T09:51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197" w:author="Rostislav Bobin" w:date="2019-04-19T09:51:00Z">
              <w:rPr>
                <w:rStyle w:val="ac"/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  <w:rPrChange w:id="198" w:author="Rostislav Bobin" w:date="2019-04-19T09:51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660347">
          <w:rPr>
            <w:rStyle w:val="ac"/>
            <w:color w:val="000000" w:themeColor="text1"/>
            <w:u w:val="none"/>
            <w:rPrChange w:id="199" w:author="Rostislav Bobin" w:date="2019-04-19T09:51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  <w:rPrChange w:id="200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201" w:author="Rostislav Bobin" w:date="2019-04-19T09:51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202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  <w:rPrChange w:id="203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iot</w:t>
        </w:r>
        <w:r w:rsidRPr="00660347">
          <w:rPr>
            <w:rStyle w:val="ac"/>
            <w:color w:val="000000" w:themeColor="text1"/>
            <w:u w:val="none"/>
            <w:rPrChange w:id="204" w:author="Rostislav Bobin" w:date="2019-04-19T09:51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hub</w:t>
        </w:r>
        <w:r w:rsidRPr="00660347">
          <w:rPr>
            <w:rStyle w:val="ac"/>
            <w:color w:val="000000" w:themeColor="text1"/>
            <w:u w:val="none"/>
            <w:rPrChange w:id="205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206" w:author="Rostislav Bobin" w:date="2019-04-19T09:51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ins w:id="207" w:author="Rostislav Bobin" w:date="2019-04-19T09:51:00Z">
        <w:r w:rsidRPr="00660347">
          <w:rPr>
            <w:color w:val="000000" w:themeColor="text1"/>
          </w:rPr>
          <w:t>16.04.2019).</w:t>
        </w:r>
        <w:bookmarkEnd w:id="171"/>
      </w:ins>
    </w:p>
    <w:p w14:paraId="5FE8D171" w14:textId="5EC75E15" w:rsidR="006939EB" w:rsidRPr="00E34F74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  <w:pPrChange w:id="208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209" w:name="_Ref3555345"/>
      <w:r>
        <w:rPr>
          <w:color w:val="000000" w:themeColor="text1"/>
          <w:szCs w:val="28"/>
          <w:lang w:val="en-US"/>
        </w:rPr>
        <w:lastRenderedPageBreak/>
        <w:t>Bar-Magen Numhauser</w:t>
      </w:r>
      <w:r w:rsidR="00053F89">
        <w:rPr>
          <w:color w:val="000000" w:themeColor="text1"/>
          <w:szCs w:val="28"/>
          <w:lang w:val="en-US"/>
        </w:rPr>
        <w:t>,</w:t>
      </w:r>
      <w:r>
        <w:rPr>
          <w:color w:val="000000" w:themeColor="text1"/>
          <w:szCs w:val="28"/>
          <w:lang w:val="en-US"/>
        </w:rPr>
        <w:t xml:space="preserve"> J. </w:t>
      </w:r>
      <w:r w:rsidRPr="00660347">
        <w:rPr>
          <w:color w:val="000000" w:themeColor="text1"/>
          <w:szCs w:val="28"/>
          <w:lang w:val="en-US"/>
        </w:rPr>
        <w:t xml:space="preserve">Fog Computing introduction to a New Cloud Evolution. </w:t>
      </w:r>
      <w:r>
        <w:rPr>
          <w:color w:val="000000" w:themeColor="text1"/>
          <w:szCs w:val="28"/>
          <w:lang w:val="en-US"/>
        </w:rPr>
        <w:t>// Proceedings from the Cies III</w:t>
      </w:r>
      <w:r w:rsidRPr="00660347">
        <w:rPr>
          <w:color w:val="000000" w:themeColor="text1"/>
          <w:szCs w:val="28"/>
          <w:lang w:val="en-US"/>
        </w:rPr>
        <w:t xml:space="preserve"> Congress, January 2012. </w:t>
      </w:r>
      <w:r w:rsidRPr="00E34F74">
        <w:rPr>
          <w:color w:val="000000" w:themeColor="text1"/>
          <w:szCs w:val="28"/>
          <w:lang w:val="en-US"/>
        </w:rPr>
        <w:t xml:space="preserve">University of Alcala. </w:t>
      </w:r>
      <w:r>
        <w:rPr>
          <w:color w:val="000000" w:themeColor="text1"/>
          <w:szCs w:val="28"/>
          <w:lang w:val="en-US"/>
        </w:rPr>
        <w:t xml:space="preserve">– </w:t>
      </w:r>
      <w:r w:rsidRPr="00E34F74">
        <w:rPr>
          <w:color w:val="000000" w:themeColor="text1"/>
          <w:szCs w:val="28"/>
          <w:lang w:val="en-US"/>
        </w:rPr>
        <w:t>P. 111–126.</w:t>
      </w:r>
      <w:bookmarkEnd w:id="209"/>
    </w:p>
    <w:p w14:paraId="01B7B6F1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  <w:szCs w:val="28"/>
          <w:lang w:val="en-US"/>
        </w:rPr>
      </w:pPr>
      <w:bookmarkStart w:id="210" w:name="_Ref3555145"/>
      <w:r w:rsidRPr="00660347">
        <w:rPr>
          <w:color w:val="000000" w:themeColor="text1"/>
          <w:szCs w:val="28"/>
          <w:lang w:val="en-US"/>
        </w:rPr>
        <w:t>Boyes H.,</w:t>
      </w:r>
      <w:r>
        <w:rPr>
          <w:color w:val="000000" w:themeColor="text1"/>
          <w:szCs w:val="28"/>
          <w:lang w:val="en-US"/>
        </w:rPr>
        <w:t xml:space="preserve"> Hallaq B., Cunningham J., Watson T.</w:t>
      </w:r>
      <w:r w:rsidRPr="00660347">
        <w:rPr>
          <w:color w:val="000000" w:themeColor="text1"/>
          <w:szCs w:val="28"/>
          <w:lang w:val="en-US"/>
        </w:rPr>
        <w:t xml:space="preserve"> The industrial internet of things (IIoT): An analysis framework.</w:t>
      </w:r>
      <w:r>
        <w:rPr>
          <w:color w:val="000000" w:themeColor="text1"/>
          <w:szCs w:val="28"/>
          <w:lang w:val="en-US"/>
        </w:rPr>
        <w:t xml:space="preserve"> //</w:t>
      </w:r>
      <w:r w:rsidRPr="00660347">
        <w:rPr>
          <w:color w:val="000000" w:themeColor="text1"/>
          <w:szCs w:val="28"/>
          <w:lang w:val="en-US"/>
        </w:rPr>
        <w:t xml:space="preserve"> </w:t>
      </w:r>
      <w:r w:rsidRPr="00470852">
        <w:rPr>
          <w:color w:val="000000" w:themeColor="text1"/>
          <w:szCs w:val="28"/>
          <w:lang w:val="en-US"/>
        </w:rPr>
        <w:t xml:space="preserve">Computers in Industry, </w:t>
      </w:r>
      <w:r>
        <w:rPr>
          <w:color w:val="000000" w:themeColor="text1"/>
          <w:szCs w:val="28"/>
          <w:lang w:val="en-US"/>
        </w:rPr>
        <w:t>October</w:t>
      </w:r>
      <w:r w:rsidRPr="00470852">
        <w:rPr>
          <w:color w:val="000000" w:themeColor="text1"/>
          <w:szCs w:val="28"/>
          <w:lang w:val="en-US"/>
        </w:rPr>
        <w:t xml:space="preserve"> 2018. </w:t>
      </w:r>
      <w:r>
        <w:rPr>
          <w:color w:val="000000" w:themeColor="text1"/>
          <w:szCs w:val="28"/>
          <w:lang w:val="en-US"/>
        </w:rPr>
        <w:softHyphen/>
        <w:t xml:space="preserve"> – </w:t>
      </w:r>
      <w:r w:rsidRPr="00470852">
        <w:rPr>
          <w:color w:val="000000" w:themeColor="text1"/>
          <w:szCs w:val="28"/>
          <w:lang w:val="en-US"/>
        </w:rPr>
        <w:t>Vol. 101. – P. 1–12.</w:t>
      </w:r>
      <w:bookmarkEnd w:id="210"/>
    </w:p>
    <w:p w14:paraId="7FF1FBB0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211" w:author="Rostislav Bobin" w:date="2019-05-17T10:43:00Z"/>
          <w:color w:val="000000" w:themeColor="text1"/>
        </w:rPr>
        <w:pPrChange w:id="212" w:author="Rostislav Bobin" w:date="2019-04-18T13:52:00Z">
          <w:pPr>
            <w:widowControl w:val="0"/>
            <w:ind w:firstLine="0"/>
          </w:pPr>
        </w:pPrChange>
      </w:pPr>
      <w:bookmarkStart w:id="213" w:name="_Ref6560609"/>
      <w:ins w:id="214" w:author="Rostislav Bobin" w:date="2019-04-19T10:02:00Z">
        <w:r w:rsidRPr="00660347">
          <w:rPr>
            <w:color w:val="000000" w:themeColor="text1"/>
            <w:lang w:val="en-US"/>
            <w:rPrChange w:id="215" w:author="Rostislav Bobin" w:date="2019-04-19T10:02:00Z">
              <w:rPr/>
            </w:rPrChange>
          </w:rPr>
          <w:t xml:space="preserve">Digital Twins Service Management APIs. </w:t>
        </w:r>
        <w:r w:rsidRPr="00660347">
          <w:rPr>
            <w:color w:val="000000" w:themeColor="text1"/>
            <w:rPrChange w:id="216" w:author="Rostislav Bobin" w:date="2019-04-19T10:02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217" w:author="Rostislav Bobin" w:date="2019-04-19T10:02:00Z">
              <w:rPr>
                <w:lang w:val="en-US"/>
              </w:rPr>
            </w:rPrChange>
          </w:rPr>
          <w:t>]</w:t>
        </w:r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218" w:author="Rostislav Bobin" w:date="2019-04-19T10:02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219" w:author="Rostislav Bobin" w:date="2019-04-19T10:02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220" w:author="Rostislav Bobin" w:date="2019-04-19T10:02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221" w:author="Rostislav Bobin" w:date="2019-04-19T10:02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azuredigitaltwinsexample</w:instrText>
        </w:r>
        <w:r w:rsidRPr="00660347">
          <w:rPr>
            <w:color w:val="000000" w:themeColor="text1"/>
            <w:rPrChange w:id="222" w:author="Rostislav Bobin" w:date="2019-04-19T10:0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northeurope</w:instrText>
        </w:r>
        <w:r w:rsidRPr="00660347">
          <w:rPr>
            <w:color w:val="000000" w:themeColor="text1"/>
            <w:rPrChange w:id="223" w:author="Rostislav Bobin" w:date="2019-04-19T10:0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azuresmartspaces</w:instrText>
        </w:r>
        <w:r w:rsidRPr="00660347">
          <w:rPr>
            <w:color w:val="000000" w:themeColor="text1"/>
            <w:rPrChange w:id="224" w:author="Rostislav Bobin" w:date="2019-04-19T10:0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net</w:instrText>
        </w:r>
        <w:r w:rsidRPr="00660347">
          <w:rPr>
            <w:color w:val="000000" w:themeColor="text1"/>
            <w:rPrChange w:id="225" w:author="Rostislav Bobin" w:date="2019-04-19T10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management</w:instrText>
        </w:r>
        <w:r w:rsidRPr="00660347">
          <w:rPr>
            <w:color w:val="000000" w:themeColor="text1"/>
            <w:rPrChange w:id="226" w:author="Rostislav Bobin" w:date="2019-04-19T10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swagger</w:instrText>
        </w:r>
        <w:r w:rsidRPr="00660347">
          <w:rPr>
            <w:color w:val="000000" w:themeColor="text1"/>
            <w:rPrChange w:id="227" w:author="Rostislav Bobin" w:date="2019-04-19T10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ui</w:instrText>
        </w:r>
        <w:r w:rsidRPr="00660347">
          <w:rPr>
            <w:color w:val="000000" w:themeColor="text1"/>
            <w:rPrChange w:id="228" w:author="Rostislav Bobin" w:date="2019-04-19T10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index</w:instrText>
        </w:r>
        <w:r w:rsidRPr="00660347">
          <w:rPr>
            <w:color w:val="000000" w:themeColor="text1"/>
            <w:rPrChange w:id="229" w:author="Rostislav Bobin" w:date="2019-04-19T10:02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230" w:author="Rostislav Bobin" w:date="2019-04-19T10:02:00Z">
              <w:rPr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azuredigitaltwinsexample</w:t>
        </w:r>
        <w:r w:rsidRPr="00660347">
          <w:rPr>
            <w:rStyle w:val="ac"/>
            <w:color w:val="000000" w:themeColor="text1"/>
            <w:u w:val="none"/>
            <w:rPrChange w:id="231" w:author="Rostislav Bobin" w:date="2019-04-19T10:02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northeurope</w:t>
        </w:r>
        <w:r w:rsidRPr="00660347">
          <w:rPr>
            <w:rStyle w:val="ac"/>
            <w:color w:val="000000" w:themeColor="text1"/>
            <w:u w:val="none"/>
            <w:rPrChange w:id="232" w:author="Rostislav Bobin" w:date="2019-04-19T10:02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azuresmartspaces</w:t>
        </w:r>
        <w:r w:rsidRPr="00660347">
          <w:rPr>
            <w:rStyle w:val="ac"/>
            <w:color w:val="000000" w:themeColor="text1"/>
            <w:u w:val="none"/>
            <w:rPrChange w:id="233" w:author="Rostislav Bobin" w:date="2019-04-19T10:02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net</w:t>
        </w:r>
        <w:r w:rsidRPr="00660347">
          <w:rPr>
            <w:rStyle w:val="ac"/>
            <w:color w:val="000000" w:themeColor="text1"/>
            <w:u w:val="none"/>
            <w:rPrChange w:id="234" w:author="Rostislav Bobin" w:date="2019-04-19T10:0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management</w:t>
        </w:r>
        <w:r w:rsidRPr="00660347">
          <w:rPr>
            <w:rStyle w:val="ac"/>
            <w:color w:val="000000" w:themeColor="text1"/>
            <w:u w:val="none"/>
            <w:rPrChange w:id="235" w:author="Rostislav Bobin" w:date="2019-04-19T10:0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swagger</w:t>
        </w:r>
        <w:r w:rsidRPr="00660347">
          <w:rPr>
            <w:rStyle w:val="ac"/>
            <w:color w:val="000000" w:themeColor="text1"/>
            <w:u w:val="none"/>
            <w:rPrChange w:id="236" w:author="Rostislav Bobin" w:date="2019-04-19T10:0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ui</w:t>
        </w:r>
        <w:r w:rsidRPr="00660347">
          <w:rPr>
            <w:rStyle w:val="ac"/>
            <w:color w:val="000000" w:themeColor="text1"/>
            <w:u w:val="none"/>
            <w:rPrChange w:id="237" w:author="Rostislav Bobin" w:date="2019-04-19T10:02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index</w:t>
        </w:r>
        <w:r w:rsidRPr="00660347">
          <w:rPr>
            <w:rStyle w:val="ac"/>
            <w:color w:val="000000" w:themeColor="text1"/>
            <w:u w:val="none"/>
            <w:rPrChange w:id="238" w:author="Rostislav Bobin" w:date="2019-04-19T10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239" w:author="Rostislav Bobin" w:date="2019-04-19T10:02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240" w:author="Rostislav Bobin" w:date="2019-04-19T10:02:00Z">
        <w:r w:rsidRPr="00660347">
          <w:rPr>
            <w:color w:val="000000" w:themeColor="text1"/>
          </w:rPr>
          <w:t xml:space="preserve"> 12.03.2019</w:t>
        </w:r>
        <w:r w:rsidRPr="00660347">
          <w:rPr>
            <w:color w:val="000000" w:themeColor="text1"/>
            <w:rPrChange w:id="241" w:author="Rostislav Bobin" w:date="2019-04-19T10:02:00Z">
              <w:rPr>
                <w:lang w:val="en-US"/>
              </w:rPr>
            </w:rPrChange>
          </w:rPr>
          <w:t>).</w:t>
        </w:r>
      </w:ins>
      <w:bookmarkEnd w:id="213"/>
    </w:p>
    <w:p w14:paraId="01517B5D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242" w:author="Rostislav Bobin" w:date="2019-04-19T09:10:00Z"/>
          <w:color w:val="000000" w:themeColor="text1"/>
          <w:lang w:val="en-US"/>
        </w:rPr>
        <w:pPrChange w:id="243" w:author="Rostislav Bobin" w:date="2019-04-18T13:52:00Z">
          <w:pPr>
            <w:widowControl w:val="0"/>
            <w:ind w:firstLine="0"/>
          </w:pPr>
        </w:pPrChange>
      </w:pPr>
      <w:bookmarkStart w:id="244" w:name="_Ref6488017"/>
      <w:ins w:id="245" w:author="Rostislav Bobin" w:date="2019-04-18T13:52:00Z">
        <w:r w:rsidRPr="00660347">
          <w:rPr>
            <w:color w:val="000000" w:themeColor="text1"/>
            <w:lang w:val="en-US"/>
          </w:rPr>
          <w:t>Fog Computing and Its Role in the Internet of Things</w:t>
        </w:r>
      </w:ins>
      <w:r>
        <w:rPr>
          <w:color w:val="000000" w:themeColor="text1"/>
          <w:lang w:val="en-US"/>
        </w:rPr>
        <w:t xml:space="preserve">. </w:t>
      </w:r>
      <w:ins w:id="246" w:author="Rostislav Bobin" w:date="2019-04-18T13:52:00Z">
        <w:r w:rsidRPr="00660347">
          <w:rPr>
            <w:color w:val="000000" w:themeColor="text1"/>
            <w:lang w:val="en-US"/>
          </w:rPr>
          <w:t>Bonomi</w:t>
        </w:r>
      </w:ins>
      <w:r>
        <w:rPr>
          <w:color w:val="000000" w:themeColor="text1"/>
          <w:lang w:val="en-US"/>
        </w:rPr>
        <w:t xml:space="preserve"> F.</w:t>
      </w:r>
      <w:ins w:id="247" w:author="Rostislav Bobin" w:date="2019-04-18T13:52:00Z">
        <w:r w:rsidRPr="00660347">
          <w:rPr>
            <w:color w:val="000000" w:themeColor="text1"/>
            <w:lang w:val="en-US"/>
          </w:rPr>
          <w:t>, Milito</w:t>
        </w:r>
      </w:ins>
      <w:r>
        <w:rPr>
          <w:color w:val="000000" w:themeColor="text1"/>
          <w:lang w:val="en-US"/>
        </w:rPr>
        <w:t xml:space="preserve"> R.</w:t>
      </w:r>
      <w:ins w:id="248" w:author="Rostislav Bobin" w:date="2019-04-18T13:52:00Z">
        <w:r w:rsidRPr="00660347">
          <w:rPr>
            <w:color w:val="000000" w:themeColor="text1"/>
            <w:lang w:val="en-US"/>
          </w:rPr>
          <w:t>, Zhu</w:t>
        </w:r>
      </w:ins>
      <w:r>
        <w:rPr>
          <w:color w:val="000000" w:themeColor="text1"/>
          <w:lang w:val="en-US"/>
        </w:rPr>
        <w:t xml:space="preserve"> J.</w:t>
      </w:r>
      <w:ins w:id="249" w:author="Rostislav Bobin" w:date="2019-04-18T13:52:00Z">
        <w:r w:rsidRPr="00660347">
          <w:rPr>
            <w:color w:val="000000" w:themeColor="text1"/>
            <w:lang w:val="en-US"/>
          </w:rPr>
          <w:t>, Addepalli</w:t>
        </w:r>
      </w:ins>
      <w:r>
        <w:rPr>
          <w:color w:val="000000" w:themeColor="text1"/>
          <w:lang w:val="en-US"/>
        </w:rPr>
        <w:t xml:space="preserve"> S. //</w:t>
      </w:r>
      <w:ins w:id="250" w:author="Rostislav Bobin" w:date="2019-04-18T13:52:00Z">
        <w:r w:rsidRPr="00660347">
          <w:rPr>
            <w:color w:val="000000" w:themeColor="text1"/>
            <w:lang w:val="en-US"/>
          </w:rPr>
          <w:t xml:space="preserve"> Proceedings of ACM MCC, 2012</w:t>
        </w:r>
      </w:ins>
      <w:r>
        <w:rPr>
          <w:color w:val="000000" w:themeColor="text1"/>
          <w:lang w:val="en-US"/>
        </w:rPr>
        <w:t>. –</w:t>
      </w:r>
      <w:ins w:id="251" w:author="Rostislav Bobin" w:date="2019-04-18T13:52:00Z">
        <w:r w:rsidRPr="00660347">
          <w:rPr>
            <w:color w:val="000000" w:themeColor="text1"/>
            <w:lang w:val="en-US"/>
          </w:rPr>
          <w:t xml:space="preserve"> </w:t>
        </w:r>
      </w:ins>
      <w:r>
        <w:rPr>
          <w:color w:val="000000" w:themeColor="text1"/>
          <w:lang w:val="en-US"/>
        </w:rPr>
        <w:t>P</w:t>
      </w:r>
      <w:ins w:id="252" w:author="Rostislav Bobin" w:date="2019-04-18T13:52:00Z">
        <w:r w:rsidRPr="00660347">
          <w:rPr>
            <w:color w:val="000000" w:themeColor="text1"/>
            <w:lang w:val="en-US"/>
          </w:rPr>
          <w:t>. 13–16.</w:t>
        </w:r>
      </w:ins>
      <w:bookmarkEnd w:id="244"/>
    </w:p>
    <w:p w14:paraId="2DF662E5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253" w:name="_Ref3555133"/>
      <w:r w:rsidRPr="00660347">
        <w:rPr>
          <w:color w:val="000000" w:themeColor="text1"/>
          <w:szCs w:val="28"/>
          <w:lang w:val="en-US"/>
        </w:rPr>
        <w:t xml:space="preserve">IDC Forecasts Worldwide Spending on the Internet of Things in 2019. </w:t>
      </w:r>
      <w:r>
        <w:rPr>
          <w:color w:val="000000" w:themeColor="text1"/>
          <w:szCs w:val="28"/>
        </w:rPr>
        <w:t>[Электронный </w:t>
      </w:r>
      <w:r w:rsidRPr="00660347">
        <w:rPr>
          <w:color w:val="000000" w:themeColor="text1"/>
          <w:szCs w:val="28"/>
        </w:rPr>
        <w:t xml:space="preserve">ресурс] URL: </w:t>
      </w:r>
      <w:hyperlink r:id="rId21">
        <w:r w:rsidRPr="00660347">
          <w:rPr>
            <w:color w:val="000000" w:themeColor="text1"/>
            <w:szCs w:val="28"/>
          </w:rPr>
          <w:t>https://www.idc.com/getdoc.jsp?containerId=prUS44596319/</w:t>
        </w:r>
      </w:hyperlink>
      <w:r w:rsidRPr="00660347">
        <w:rPr>
          <w:color w:val="000000" w:themeColor="text1"/>
          <w:szCs w:val="28"/>
        </w:rPr>
        <w:t xml:space="preserve"> (дата обращения: 04.02.2019).</w:t>
      </w:r>
      <w:bookmarkEnd w:id="253"/>
    </w:p>
    <w:p w14:paraId="603CC94D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254" w:name="_Ref3555118"/>
      <w:r w:rsidRPr="00660347">
        <w:rPr>
          <w:color w:val="000000" w:themeColor="text1"/>
          <w:szCs w:val="28"/>
          <w:lang w:val="en-US"/>
        </w:rPr>
        <w:t>Internet of Things. Gartner IT glossary. Gartner</w:t>
      </w:r>
      <w:r w:rsidRPr="00660347">
        <w:rPr>
          <w:color w:val="000000" w:themeColor="text1"/>
          <w:szCs w:val="28"/>
        </w:rPr>
        <w:t xml:space="preserve"> (5 </w:t>
      </w:r>
      <w:r w:rsidRPr="00660347">
        <w:rPr>
          <w:color w:val="000000" w:themeColor="text1"/>
          <w:szCs w:val="28"/>
          <w:lang w:val="en-US"/>
        </w:rPr>
        <w:t>May</w:t>
      </w:r>
      <w:r w:rsidRPr="00660347">
        <w:rPr>
          <w:color w:val="000000" w:themeColor="text1"/>
          <w:szCs w:val="28"/>
        </w:rPr>
        <w:t xml:space="preserve"> 2012). [Электронный ресурс] </w:t>
      </w:r>
      <w:r w:rsidRPr="00660347">
        <w:rPr>
          <w:color w:val="000000" w:themeColor="text1"/>
          <w:szCs w:val="28"/>
          <w:lang w:val="en-US"/>
        </w:rPr>
        <w:t>URL</w:t>
      </w:r>
      <w:r w:rsidRPr="00660347">
        <w:rPr>
          <w:color w:val="000000" w:themeColor="text1"/>
          <w:szCs w:val="28"/>
        </w:rPr>
        <w:t xml:space="preserve">: </w:t>
      </w:r>
      <w:r w:rsidRPr="00660347">
        <w:rPr>
          <w:color w:val="000000" w:themeColor="text1"/>
          <w:szCs w:val="28"/>
          <w:lang w:val="en-US"/>
        </w:rPr>
        <w:t>https</w:t>
      </w:r>
      <w:r w:rsidRPr="00660347">
        <w:rPr>
          <w:color w:val="000000" w:themeColor="text1"/>
          <w:szCs w:val="28"/>
        </w:rPr>
        <w:t>://</w:t>
      </w:r>
      <w:r w:rsidRPr="00660347">
        <w:rPr>
          <w:color w:val="000000" w:themeColor="text1"/>
          <w:szCs w:val="28"/>
          <w:lang w:val="en-US"/>
        </w:rPr>
        <w:t>www</w:t>
      </w:r>
      <w:r w:rsidRPr="00660347">
        <w:rPr>
          <w:color w:val="000000" w:themeColor="text1"/>
          <w:szCs w:val="28"/>
        </w:rPr>
        <w:t>.</w:t>
      </w:r>
      <w:r w:rsidRPr="00660347">
        <w:rPr>
          <w:color w:val="000000" w:themeColor="text1"/>
          <w:szCs w:val="28"/>
          <w:lang w:val="en-US"/>
        </w:rPr>
        <w:t>gartner</w:t>
      </w:r>
      <w:r w:rsidRPr="00660347">
        <w:rPr>
          <w:color w:val="000000" w:themeColor="text1"/>
          <w:szCs w:val="28"/>
        </w:rPr>
        <w:t>.</w:t>
      </w:r>
      <w:r w:rsidRPr="00660347">
        <w:rPr>
          <w:color w:val="000000" w:themeColor="text1"/>
          <w:szCs w:val="28"/>
          <w:lang w:val="en-US"/>
        </w:rPr>
        <w:t>com</w:t>
      </w:r>
      <w:r w:rsidRPr="00660347">
        <w:rPr>
          <w:color w:val="000000" w:themeColor="text1"/>
          <w:szCs w:val="28"/>
        </w:rPr>
        <w:t>/</w:t>
      </w:r>
      <w:r w:rsidRPr="00660347">
        <w:rPr>
          <w:color w:val="000000" w:themeColor="text1"/>
          <w:szCs w:val="28"/>
          <w:lang w:val="en-US"/>
        </w:rPr>
        <w:t>it</w:t>
      </w:r>
      <w:r w:rsidRPr="00660347">
        <w:rPr>
          <w:color w:val="000000" w:themeColor="text1"/>
          <w:szCs w:val="28"/>
        </w:rPr>
        <w:t>-</w:t>
      </w:r>
      <w:r w:rsidRPr="00660347">
        <w:rPr>
          <w:color w:val="000000" w:themeColor="text1"/>
          <w:szCs w:val="28"/>
          <w:lang w:val="en-US"/>
        </w:rPr>
        <w:t>glos</w:t>
      </w:r>
      <w:r>
        <w:rPr>
          <w:color w:val="000000" w:themeColor="text1"/>
          <w:szCs w:val="28"/>
        </w:rPr>
        <w:t>sary/internet-of-things/ (дата </w:t>
      </w:r>
      <w:r w:rsidRPr="00660347">
        <w:rPr>
          <w:color w:val="000000" w:themeColor="text1"/>
          <w:szCs w:val="28"/>
        </w:rPr>
        <w:t>обращения: 04.02.2019).</w:t>
      </w:r>
      <w:bookmarkEnd w:id="254"/>
    </w:p>
    <w:p w14:paraId="170379B6" w14:textId="77777777" w:rsidR="006939EB" w:rsidRPr="00E34F74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255" w:author="Rostislav Bobin" w:date="2019-04-12T15:02:00Z"/>
          <w:color w:val="000000" w:themeColor="text1"/>
        </w:rPr>
        <w:pPrChange w:id="256" w:author="Rostislav Bobin" w:date="2019-04-18T13:44:00Z">
          <w:pPr>
            <w:widowControl w:val="0"/>
            <w:ind w:firstLine="0"/>
          </w:pPr>
        </w:pPrChange>
      </w:pPr>
      <w:bookmarkStart w:id="257" w:name="_Ref5362346"/>
      <w:ins w:id="258" w:author="Rostislav Bobin" w:date="2019-04-05T13:09:00Z">
        <w:r w:rsidRPr="00660347">
          <w:rPr>
            <w:color w:val="000000" w:themeColor="text1"/>
            <w:lang w:val="en-US"/>
          </w:rPr>
          <w:t>K. Rose, S. Eldridge, L. Chapin</w:t>
        </w:r>
        <w:r w:rsidRPr="00660347">
          <w:rPr>
            <w:color w:val="000000" w:themeColor="text1"/>
            <w:lang w:val="en-US"/>
            <w:rPrChange w:id="259" w:author="Rostislav Bobin" w:date="2019-04-05T13:11:00Z">
              <w:rPr/>
            </w:rPrChange>
          </w:rPr>
          <w:t xml:space="preserve"> The internet of things: an overview </w:t>
        </w:r>
        <w:r w:rsidRPr="00660347">
          <w:rPr>
            <w:color w:val="000000" w:themeColor="text1"/>
            <w:lang w:val="en-US"/>
          </w:rPr>
          <w:t xml:space="preserve">Internet </w:t>
        </w:r>
        <w:r w:rsidRPr="00660347">
          <w:rPr>
            <w:color w:val="000000" w:themeColor="text1"/>
            <w:lang w:val="en-US"/>
            <w:rPrChange w:id="260" w:author="Rostislav Bobin" w:date="2019-04-05T13:11:00Z">
              <w:rPr/>
            </w:rPrChange>
          </w:rPr>
          <w:t xml:space="preserve">Soc. </w:t>
        </w:r>
        <w:r w:rsidRPr="00E34F74">
          <w:rPr>
            <w:color w:val="000000" w:themeColor="text1"/>
            <w:rPrChange w:id="261" w:author="Rostislav Bobin" w:date="2019-04-05T13:11:00Z">
              <w:rPr/>
            </w:rPrChange>
          </w:rPr>
          <w:t>(2015)</w:t>
        </w:r>
      </w:ins>
      <w:r w:rsidRPr="00E34F74">
        <w:rPr>
          <w:color w:val="000000" w:themeColor="text1"/>
        </w:rPr>
        <w:t>. –</w:t>
      </w:r>
      <w:ins w:id="262" w:author="Rostislav Bobin" w:date="2019-04-05T13:09:00Z">
        <w:r w:rsidRPr="00E34F74">
          <w:rPr>
            <w:color w:val="000000" w:themeColor="text1"/>
            <w:rPrChange w:id="263" w:author="Rostislav Bobin" w:date="2019-04-05T13:11:00Z">
              <w:rPr/>
            </w:rPrChange>
          </w:rPr>
          <w:t xml:space="preserve"> </w:t>
        </w:r>
      </w:ins>
      <w:r>
        <w:rPr>
          <w:color w:val="000000" w:themeColor="text1"/>
          <w:lang w:val="en-US"/>
        </w:rPr>
        <w:t>P</w:t>
      </w:r>
      <w:r>
        <w:rPr>
          <w:color w:val="000000" w:themeColor="text1"/>
        </w:rPr>
        <w:t xml:space="preserve">. </w:t>
      </w:r>
      <w:ins w:id="264" w:author="Rostislav Bobin" w:date="2019-04-05T13:09:00Z">
        <w:r w:rsidRPr="00E34F74">
          <w:rPr>
            <w:color w:val="000000" w:themeColor="text1"/>
            <w:rPrChange w:id="265" w:author="Rostislav Bobin" w:date="2019-04-05T13:11:00Z">
              <w:rPr/>
            </w:rPrChange>
          </w:rPr>
          <w:t>7</w:t>
        </w:r>
      </w:ins>
      <w:ins w:id="266" w:author="Rostislav Bobin" w:date="2019-04-05T13:10:00Z">
        <w:r w:rsidRPr="00E34F74">
          <w:rPr>
            <w:color w:val="000000" w:themeColor="text1"/>
            <w:rPrChange w:id="267" w:author="Rostislav Bobin" w:date="2019-04-05T13:11:00Z">
              <w:rPr/>
            </w:rPrChange>
          </w:rPr>
          <w:t>.</w:t>
        </w:r>
      </w:ins>
      <w:bookmarkEnd w:id="257"/>
    </w:p>
    <w:p w14:paraId="7B60F81B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268" w:author="Rostislav Bobin" w:date="2019-04-19T09:50:00Z"/>
          <w:color w:val="000000" w:themeColor="text1"/>
        </w:rPr>
        <w:pPrChange w:id="269" w:author="Rostislav Bobin" w:date="2019-04-18T13:52:00Z">
          <w:pPr>
            <w:widowControl w:val="0"/>
            <w:ind w:firstLine="0"/>
          </w:pPr>
        </w:pPrChange>
      </w:pPr>
      <w:bookmarkStart w:id="270" w:name="_Ref6557837"/>
      <w:ins w:id="271" w:author="Rostislav Bobin" w:date="2019-04-19T09:11:00Z">
        <w:r w:rsidRPr="00660347">
          <w:rPr>
            <w:color w:val="000000" w:themeColor="text1"/>
            <w:lang w:val="en-US"/>
          </w:rPr>
          <w:t>Low</w:t>
        </w:r>
        <w:r w:rsidRPr="00660347">
          <w:rPr>
            <w:color w:val="000000" w:themeColor="text1"/>
            <w:rPrChange w:id="272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Carbon</w:t>
        </w:r>
        <w:r w:rsidRPr="00660347">
          <w:rPr>
            <w:color w:val="000000" w:themeColor="text1"/>
            <w:rPrChange w:id="273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London</w:t>
        </w:r>
        <w:r w:rsidRPr="00660347">
          <w:rPr>
            <w:color w:val="000000" w:themeColor="text1"/>
            <w:rPrChange w:id="274" w:author="Gleb Radchenko" w:date="2019-04-26T14:10:00Z">
              <w:rPr>
                <w:lang w:val="en-US"/>
              </w:rPr>
            </w:rPrChange>
          </w:rPr>
          <w:t xml:space="preserve"> </w:t>
        </w:r>
        <w:r w:rsidRPr="00660347">
          <w:rPr>
            <w:color w:val="000000" w:themeColor="text1"/>
            <w:lang w:val="en-US"/>
          </w:rPr>
          <w:t>webpage</w:t>
        </w:r>
      </w:ins>
      <w:ins w:id="275" w:author="Rostislav Bobin" w:date="2019-04-19T09:51:00Z">
        <w:r w:rsidRPr="00660347">
          <w:rPr>
            <w:color w:val="000000" w:themeColor="text1"/>
            <w:rPrChange w:id="276" w:author="Gleb Radchenko" w:date="2019-04-26T14:10:00Z">
              <w:rPr>
                <w:lang w:val="en-US"/>
              </w:rPr>
            </w:rPrChange>
          </w:rPr>
          <w:t>.</w:t>
        </w:r>
      </w:ins>
      <w:ins w:id="277" w:author="Rostislav Bobin" w:date="2019-04-19T09:11:00Z">
        <w:r w:rsidRPr="00660347">
          <w:rPr>
            <w:color w:val="000000" w:themeColor="text1"/>
            <w:rPrChange w:id="278" w:author="Gleb Radchenko" w:date="2019-04-26T14:10:00Z">
              <w:rPr>
                <w:lang w:val="en-US"/>
              </w:rPr>
            </w:rPrChange>
          </w:rPr>
          <w:t xml:space="preserve"> </w:t>
        </w:r>
      </w:ins>
      <w:ins w:id="279" w:author="Rostislav Bobin" w:date="2019-04-19T09:10:00Z">
        <w:r w:rsidRPr="00660347">
          <w:rPr>
            <w:color w:val="000000" w:themeColor="text1"/>
            <w:rPrChange w:id="280" w:author="Gleb Radchenko" w:date="2019-04-26T14:10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281" w:author="Gleb Radchenko" w:date="2019-04-26T14:10:00Z">
              <w:rPr>
                <w:lang w:val="en-US"/>
              </w:rPr>
            </w:rPrChange>
          </w:rPr>
          <w:t>]</w:t>
        </w:r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282" w:author="Gleb Radchenko" w:date="2019-04-26T14:10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283" w:author="Gleb Radchenko" w:date="2019-04-26T14:10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284" w:author="Gleb Radchenko" w:date="2019-04-26T14:10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</w:instrText>
        </w:r>
        <w:r w:rsidRPr="00660347">
          <w:rPr>
            <w:color w:val="000000" w:themeColor="text1"/>
            <w:rPrChange w:id="285" w:author="Gleb Radchenko" w:date="2019-04-26T14:10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innovation</w:instrText>
        </w:r>
        <w:r w:rsidRPr="00660347">
          <w:rPr>
            <w:color w:val="000000" w:themeColor="text1"/>
            <w:rPrChange w:id="286" w:author="Gleb Radchenko" w:date="2019-04-26T14:10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ukpowernetworks</w:instrText>
        </w:r>
        <w:r w:rsidRPr="00660347">
          <w:rPr>
            <w:color w:val="000000" w:themeColor="text1"/>
            <w:rPrChange w:id="287" w:author="Gleb Radchenko" w:date="2019-04-26T14:10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</w:instrText>
        </w:r>
        <w:r w:rsidRPr="00660347">
          <w:rPr>
            <w:color w:val="000000" w:themeColor="text1"/>
            <w:rPrChange w:id="288" w:author="Gleb Radchenko" w:date="2019-04-26T14:10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uk</w:instrText>
        </w:r>
        <w:r w:rsidRPr="00660347">
          <w:rPr>
            <w:color w:val="000000" w:themeColor="text1"/>
            <w:rPrChange w:id="289" w:author="Gleb Radchenko" w:date="2019-04-26T14:10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innovation</w:instrText>
        </w:r>
        <w:r w:rsidRPr="00660347">
          <w:rPr>
            <w:color w:val="000000" w:themeColor="text1"/>
            <w:rPrChange w:id="290" w:author="Gleb Radchenko" w:date="2019-04-26T14:10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en</w:instrText>
        </w:r>
        <w:r w:rsidRPr="00660347">
          <w:rPr>
            <w:color w:val="000000" w:themeColor="text1"/>
            <w:rPrChange w:id="291" w:author="Gleb Radchenko" w:date="2019-04-26T14:10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Projects</w:instrText>
        </w:r>
        <w:r w:rsidRPr="00660347">
          <w:rPr>
            <w:color w:val="000000" w:themeColor="text1"/>
            <w:rPrChange w:id="292" w:author="Gleb Radchenko" w:date="2019-04-26T14:10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tier</w:instrText>
        </w:r>
        <w:r w:rsidRPr="00660347">
          <w:rPr>
            <w:color w:val="000000" w:themeColor="text1"/>
            <w:rPrChange w:id="293" w:author="Gleb Radchenko" w:date="2019-04-26T14:10:00Z">
              <w:rPr>
                <w:lang w:val="en-US"/>
              </w:rPr>
            </w:rPrChange>
          </w:rPr>
          <w:instrText>-2-</w:instrText>
        </w:r>
        <w:r w:rsidRPr="00660347">
          <w:rPr>
            <w:color w:val="000000" w:themeColor="text1"/>
            <w:lang w:val="en-US"/>
          </w:rPr>
          <w:instrText>projects</w:instrText>
        </w:r>
        <w:r w:rsidRPr="00660347">
          <w:rPr>
            <w:color w:val="000000" w:themeColor="text1"/>
            <w:rPrChange w:id="294" w:author="Gleb Radchenko" w:date="2019-04-26T14:10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Low</w:instrText>
        </w:r>
        <w:r w:rsidRPr="00660347">
          <w:rPr>
            <w:color w:val="000000" w:themeColor="text1"/>
            <w:rPrChange w:id="295" w:author="Gleb Radchenko" w:date="2019-04-26T14:10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Carbon</w:instrText>
        </w:r>
        <w:r w:rsidRPr="00660347">
          <w:rPr>
            <w:color w:val="000000" w:themeColor="text1"/>
            <w:rPrChange w:id="296" w:author="Gleb Radchenko" w:date="2019-04-26T14:10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London</w:instrText>
        </w:r>
        <w:r w:rsidRPr="00660347">
          <w:rPr>
            <w:color w:val="000000" w:themeColor="text1"/>
            <w:rPrChange w:id="297" w:author="Gleb Radchenko" w:date="2019-04-26T14:10:00Z">
              <w:rPr>
                <w:lang w:val="en-US"/>
              </w:rPr>
            </w:rPrChange>
          </w:rPr>
          <w:instrText>-(</w:instrText>
        </w:r>
        <w:r w:rsidRPr="00660347">
          <w:rPr>
            <w:color w:val="000000" w:themeColor="text1"/>
            <w:lang w:val="en-US"/>
          </w:rPr>
          <w:instrText>LCL</w:instrText>
        </w:r>
        <w:r w:rsidRPr="00660347">
          <w:rPr>
            <w:color w:val="000000" w:themeColor="text1"/>
            <w:rPrChange w:id="298" w:author="Gleb Radchenko" w:date="2019-04-26T14:10:00Z">
              <w:rPr>
                <w:lang w:val="en-US"/>
              </w:rPr>
            </w:rPrChange>
          </w:rPr>
          <w:instrText xml:space="preserve">)/"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</w:t>
        </w:r>
        <w:r w:rsidRPr="00660347">
          <w:rPr>
            <w:rStyle w:val="ac"/>
            <w:color w:val="000000" w:themeColor="text1"/>
            <w:u w:val="none"/>
            <w:rPrChange w:id="299" w:author="Rostislav Bobin" w:date="2019-04-19T09:51:00Z">
              <w:rPr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innovation</w:t>
        </w:r>
        <w:r w:rsidRPr="00660347">
          <w:rPr>
            <w:rStyle w:val="ac"/>
            <w:color w:val="000000" w:themeColor="text1"/>
            <w:u w:val="none"/>
            <w:rPrChange w:id="300" w:author="Rostislav Bobin" w:date="2019-04-19T09:51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ukpowernetworks</w:t>
        </w:r>
        <w:r w:rsidRPr="00660347">
          <w:rPr>
            <w:rStyle w:val="ac"/>
            <w:color w:val="000000" w:themeColor="text1"/>
            <w:u w:val="none"/>
            <w:rPrChange w:id="301" w:author="Rostislav Bobin" w:date="2019-04-19T09:51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</w:t>
        </w:r>
        <w:r w:rsidRPr="00660347">
          <w:rPr>
            <w:rStyle w:val="ac"/>
            <w:color w:val="000000" w:themeColor="text1"/>
            <w:u w:val="none"/>
            <w:rPrChange w:id="302" w:author="Rostislav Bobin" w:date="2019-04-19T09:51:00Z">
              <w:rPr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uk</w:t>
        </w:r>
        <w:r w:rsidRPr="00660347">
          <w:rPr>
            <w:rStyle w:val="ac"/>
            <w:color w:val="000000" w:themeColor="text1"/>
            <w:u w:val="none"/>
            <w:rPrChange w:id="303" w:author="Rostislav Bobin" w:date="2019-04-19T09:51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innovation</w:t>
        </w:r>
        <w:r w:rsidRPr="00660347">
          <w:rPr>
            <w:rStyle w:val="ac"/>
            <w:color w:val="000000" w:themeColor="text1"/>
            <w:u w:val="none"/>
            <w:rPrChange w:id="304" w:author="Rostislav Bobin" w:date="2019-04-19T09:51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en</w:t>
        </w:r>
        <w:r w:rsidRPr="00660347">
          <w:rPr>
            <w:rStyle w:val="ac"/>
            <w:color w:val="000000" w:themeColor="text1"/>
            <w:u w:val="none"/>
            <w:rPrChange w:id="305" w:author="Rostislav Bobin" w:date="2019-04-19T09:51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Projects</w:t>
        </w:r>
        <w:r w:rsidRPr="00660347">
          <w:rPr>
            <w:rStyle w:val="ac"/>
            <w:color w:val="000000" w:themeColor="text1"/>
            <w:u w:val="none"/>
            <w:rPrChange w:id="306" w:author="Rostislav Bobin" w:date="2019-04-19T09:51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tier</w:t>
        </w:r>
        <w:r w:rsidRPr="00660347">
          <w:rPr>
            <w:rStyle w:val="ac"/>
            <w:color w:val="000000" w:themeColor="text1"/>
            <w:u w:val="none"/>
            <w:rPrChange w:id="307" w:author="Rostislav Bobin" w:date="2019-04-19T09:51:00Z">
              <w:rPr>
                <w:lang w:val="en-US"/>
              </w:rPr>
            </w:rPrChange>
          </w:rPr>
          <w:t>-2-</w:t>
        </w:r>
        <w:r w:rsidRPr="00660347">
          <w:rPr>
            <w:rStyle w:val="ac"/>
            <w:color w:val="000000" w:themeColor="text1"/>
            <w:u w:val="none"/>
            <w:lang w:val="en-US"/>
          </w:rPr>
          <w:t>projects</w:t>
        </w:r>
        <w:r w:rsidRPr="00660347">
          <w:rPr>
            <w:rStyle w:val="ac"/>
            <w:color w:val="000000" w:themeColor="text1"/>
            <w:u w:val="none"/>
            <w:rPrChange w:id="308" w:author="Rostislav Bobin" w:date="2019-04-19T09:51:00Z">
              <w:rPr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Low</w:t>
        </w:r>
        <w:r w:rsidRPr="00660347">
          <w:rPr>
            <w:rStyle w:val="ac"/>
            <w:color w:val="000000" w:themeColor="text1"/>
            <w:u w:val="none"/>
            <w:rPrChange w:id="309" w:author="Rostislav Bobin" w:date="2019-04-19T09:51:00Z">
              <w:rPr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Carbon</w:t>
        </w:r>
        <w:r w:rsidRPr="00660347">
          <w:rPr>
            <w:rStyle w:val="ac"/>
            <w:color w:val="000000" w:themeColor="text1"/>
            <w:u w:val="none"/>
            <w:rPrChange w:id="310" w:author="Rostislav Bobin" w:date="2019-04-19T09:51:00Z">
              <w:rPr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London</w:t>
        </w:r>
        <w:r w:rsidRPr="00660347">
          <w:rPr>
            <w:rStyle w:val="ac"/>
            <w:color w:val="000000" w:themeColor="text1"/>
            <w:u w:val="none"/>
            <w:rPrChange w:id="311" w:author="Rostislav Bobin" w:date="2019-04-19T09:51:00Z">
              <w:rPr>
                <w:lang w:val="en-US"/>
              </w:rPr>
            </w:rPrChange>
          </w:rPr>
          <w:t>-(</w:t>
        </w:r>
        <w:r w:rsidRPr="00660347">
          <w:rPr>
            <w:rStyle w:val="ac"/>
            <w:color w:val="000000" w:themeColor="text1"/>
            <w:u w:val="none"/>
            <w:lang w:val="en-US"/>
          </w:rPr>
          <w:t>LCL</w:t>
        </w:r>
        <w:r w:rsidRPr="00660347">
          <w:rPr>
            <w:rStyle w:val="ac"/>
            <w:color w:val="000000" w:themeColor="text1"/>
            <w:u w:val="none"/>
            <w:rPrChange w:id="312" w:author="Rostislav Bobin" w:date="2019-04-19T09:51:00Z">
              <w:rPr>
                <w:lang w:val="en-US"/>
              </w:rPr>
            </w:rPrChange>
          </w:rPr>
          <w:t>)/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313" w:author="Gleb Radchenko" w:date="2019-04-26T14:10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314" w:author="Rostislav Bobin" w:date="2019-04-19T09:10:00Z">
        <w:r w:rsidRPr="00660347">
          <w:rPr>
            <w:color w:val="000000" w:themeColor="text1"/>
          </w:rPr>
          <w:t xml:space="preserve"> 16.04.2019</w:t>
        </w:r>
        <w:r w:rsidRPr="00660347">
          <w:rPr>
            <w:color w:val="000000" w:themeColor="text1"/>
            <w:rPrChange w:id="315" w:author="Gleb Radchenko" w:date="2019-04-26T14:10:00Z">
              <w:rPr>
                <w:lang w:val="en-US"/>
              </w:rPr>
            </w:rPrChange>
          </w:rPr>
          <w:t>)</w:t>
        </w:r>
      </w:ins>
      <w:ins w:id="316" w:author="Rostislav Bobin" w:date="2019-04-19T09:11:00Z">
        <w:r w:rsidRPr="00660347">
          <w:rPr>
            <w:color w:val="000000" w:themeColor="text1"/>
          </w:rPr>
          <w:t>.</w:t>
        </w:r>
      </w:ins>
      <w:bookmarkEnd w:id="270"/>
    </w:p>
    <w:p w14:paraId="521B1E77" w14:textId="6B94D4EA" w:rsidR="006939EB" w:rsidRPr="00660347" w:rsidRDefault="00053F89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  <w:pPrChange w:id="317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318" w:name="_Ref3555333"/>
      <w:r>
        <w:rPr>
          <w:color w:val="000000" w:themeColor="text1"/>
          <w:szCs w:val="28"/>
          <w:lang w:val="en-US"/>
        </w:rPr>
        <w:t>Mell, P., Grance</w:t>
      </w:r>
      <w:r w:rsidR="006939EB" w:rsidRPr="00660347">
        <w:rPr>
          <w:color w:val="000000" w:themeColor="text1"/>
          <w:szCs w:val="28"/>
          <w:lang w:val="en-US"/>
        </w:rPr>
        <w:t>, T. The NIST</w:t>
      </w:r>
      <w:r w:rsidR="006939EB">
        <w:rPr>
          <w:color w:val="000000" w:themeColor="text1"/>
          <w:szCs w:val="28"/>
          <w:lang w:val="en-US"/>
        </w:rPr>
        <w:t xml:space="preserve"> Definition of Cloud Computing</w:t>
      </w:r>
      <w:r w:rsidR="006939EB" w:rsidRPr="00660347">
        <w:rPr>
          <w:color w:val="000000" w:themeColor="text1"/>
          <w:szCs w:val="28"/>
          <w:lang w:val="en-US"/>
        </w:rPr>
        <w:t>.</w:t>
      </w:r>
      <w:r w:rsidR="006939EB">
        <w:rPr>
          <w:color w:val="000000" w:themeColor="text1"/>
          <w:szCs w:val="28"/>
          <w:lang w:val="en-US"/>
        </w:rPr>
        <w:t xml:space="preserve"> //</w:t>
      </w:r>
      <w:r w:rsidR="006939EB" w:rsidRPr="00660347">
        <w:rPr>
          <w:color w:val="000000" w:themeColor="text1"/>
          <w:szCs w:val="28"/>
          <w:lang w:val="en-US"/>
        </w:rPr>
        <w:t xml:space="preserve"> Recommendations of the National Institute of Standards and Technology. NIST (20 October 2011).</w:t>
      </w:r>
      <w:bookmarkEnd w:id="318"/>
    </w:p>
    <w:p w14:paraId="756CA26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319" w:author="Rostislav Bobin" w:date="2019-05-17T11:36:00Z"/>
          <w:color w:val="000000" w:themeColor="text1"/>
        </w:rPr>
        <w:pPrChange w:id="320" w:author="Rostislav Bobin" w:date="2019-04-18T13:52:00Z">
          <w:pPr>
            <w:widowControl w:val="0"/>
            <w:ind w:firstLine="0"/>
          </w:pPr>
        </w:pPrChange>
      </w:pPr>
      <w:bookmarkStart w:id="321" w:name="_Ref8983004"/>
      <w:ins w:id="322" w:author="Rostislav Bobin" w:date="2019-05-17T10:43:00Z">
        <w:r w:rsidRPr="00660347">
          <w:rPr>
            <w:color w:val="000000" w:themeColor="text1"/>
            <w:lang w:val="en-US"/>
          </w:rPr>
          <w:t xml:space="preserve">Microsoft Azure </w:t>
        </w:r>
      </w:ins>
      <w:ins w:id="323" w:author="Rostislav Bobin" w:date="2019-05-17T10:44:00Z">
        <w:r w:rsidRPr="00660347">
          <w:rPr>
            <w:color w:val="000000" w:themeColor="text1"/>
            <w:lang w:val="en-US"/>
          </w:rPr>
          <w:t xml:space="preserve">Digital Twins Graph Viewer Github page. </w:t>
        </w:r>
        <w:r w:rsidRPr="00660347">
          <w:rPr>
            <w:color w:val="000000" w:themeColor="text1"/>
            <w:rPrChange w:id="324" w:author="Rostislav Bobin" w:date="2019-05-17T10:45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325" w:author="Rostislav Bobin" w:date="2019-05-17T10:45:00Z">
              <w:rPr>
                <w:lang w:val="en-US"/>
              </w:rPr>
            </w:rPrChange>
          </w:rPr>
          <w:t>]</w:t>
        </w:r>
      </w:ins>
      <w:ins w:id="326" w:author="Rostislav Bobin" w:date="2019-05-17T10:45:00Z"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327" w:author="Rostislav Bobin" w:date="2019-05-17T10:45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</w:rPr>
          <w:fldChar w:fldCharType="begin"/>
        </w:r>
        <w:r w:rsidRPr="00660347">
          <w:rPr>
            <w:color w:val="000000" w:themeColor="text1"/>
          </w:rPr>
          <w:instrText xml:space="preserve"> HYPERLINK "</w:instrText>
        </w:r>
        <w:r w:rsidRPr="00660347">
          <w:rPr>
            <w:color w:val="000000" w:themeColor="text1"/>
            <w:rPrChange w:id="328" w:author="Rostislav Bobin" w:date="2019-05-17T10:45:00Z">
              <w:rPr>
                <w:rStyle w:val="ac"/>
              </w:rPr>
            </w:rPrChange>
          </w:rPr>
          <w:instrText>https://github.com/Azure/azure-digital-twins-graph-viewer</w:instrText>
        </w:r>
        <w:r w:rsidRPr="00660347">
          <w:rPr>
            <w:color w:val="000000" w:themeColor="text1"/>
            <w:rPrChange w:id="329" w:author="Rostislav Bobin" w:date="2019-05-17T10:45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</w:rPr>
          <w:instrText xml:space="preserve">" </w:instrText>
        </w:r>
        <w:r w:rsidRPr="00660347">
          <w:rPr>
            <w:color w:val="000000" w:themeColor="text1"/>
          </w:rPr>
          <w:fldChar w:fldCharType="separate"/>
        </w:r>
        <w:r w:rsidRPr="00660347">
          <w:rPr>
            <w:rStyle w:val="ac"/>
            <w:color w:val="000000" w:themeColor="text1"/>
            <w:u w:val="none"/>
          </w:rPr>
          <w:t>https://github.com/Azure/azure-digital-twins-graph-viewer</w:t>
        </w:r>
        <w:r w:rsidRPr="00660347">
          <w:rPr>
            <w:rStyle w:val="ac"/>
            <w:color w:val="000000" w:themeColor="text1"/>
            <w:u w:val="none"/>
            <w:rPrChange w:id="330" w:author="Rostislav Bobin" w:date="2019-05-17T10:45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color w:val="000000" w:themeColor="text1"/>
          </w:rPr>
          <w:fldChar w:fldCharType="end"/>
        </w:r>
        <w:r w:rsidRPr="00660347">
          <w:rPr>
            <w:color w:val="000000" w:themeColor="text1"/>
            <w:rPrChange w:id="331" w:author="Rostislav Bobin" w:date="2019-05-17T10:45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332" w:author="Rostislav Bobin" w:date="2019-05-17T10:45:00Z">
        <w:r w:rsidRPr="00660347">
          <w:rPr>
            <w:color w:val="000000" w:themeColor="text1"/>
          </w:rPr>
          <w:t xml:space="preserve"> 08.03.2019</w:t>
        </w:r>
        <w:r w:rsidRPr="00660347">
          <w:rPr>
            <w:color w:val="000000" w:themeColor="text1"/>
            <w:rPrChange w:id="333" w:author="Rostislav Bobin" w:date="2019-05-17T10:45:00Z">
              <w:rPr>
                <w:lang w:val="en-US"/>
              </w:rPr>
            </w:rPrChange>
          </w:rPr>
          <w:t>).</w:t>
        </w:r>
      </w:ins>
      <w:bookmarkEnd w:id="321"/>
    </w:p>
    <w:p w14:paraId="639F4E30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334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335" w:name="_Ref10800962"/>
      <w:r w:rsidRPr="00660347">
        <w:rPr>
          <w:color w:val="000000" w:themeColor="text1"/>
          <w:lang w:val="en-US"/>
        </w:rPr>
        <w:lastRenderedPageBreak/>
        <w:t>Microsoft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Portal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336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337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338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portal</w:instrText>
      </w:r>
      <w:r w:rsidRPr="00660347">
        <w:rPr>
          <w:rStyle w:val="ac"/>
          <w:color w:val="000000" w:themeColor="text1"/>
          <w:u w:val="none"/>
          <w:rPrChange w:id="339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azure</w:instrText>
      </w:r>
      <w:r w:rsidRPr="00660347">
        <w:rPr>
          <w:rStyle w:val="ac"/>
          <w:color w:val="000000" w:themeColor="text1"/>
          <w:u w:val="none"/>
          <w:rPrChange w:id="340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341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portal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azure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335"/>
    </w:p>
    <w:p w14:paraId="7187828B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lang w:val="en-US"/>
        </w:rPr>
        <w:pPrChange w:id="342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343" w:name="_Ref3555166"/>
      <w:r w:rsidRPr="00660347">
        <w:rPr>
          <w:color w:val="000000" w:themeColor="text1"/>
          <w:szCs w:val="28"/>
          <w:lang w:val="en-US"/>
        </w:rPr>
        <w:t>Micro-Workflows: Kafka and Kepler fusion to support Digital Twins of Industrial Processes</w:t>
      </w:r>
      <w:r>
        <w:rPr>
          <w:color w:val="000000" w:themeColor="text1"/>
          <w:szCs w:val="28"/>
          <w:lang w:val="en-US"/>
        </w:rPr>
        <w:t xml:space="preserve">. </w:t>
      </w:r>
      <w:r w:rsidRPr="00660347">
        <w:rPr>
          <w:color w:val="000000" w:themeColor="text1"/>
          <w:szCs w:val="28"/>
          <w:lang w:val="en-US"/>
        </w:rPr>
        <w:t>Radchenko</w:t>
      </w:r>
      <w:r>
        <w:rPr>
          <w:color w:val="000000" w:themeColor="text1"/>
          <w:szCs w:val="28"/>
          <w:lang w:val="en-US"/>
        </w:rPr>
        <w:t xml:space="preserve"> G., </w:t>
      </w:r>
      <w:r w:rsidRPr="00660347">
        <w:rPr>
          <w:color w:val="000000" w:themeColor="text1"/>
          <w:szCs w:val="28"/>
          <w:lang w:val="en-US"/>
        </w:rPr>
        <w:t>Alaasam</w:t>
      </w:r>
      <w:r>
        <w:rPr>
          <w:color w:val="000000" w:themeColor="text1"/>
          <w:szCs w:val="28"/>
          <w:lang w:val="en-US"/>
        </w:rPr>
        <w:t xml:space="preserve"> A., </w:t>
      </w:r>
      <w:r w:rsidRPr="00660347">
        <w:rPr>
          <w:color w:val="000000" w:themeColor="text1"/>
          <w:szCs w:val="28"/>
          <w:lang w:val="en-US"/>
        </w:rPr>
        <w:t>Tchernykh</w:t>
      </w:r>
      <w:r>
        <w:rPr>
          <w:color w:val="000000" w:themeColor="text1"/>
          <w:szCs w:val="28"/>
          <w:lang w:val="en-US"/>
        </w:rPr>
        <w:t xml:space="preserve"> A. //</w:t>
      </w:r>
      <w:r w:rsidRPr="00660347">
        <w:rPr>
          <w:color w:val="000000" w:themeColor="text1"/>
          <w:szCs w:val="28"/>
          <w:lang w:val="en-US"/>
        </w:rPr>
        <w:t xml:space="preserve"> IEEE/ACM Int. </w:t>
      </w:r>
      <w:r w:rsidRPr="00470852">
        <w:rPr>
          <w:color w:val="000000" w:themeColor="text1"/>
          <w:szCs w:val="28"/>
          <w:lang w:val="en-US"/>
        </w:rPr>
        <w:t>Conf. Util. Cloud Comput. – UCC '18, pp. 83-88, December 2018.</w:t>
      </w:r>
      <w:bookmarkEnd w:id="343"/>
    </w:p>
    <w:p w14:paraId="76A7F90B" w14:textId="77777777" w:rsidR="006939EB" w:rsidRPr="00DB736A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344" w:author="Rostislav Bobin" w:date="2019-04-05T13:10:00Z"/>
          <w:color w:val="000000" w:themeColor="text1"/>
        </w:rPr>
      </w:pPr>
      <w:bookmarkStart w:id="345" w:name="_Ref9332564"/>
      <w:r w:rsidRPr="00660347">
        <w:rPr>
          <w:color w:val="000000" w:themeColor="text1"/>
          <w:lang w:val="en-US"/>
        </w:rPr>
        <w:t>Postman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API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Requests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346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347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348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learning</w:instrText>
      </w:r>
      <w:r w:rsidRPr="00660347">
        <w:rPr>
          <w:rStyle w:val="ac"/>
          <w:color w:val="000000" w:themeColor="text1"/>
          <w:u w:val="none"/>
          <w:rPrChange w:id="349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getpostman</w:instrText>
      </w:r>
      <w:r w:rsidRPr="00660347">
        <w:rPr>
          <w:rStyle w:val="ac"/>
          <w:color w:val="000000" w:themeColor="text1"/>
          <w:u w:val="none"/>
          <w:rPrChange w:id="350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351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docs</w:instrText>
      </w:r>
      <w:r w:rsidRPr="00660347">
        <w:rPr>
          <w:rStyle w:val="ac"/>
          <w:color w:val="000000" w:themeColor="text1"/>
          <w:u w:val="none"/>
          <w:rPrChange w:id="35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postman</w:instrText>
      </w:r>
      <w:r w:rsidRPr="00660347">
        <w:rPr>
          <w:rStyle w:val="ac"/>
          <w:color w:val="000000" w:themeColor="text1"/>
          <w:u w:val="none"/>
          <w:rPrChange w:id="353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sending</w:instrText>
      </w:r>
      <w:r w:rsidRPr="00660347">
        <w:rPr>
          <w:rStyle w:val="ac"/>
          <w:color w:val="000000" w:themeColor="text1"/>
          <w:u w:val="none"/>
          <w:rPrChange w:id="354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Pr="00660347">
        <w:rPr>
          <w:rStyle w:val="ac"/>
          <w:color w:val="000000" w:themeColor="text1"/>
          <w:u w:val="none"/>
          <w:lang w:val="en-US"/>
        </w:rPr>
        <w:instrText>api</w:instrText>
      </w:r>
      <w:r w:rsidRPr="00660347">
        <w:rPr>
          <w:rStyle w:val="ac"/>
          <w:color w:val="000000" w:themeColor="text1"/>
          <w:u w:val="none"/>
          <w:rPrChange w:id="355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Pr="00660347">
        <w:rPr>
          <w:rStyle w:val="ac"/>
          <w:color w:val="000000" w:themeColor="text1"/>
          <w:u w:val="none"/>
          <w:lang w:val="en-US"/>
        </w:rPr>
        <w:instrText>requests</w:instrText>
      </w:r>
      <w:r w:rsidRPr="00660347">
        <w:rPr>
          <w:rStyle w:val="ac"/>
          <w:color w:val="000000" w:themeColor="text1"/>
          <w:u w:val="none"/>
          <w:rPrChange w:id="35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requests</w:instrText>
      </w:r>
      <w:r w:rsidRPr="00660347">
        <w:rPr>
          <w:rStyle w:val="ac"/>
          <w:color w:val="000000" w:themeColor="text1"/>
          <w:u w:val="none"/>
          <w:rPrChange w:id="357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learning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getpostman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docs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postman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sending</w:t>
      </w:r>
      <w:r w:rsidRPr="00660347">
        <w:rPr>
          <w:rStyle w:val="ac"/>
          <w:color w:val="000000" w:themeColor="text1"/>
          <w:u w:val="none"/>
        </w:rPr>
        <w:t>_</w:t>
      </w:r>
      <w:r w:rsidRPr="00660347">
        <w:rPr>
          <w:rStyle w:val="ac"/>
          <w:color w:val="000000" w:themeColor="text1"/>
          <w:u w:val="none"/>
          <w:lang w:val="en-US"/>
        </w:rPr>
        <w:t>api</w:t>
      </w:r>
      <w:r w:rsidRPr="00660347">
        <w:rPr>
          <w:rStyle w:val="ac"/>
          <w:color w:val="000000" w:themeColor="text1"/>
          <w:u w:val="none"/>
        </w:rPr>
        <w:t>_</w:t>
      </w:r>
      <w:r w:rsidRPr="00660347">
        <w:rPr>
          <w:rStyle w:val="ac"/>
          <w:color w:val="000000" w:themeColor="text1"/>
          <w:u w:val="none"/>
          <w:lang w:val="en-US"/>
        </w:rPr>
        <w:t>requests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requests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07.04.2019).</w:t>
      </w:r>
      <w:bookmarkEnd w:id="345"/>
    </w:p>
    <w:p w14:paraId="250A003A" w14:textId="77777777" w:rsidR="006939EB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358" w:name="_Ref5355911"/>
      <w:ins w:id="359" w:author="Rostislav Bobin" w:date="2019-04-05T11:24:00Z">
        <w:r w:rsidRPr="00660347">
          <w:rPr>
            <w:color w:val="000000" w:themeColor="text1"/>
            <w:lang w:val="en-US"/>
            <w:rPrChange w:id="360" w:author="Rostislav Bobin" w:date="2019-04-05T11:24:00Z">
              <w:rPr/>
            </w:rPrChange>
          </w:rPr>
          <w:t>SmartMeter Energy Consumption Data in London Households</w:t>
        </w:r>
        <w:r w:rsidRPr="00660347">
          <w:rPr>
            <w:color w:val="000000" w:themeColor="text1"/>
            <w:lang w:val="en-US"/>
          </w:rPr>
          <w:t xml:space="preserve">. </w:t>
        </w:r>
        <w:r w:rsidRPr="00660347">
          <w:rPr>
            <w:color w:val="000000" w:themeColor="text1"/>
            <w:rPrChange w:id="361" w:author="Rostislav Bobin" w:date="2019-04-05T11:24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362" w:author="Rostislav Bobin" w:date="2019-04-05T11:24:00Z">
              <w:rPr>
                <w:lang w:val="en-US"/>
              </w:rPr>
            </w:rPrChange>
          </w:rPr>
          <w:t xml:space="preserve">] </w:t>
        </w:r>
      </w:ins>
      <w:ins w:id="363" w:author="Rostislav Bobin" w:date="2019-04-05T11:23:00Z"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364" w:author="Rostislav Bobin" w:date="2019-04-05T11:24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t>https</w:t>
        </w:r>
        <w:r w:rsidRPr="00660347">
          <w:rPr>
            <w:color w:val="000000" w:themeColor="text1"/>
            <w:rPrChange w:id="365" w:author="Rostislav Bobin" w:date="2019-04-05T11:24:00Z">
              <w:rPr>
                <w:lang w:val="en-US"/>
              </w:rPr>
            </w:rPrChange>
          </w:rPr>
          <w:t>://</w:t>
        </w:r>
        <w:r w:rsidRPr="00660347">
          <w:rPr>
            <w:color w:val="000000" w:themeColor="text1"/>
            <w:lang w:val="en-US"/>
          </w:rPr>
          <w:t>data</w:t>
        </w:r>
        <w:r w:rsidRPr="00660347">
          <w:rPr>
            <w:color w:val="000000" w:themeColor="text1"/>
            <w:rPrChange w:id="366" w:author="Rostislav Bobin" w:date="2019-04-05T11:24:00Z">
              <w:rPr>
                <w:lang w:val="en-US"/>
              </w:rPr>
            </w:rPrChange>
          </w:rPr>
          <w:t>.</w:t>
        </w:r>
        <w:r w:rsidRPr="00660347">
          <w:rPr>
            <w:color w:val="000000" w:themeColor="text1"/>
            <w:lang w:val="en-US"/>
          </w:rPr>
          <w:t>london</w:t>
        </w:r>
        <w:r w:rsidRPr="00660347">
          <w:rPr>
            <w:color w:val="000000" w:themeColor="text1"/>
            <w:rPrChange w:id="367" w:author="Rostislav Bobin" w:date="2019-04-05T11:24:00Z">
              <w:rPr>
                <w:lang w:val="en-US"/>
              </w:rPr>
            </w:rPrChange>
          </w:rPr>
          <w:t>.</w:t>
        </w:r>
        <w:r w:rsidRPr="00660347">
          <w:rPr>
            <w:color w:val="000000" w:themeColor="text1"/>
            <w:lang w:val="en-US"/>
          </w:rPr>
          <w:t>gov</w:t>
        </w:r>
        <w:r w:rsidRPr="00660347">
          <w:rPr>
            <w:color w:val="000000" w:themeColor="text1"/>
            <w:rPrChange w:id="368" w:author="Rostislav Bobin" w:date="2019-04-05T11:24:00Z">
              <w:rPr>
                <w:lang w:val="en-US"/>
              </w:rPr>
            </w:rPrChange>
          </w:rPr>
          <w:t>.</w:t>
        </w:r>
        <w:r w:rsidRPr="00660347">
          <w:rPr>
            <w:color w:val="000000" w:themeColor="text1"/>
            <w:lang w:val="en-US"/>
          </w:rPr>
          <w:t>uk</w:t>
        </w:r>
        <w:r w:rsidRPr="00660347">
          <w:rPr>
            <w:color w:val="000000" w:themeColor="text1"/>
            <w:rPrChange w:id="369" w:author="Rostislav Bobin" w:date="2019-04-05T11:24:00Z">
              <w:rPr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t>dataset</w:t>
        </w:r>
        <w:r w:rsidRPr="00660347">
          <w:rPr>
            <w:color w:val="000000" w:themeColor="text1"/>
            <w:rPrChange w:id="370" w:author="Rostislav Bobin" w:date="2019-04-05T11:24:00Z">
              <w:rPr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t>smartmeter</w:t>
        </w:r>
        <w:r w:rsidRPr="00660347">
          <w:rPr>
            <w:color w:val="000000" w:themeColor="text1"/>
            <w:rPrChange w:id="371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energy</w:t>
        </w:r>
        <w:r w:rsidRPr="00660347">
          <w:rPr>
            <w:color w:val="000000" w:themeColor="text1"/>
            <w:rPrChange w:id="372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use</w:t>
        </w:r>
        <w:r w:rsidRPr="00660347">
          <w:rPr>
            <w:color w:val="000000" w:themeColor="text1"/>
            <w:rPrChange w:id="373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data</w:t>
        </w:r>
        <w:r w:rsidRPr="00660347">
          <w:rPr>
            <w:color w:val="000000" w:themeColor="text1"/>
            <w:rPrChange w:id="374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in</w:t>
        </w:r>
        <w:r w:rsidRPr="00660347">
          <w:rPr>
            <w:color w:val="000000" w:themeColor="text1"/>
            <w:rPrChange w:id="375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london</w:t>
        </w:r>
        <w:r w:rsidRPr="00660347">
          <w:rPr>
            <w:color w:val="000000" w:themeColor="text1"/>
            <w:rPrChange w:id="376" w:author="Rostislav Bobin" w:date="2019-04-05T11:24:00Z">
              <w:rPr>
                <w:lang w:val="en-US"/>
              </w:rPr>
            </w:rPrChange>
          </w:rPr>
          <w:t>-</w:t>
        </w:r>
        <w:r w:rsidRPr="00660347">
          <w:rPr>
            <w:color w:val="000000" w:themeColor="text1"/>
            <w:lang w:val="en-US"/>
          </w:rPr>
          <w:t>households</w:t>
        </w:r>
        <w:r w:rsidRPr="00660347">
          <w:rPr>
            <w:color w:val="000000" w:themeColor="text1"/>
            <w:rPrChange w:id="377" w:author="Rostislav Bobin" w:date="2019-04-05T11:24:00Z">
              <w:rPr>
                <w:lang w:val="en-US"/>
              </w:rPr>
            </w:rPrChange>
          </w:rPr>
          <w:t>/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378" w:author="Rostislav Bobin" w:date="2019-04-05T11:23:00Z">
        <w:r w:rsidRPr="00660347">
          <w:rPr>
            <w:color w:val="000000" w:themeColor="text1"/>
          </w:rPr>
          <w:t xml:space="preserve"> 27.03.2019</w:t>
        </w:r>
        <w:r w:rsidRPr="00660347">
          <w:rPr>
            <w:color w:val="000000" w:themeColor="text1"/>
            <w:rPrChange w:id="379" w:author="Rostislav Bobin" w:date="2019-04-05T11:24:00Z">
              <w:rPr>
                <w:lang w:val="en-US"/>
              </w:rPr>
            </w:rPrChange>
          </w:rPr>
          <w:t>)</w:t>
        </w:r>
      </w:ins>
      <w:ins w:id="380" w:author="Rostislav Bobin" w:date="2019-04-05T11:24:00Z">
        <w:r w:rsidRPr="00660347">
          <w:rPr>
            <w:color w:val="000000" w:themeColor="text1"/>
          </w:rPr>
          <w:t>.</w:t>
        </w:r>
      </w:ins>
      <w:bookmarkEnd w:id="358"/>
    </w:p>
    <w:p w14:paraId="1BCFE867" w14:textId="77777777" w:rsidR="006939EB" w:rsidRPr="00660347" w:rsidDel="00A50643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del w:id="381" w:author="Rostislav Bobin" w:date="2019-04-05T13:11:00Z"/>
          <w:color w:val="000000" w:themeColor="text1"/>
        </w:rPr>
        <w:pPrChange w:id="382" w:author="Rostislav Bobin" w:date="2019-04-05T13:11:00Z">
          <w:pPr>
            <w:widowControl w:val="0"/>
            <w:ind w:firstLine="0"/>
          </w:pPr>
        </w:pPrChange>
      </w:pPr>
    </w:p>
    <w:p w14:paraId="0BB773D6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383" w:name="_Ref3555163"/>
      <w:r w:rsidRPr="00660347">
        <w:rPr>
          <w:color w:val="000000" w:themeColor="text1"/>
          <w:szCs w:val="28"/>
          <w:lang w:val="en-US"/>
        </w:rPr>
        <w:t>Towards Digital Twins Cloud Platform: Microservices and Computational Wo</w:t>
      </w:r>
      <w:r>
        <w:rPr>
          <w:color w:val="000000" w:themeColor="text1"/>
          <w:szCs w:val="28"/>
          <w:lang w:val="en-US"/>
        </w:rPr>
        <w:t xml:space="preserve">rkflows to Rule a Smart Factory. </w:t>
      </w:r>
      <w:r w:rsidRPr="00660347">
        <w:rPr>
          <w:color w:val="000000" w:themeColor="text1"/>
          <w:szCs w:val="28"/>
          <w:lang w:val="en-US"/>
        </w:rPr>
        <w:t>Borodulin</w:t>
      </w:r>
      <w:r>
        <w:rPr>
          <w:color w:val="000000" w:themeColor="text1"/>
          <w:szCs w:val="28"/>
          <w:lang w:val="en-US"/>
        </w:rPr>
        <w:t xml:space="preserve"> K., </w:t>
      </w:r>
      <w:r w:rsidRPr="00660347">
        <w:rPr>
          <w:color w:val="000000" w:themeColor="text1"/>
          <w:szCs w:val="28"/>
          <w:lang w:val="en-US"/>
        </w:rPr>
        <w:t>Radchenko</w:t>
      </w:r>
      <w:r>
        <w:rPr>
          <w:color w:val="000000" w:themeColor="text1"/>
          <w:szCs w:val="28"/>
          <w:lang w:val="en-US"/>
        </w:rPr>
        <w:t xml:space="preserve"> G., </w:t>
      </w:r>
      <w:r w:rsidRPr="00660347">
        <w:rPr>
          <w:color w:val="000000" w:themeColor="text1"/>
          <w:szCs w:val="28"/>
          <w:lang w:val="en-US"/>
        </w:rPr>
        <w:t>Shestakov</w:t>
      </w:r>
      <w:r>
        <w:rPr>
          <w:color w:val="000000" w:themeColor="text1"/>
          <w:szCs w:val="28"/>
          <w:lang w:val="en-US"/>
        </w:rPr>
        <w:t xml:space="preserve"> A., </w:t>
      </w:r>
      <w:r w:rsidRPr="00660347">
        <w:rPr>
          <w:color w:val="000000" w:themeColor="text1"/>
          <w:szCs w:val="28"/>
          <w:lang w:val="en-US"/>
        </w:rPr>
        <w:t>Sokolinsky</w:t>
      </w:r>
      <w:r>
        <w:rPr>
          <w:color w:val="000000" w:themeColor="text1"/>
          <w:szCs w:val="28"/>
          <w:lang w:val="en-US"/>
        </w:rPr>
        <w:t xml:space="preserve"> L., </w:t>
      </w:r>
      <w:r w:rsidRPr="00660347">
        <w:rPr>
          <w:color w:val="000000" w:themeColor="text1"/>
          <w:szCs w:val="28"/>
          <w:lang w:val="en-US"/>
        </w:rPr>
        <w:t>Tchernykh</w:t>
      </w:r>
      <w:r>
        <w:rPr>
          <w:color w:val="000000" w:themeColor="text1"/>
          <w:szCs w:val="28"/>
          <w:lang w:val="en-US"/>
        </w:rPr>
        <w:t xml:space="preserve"> A.,  </w:t>
      </w:r>
      <w:r w:rsidRPr="00660347">
        <w:rPr>
          <w:color w:val="000000" w:themeColor="text1"/>
          <w:szCs w:val="28"/>
          <w:lang w:val="en-US"/>
        </w:rPr>
        <w:t>Prodan</w:t>
      </w:r>
      <w:r>
        <w:rPr>
          <w:color w:val="000000" w:themeColor="text1"/>
          <w:szCs w:val="28"/>
          <w:lang w:val="en-US"/>
        </w:rPr>
        <w:t xml:space="preserve"> R. // </w:t>
      </w:r>
      <w:r w:rsidRPr="00660347">
        <w:rPr>
          <w:color w:val="000000" w:themeColor="text1"/>
          <w:szCs w:val="28"/>
          <w:lang w:val="en-US"/>
        </w:rPr>
        <w:t xml:space="preserve">Proc. </w:t>
      </w:r>
      <w:r>
        <w:rPr>
          <w:color w:val="000000" w:themeColor="text1"/>
          <w:szCs w:val="28"/>
          <w:lang w:val="en-US"/>
        </w:rPr>
        <w:t>T</w:t>
      </w:r>
      <w:r w:rsidRPr="00660347">
        <w:rPr>
          <w:color w:val="000000" w:themeColor="text1"/>
          <w:szCs w:val="28"/>
          <w:lang w:val="en-US"/>
        </w:rPr>
        <w:t>he</w:t>
      </w:r>
      <w:r>
        <w:rPr>
          <w:color w:val="000000" w:themeColor="text1"/>
          <w:szCs w:val="28"/>
          <w:lang w:val="en-US"/>
        </w:rPr>
        <w:t xml:space="preserve"> </w:t>
      </w:r>
      <w:r w:rsidRPr="00660347">
        <w:rPr>
          <w:color w:val="000000" w:themeColor="text1"/>
          <w:szCs w:val="28"/>
          <w:lang w:val="en-US"/>
        </w:rPr>
        <w:t xml:space="preserve">10th Int. </w:t>
      </w:r>
      <w:r>
        <w:rPr>
          <w:color w:val="000000" w:themeColor="text1"/>
          <w:szCs w:val="28"/>
          <w:lang w:val="en-US"/>
        </w:rPr>
        <w:t>Conf. Util. Cloud Comput. –</w:t>
      </w:r>
      <w:r w:rsidRPr="00470852">
        <w:rPr>
          <w:color w:val="000000" w:themeColor="text1"/>
          <w:szCs w:val="28"/>
          <w:lang w:val="en-US"/>
        </w:rPr>
        <w:t xml:space="preserve"> UCC '17, pp. 209–210, December 2017.</w:t>
      </w:r>
      <w:bookmarkEnd w:id="383"/>
    </w:p>
    <w:p w14:paraId="17E3862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384" w:name="_Ref9246260"/>
      <w:r w:rsidRPr="00660347">
        <w:rPr>
          <w:color w:val="000000" w:themeColor="text1"/>
        </w:rPr>
        <w:t xml:space="preserve">Авторизация доступа к веб-приложениям Azure Active Directory с помощью потока предоставления кода OAuth 2.0.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385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386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387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docs</w:instrText>
      </w:r>
      <w:r w:rsidRPr="00660347">
        <w:rPr>
          <w:rStyle w:val="ac"/>
          <w:color w:val="000000" w:themeColor="text1"/>
          <w:u w:val="none"/>
          <w:rPrChange w:id="388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microsoft</w:instrText>
      </w:r>
      <w:r w:rsidRPr="00660347">
        <w:rPr>
          <w:rStyle w:val="ac"/>
          <w:color w:val="000000" w:themeColor="text1"/>
          <w:u w:val="none"/>
          <w:rPrChange w:id="389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390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391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39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azure</w:instrText>
      </w:r>
      <w:r w:rsidRPr="00660347">
        <w:rPr>
          <w:rStyle w:val="ac"/>
          <w:color w:val="000000" w:themeColor="text1"/>
          <w:u w:val="none"/>
          <w:rPrChange w:id="393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active</w:instrText>
      </w:r>
      <w:r w:rsidRPr="00660347">
        <w:rPr>
          <w:rStyle w:val="ac"/>
          <w:color w:val="000000" w:themeColor="text1"/>
          <w:u w:val="none"/>
          <w:rPrChange w:id="394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directory</w:instrText>
      </w:r>
      <w:r w:rsidRPr="00660347">
        <w:rPr>
          <w:rStyle w:val="ac"/>
          <w:color w:val="000000" w:themeColor="text1"/>
          <w:u w:val="none"/>
          <w:rPrChange w:id="395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develop</w:instrText>
      </w:r>
      <w:r w:rsidRPr="00660347">
        <w:rPr>
          <w:rStyle w:val="ac"/>
          <w:color w:val="000000" w:themeColor="text1"/>
          <w:u w:val="none"/>
          <w:rPrChange w:id="39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v</w:instrText>
      </w:r>
      <w:r w:rsidRPr="00660347">
        <w:rPr>
          <w:rStyle w:val="ac"/>
          <w:color w:val="000000" w:themeColor="text1"/>
          <w:u w:val="none"/>
          <w:rPrChange w:id="397" w:author="Rostislav Bobin" w:date="2019-05-26T15:53:00Z">
            <w:rPr>
              <w:rStyle w:val="ac"/>
              <w:lang w:val="en-US"/>
            </w:rPr>
          </w:rPrChange>
        </w:rPr>
        <w:instrText>1-</w:instrText>
      </w:r>
      <w:r w:rsidRPr="00660347">
        <w:rPr>
          <w:rStyle w:val="ac"/>
          <w:color w:val="000000" w:themeColor="text1"/>
          <w:u w:val="none"/>
          <w:lang w:val="en-US"/>
        </w:rPr>
        <w:instrText>protocols</w:instrText>
      </w:r>
      <w:r w:rsidRPr="00660347">
        <w:rPr>
          <w:rStyle w:val="ac"/>
          <w:color w:val="000000" w:themeColor="text1"/>
          <w:u w:val="none"/>
          <w:rPrChange w:id="398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oauth</w:instrText>
      </w:r>
      <w:r w:rsidRPr="00660347">
        <w:rPr>
          <w:rStyle w:val="ac"/>
          <w:color w:val="000000" w:themeColor="text1"/>
          <w:u w:val="none"/>
          <w:rPrChange w:id="399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code</w:instrText>
      </w:r>
      <w:r w:rsidRPr="00660347">
        <w:rPr>
          <w:rStyle w:val="ac"/>
          <w:color w:val="000000" w:themeColor="text1"/>
          <w:u w:val="none"/>
          <w:rPrChange w:id="400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docs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microsoft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azure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active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directory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develop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v</w:t>
      </w:r>
      <w:r w:rsidRPr="00660347">
        <w:rPr>
          <w:rStyle w:val="ac"/>
          <w:color w:val="000000" w:themeColor="text1"/>
          <w:u w:val="none"/>
        </w:rPr>
        <w:t>1-</w:t>
      </w:r>
      <w:r w:rsidRPr="00660347">
        <w:rPr>
          <w:rStyle w:val="ac"/>
          <w:color w:val="000000" w:themeColor="text1"/>
          <w:u w:val="none"/>
          <w:lang w:val="en-US"/>
        </w:rPr>
        <w:t>protocols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oauth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code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19.04.2019).</w:t>
      </w:r>
      <w:bookmarkEnd w:id="384"/>
    </w:p>
    <w:p w14:paraId="0E9E3C7F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401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02" w:name="_Ref3555243"/>
      <w:r w:rsidRPr="00660347">
        <w:rPr>
          <w:color w:val="000000" w:themeColor="text1"/>
          <w:szCs w:val="28"/>
        </w:rPr>
        <w:t>Барсков А. IoT как инструмент цифровой экономики. Журнал сетевых решений/LAN. [Электронный ресурс] URL: https://www.osp.ru/lan/2017/05/13052169/ (дата обращения</w:t>
      </w:r>
      <w:r w:rsidRPr="00470852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26.02.2019).</w:t>
      </w:r>
      <w:bookmarkEnd w:id="402"/>
      <w:r w:rsidRPr="00660347">
        <w:rPr>
          <w:color w:val="000000" w:themeColor="text1"/>
          <w:szCs w:val="28"/>
        </w:rPr>
        <w:t xml:space="preserve"> </w:t>
      </w:r>
    </w:p>
    <w:p w14:paraId="67837BB2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403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04" w:name="_Ref3555266"/>
      <w:r w:rsidRPr="00660347">
        <w:rPr>
          <w:color w:val="000000" w:themeColor="text1"/>
          <w:szCs w:val="28"/>
        </w:rPr>
        <w:t>Барсков А. Промышленный Интернет вещей. Готовы ли сети? Журнал сетевых решений/LAN. [Электронный ресурс] URL: https://www.osp.ru/lan/2016/09/13050308/ (дата обращения</w:t>
      </w:r>
      <w:r w:rsidRPr="00470852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26.02.2019).</w:t>
      </w:r>
      <w:bookmarkEnd w:id="404"/>
      <w:r w:rsidRPr="00660347">
        <w:rPr>
          <w:color w:val="000000" w:themeColor="text1"/>
          <w:szCs w:val="28"/>
        </w:rPr>
        <w:t xml:space="preserve"> </w:t>
      </w:r>
    </w:p>
    <w:p w14:paraId="3A2D5845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405" w:name="_Ref3555186"/>
      <w:r w:rsidRPr="00660347">
        <w:rPr>
          <w:color w:val="000000" w:themeColor="text1"/>
          <w:szCs w:val="28"/>
        </w:rPr>
        <w:t>Грингард</w:t>
      </w:r>
      <w:r>
        <w:rPr>
          <w:color w:val="000000" w:themeColor="text1"/>
          <w:szCs w:val="28"/>
        </w:rPr>
        <w:t xml:space="preserve"> С</w:t>
      </w:r>
      <w:r w:rsidRPr="00470852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 xml:space="preserve">Интернет вещей: Будущее уже здесь. </w:t>
      </w:r>
      <w:r w:rsidRPr="00470852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</w:t>
      </w:r>
      <w:r w:rsidRPr="00660347">
        <w:rPr>
          <w:color w:val="000000" w:themeColor="text1"/>
          <w:szCs w:val="28"/>
        </w:rPr>
        <w:t>М</w:t>
      </w:r>
      <w:r w:rsidRPr="00470852">
        <w:rPr>
          <w:color w:val="000000" w:themeColor="text1"/>
          <w:szCs w:val="28"/>
        </w:rPr>
        <w:t xml:space="preserve">.: </w:t>
      </w:r>
      <w:r w:rsidRPr="00660347">
        <w:rPr>
          <w:color w:val="000000" w:themeColor="text1"/>
          <w:szCs w:val="28"/>
        </w:rPr>
        <w:t>Альпина</w:t>
      </w:r>
      <w:r w:rsidRPr="00470852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Паблишер</w:t>
      </w:r>
      <w:r w:rsidRPr="00470852">
        <w:rPr>
          <w:color w:val="000000" w:themeColor="text1"/>
          <w:szCs w:val="28"/>
        </w:rPr>
        <w:t xml:space="preserve">, 2016. – 188 </w:t>
      </w:r>
      <w:r w:rsidRPr="00660347">
        <w:rPr>
          <w:color w:val="000000" w:themeColor="text1"/>
          <w:szCs w:val="28"/>
        </w:rPr>
        <w:t>с</w:t>
      </w:r>
      <w:r w:rsidRPr="00470852">
        <w:rPr>
          <w:color w:val="000000" w:themeColor="text1"/>
          <w:szCs w:val="28"/>
        </w:rPr>
        <w:t>.</w:t>
      </w:r>
      <w:bookmarkEnd w:id="405"/>
    </w:p>
    <w:p w14:paraId="78A02B86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06" w:name="_Ref9249155"/>
      <w:r w:rsidRPr="00660347">
        <w:rPr>
          <w:color w:val="000000" w:themeColor="text1"/>
        </w:rPr>
        <w:t xml:space="preserve">Документация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Active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Directory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407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408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409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docs</w:instrText>
      </w:r>
      <w:r w:rsidRPr="00660347">
        <w:rPr>
          <w:rStyle w:val="ac"/>
          <w:color w:val="000000" w:themeColor="text1"/>
          <w:u w:val="none"/>
          <w:rPrChange w:id="410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microsoft</w:instrText>
      </w:r>
      <w:r w:rsidRPr="00660347">
        <w:rPr>
          <w:rStyle w:val="ac"/>
          <w:color w:val="000000" w:themeColor="text1"/>
          <w:u w:val="none"/>
          <w:rPrChange w:id="411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41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413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414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azure</w:instrText>
      </w:r>
      <w:r w:rsidRPr="00660347">
        <w:rPr>
          <w:rStyle w:val="ac"/>
          <w:color w:val="000000" w:themeColor="text1"/>
          <w:u w:val="none"/>
          <w:rPrChange w:id="415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active</w:instrText>
      </w:r>
      <w:r w:rsidRPr="00660347">
        <w:rPr>
          <w:rStyle w:val="ac"/>
          <w:color w:val="000000" w:themeColor="text1"/>
          <w:u w:val="none"/>
          <w:rPrChange w:id="416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directory</w:instrText>
      </w:r>
      <w:r w:rsidRPr="00660347">
        <w:rPr>
          <w:rStyle w:val="ac"/>
          <w:color w:val="000000" w:themeColor="text1"/>
          <w:u w:val="none"/>
          <w:rPrChange w:id="417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docs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microsoft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azure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active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directory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 xml:space="preserve">: </w:t>
      </w:r>
      <w:r w:rsidRPr="00660347">
        <w:rPr>
          <w:color w:val="000000" w:themeColor="text1"/>
        </w:rPr>
        <w:t>16.03.2019).</w:t>
      </w:r>
      <w:bookmarkEnd w:id="406"/>
    </w:p>
    <w:p w14:paraId="33B2B96E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r w:rsidRPr="00660347">
        <w:rPr>
          <w:color w:val="000000" w:themeColor="text1"/>
          <w:szCs w:val="28"/>
        </w:rPr>
        <w:lastRenderedPageBreak/>
        <w:t>Документация</w:t>
      </w:r>
      <w:r w:rsidRPr="00470852">
        <w:rPr>
          <w:color w:val="000000" w:themeColor="text1"/>
          <w:szCs w:val="28"/>
          <w:lang w:val="en-US"/>
        </w:rPr>
        <w:t xml:space="preserve"> </w:t>
      </w:r>
      <w:r w:rsidRPr="00660347">
        <w:rPr>
          <w:color w:val="000000" w:themeColor="text1"/>
          <w:szCs w:val="28"/>
        </w:rPr>
        <w:t>по</w:t>
      </w:r>
      <w:r w:rsidRPr="00470852">
        <w:rPr>
          <w:color w:val="000000" w:themeColor="text1"/>
          <w:szCs w:val="28"/>
          <w:lang w:val="en-US"/>
        </w:rPr>
        <w:t xml:space="preserve"> Microsoft Azure. Micrisift Docs. [</w:t>
      </w:r>
      <w:r w:rsidRPr="00660347">
        <w:rPr>
          <w:color w:val="000000" w:themeColor="text1"/>
          <w:szCs w:val="28"/>
        </w:rPr>
        <w:t>Электронный</w:t>
      </w:r>
      <w:r w:rsidRPr="00470852">
        <w:rPr>
          <w:color w:val="000000" w:themeColor="text1"/>
          <w:szCs w:val="28"/>
          <w:lang w:val="en-US"/>
        </w:rPr>
        <w:t xml:space="preserve"> </w:t>
      </w:r>
      <w:r w:rsidRPr="00660347">
        <w:rPr>
          <w:color w:val="000000" w:themeColor="text1"/>
          <w:szCs w:val="28"/>
        </w:rPr>
        <w:t>ресурс</w:t>
      </w:r>
      <w:r w:rsidRPr="00470852">
        <w:rPr>
          <w:color w:val="000000" w:themeColor="text1"/>
          <w:szCs w:val="28"/>
          <w:lang w:val="en-US"/>
        </w:rPr>
        <w:t xml:space="preserve">] URL: </w:t>
      </w:r>
      <w:hyperlink r:id="rId22">
        <w:r w:rsidRPr="00660347">
          <w:rPr>
            <w:color w:val="000000" w:themeColor="text1"/>
            <w:szCs w:val="28"/>
          </w:rPr>
          <w:t>https://docs.microsoft.com/ru-ru/azure/</w:t>
        </w:r>
      </w:hyperlink>
      <w:r w:rsidRPr="00660347">
        <w:rPr>
          <w:color w:val="000000" w:themeColor="text1"/>
          <w:szCs w:val="28"/>
        </w:rPr>
        <w:t xml:space="preserve"> (дата обращения: 04.02.2019).</w:t>
      </w:r>
    </w:p>
    <w:p w14:paraId="6A806D4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18" w:name="_Ref9254486"/>
      <w:r w:rsidRPr="00660347">
        <w:rPr>
          <w:color w:val="000000" w:themeColor="text1"/>
        </w:rPr>
        <w:t xml:space="preserve">Документация по центру Интернета вещей.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23" w:history="1">
        <w:r w:rsidRPr="00660347">
          <w:rPr>
            <w:rStyle w:val="ac"/>
            <w:color w:val="000000" w:themeColor="text1"/>
            <w:u w:val="none"/>
          </w:rPr>
          <w:t>https://docs.microsoft.com/ru-ru/azure/iot-hub/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18.03.2019).</w:t>
      </w:r>
      <w:bookmarkEnd w:id="418"/>
    </w:p>
    <w:p w14:paraId="5BED1F19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ins w:id="419" w:author="Rostislav Bobin" w:date="2019-04-18T13:44:00Z"/>
          <w:color w:val="000000" w:themeColor="text1"/>
        </w:rPr>
        <w:pPrChange w:id="420" w:author="Rostislav Bobin" w:date="2019-04-18T13:44:00Z">
          <w:pPr>
            <w:widowControl w:val="0"/>
            <w:ind w:firstLine="0"/>
          </w:pPr>
        </w:pPrChange>
      </w:pPr>
      <w:bookmarkStart w:id="421" w:name="_Ref5974083"/>
      <w:ins w:id="422" w:author="Rostislav Bobin" w:date="2019-04-12T15:02:00Z">
        <w:r w:rsidRPr="00660347">
          <w:rPr>
            <w:color w:val="000000" w:themeColor="text1"/>
          </w:rPr>
          <w:t>Основные сведения об объектных моделях и пространственном интеллектуальном графе в Digital Twins.</w:t>
        </w:r>
      </w:ins>
      <w:ins w:id="423" w:author="Rostislav Bobin" w:date="2019-04-12T15:03:00Z">
        <w:r w:rsidRPr="00660347">
          <w:rPr>
            <w:color w:val="000000" w:themeColor="text1"/>
            <w:rPrChange w:id="424" w:author="Rostislav Bobin" w:date="2019-04-12T15:03:00Z">
              <w:rPr>
                <w:lang w:val="en-US"/>
              </w:rPr>
            </w:rPrChange>
          </w:rPr>
          <w:t xml:space="preserve"> </w:t>
        </w:r>
      </w:ins>
      <w:ins w:id="425" w:author="Rostislav Bobin" w:date="2019-04-12T15:02:00Z">
        <w:r w:rsidRPr="00660347">
          <w:rPr>
            <w:color w:val="000000" w:themeColor="text1"/>
            <w:rPrChange w:id="426" w:author="Rostislav Bobin" w:date="2019-04-12T15:02:00Z">
              <w:rPr>
                <w:lang w:val="en-US"/>
              </w:rPr>
            </w:rPrChange>
          </w:rPr>
          <w:t>[</w:t>
        </w:r>
        <w:r w:rsidRPr="00660347">
          <w:rPr>
            <w:color w:val="000000" w:themeColor="text1"/>
          </w:rPr>
          <w:t>Электронный ресурс</w:t>
        </w:r>
        <w:r w:rsidRPr="00660347">
          <w:rPr>
            <w:color w:val="000000" w:themeColor="text1"/>
            <w:rPrChange w:id="427" w:author="Rostislav Bobin" w:date="2019-04-12T15:02:00Z">
              <w:rPr>
                <w:lang w:val="en-US"/>
              </w:rPr>
            </w:rPrChange>
          </w:rPr>
          <w:t>]</w:t>
        </w:r>
        <w:r w:rsidRPr="00660347">
          <w:rPr>
            <w:color w:val="000000" w:themeColor="text1"/>
          </w:rPr>
          <w:t xml:space="preserve"> </w:t>
        </w:r>
        <w:r w:rsidRPr="00660347">
          <w:rPr>
            <w:color w:val="000000" w:themeColor="text1"/>
            <w:lang w:val="en-US"/>
          </w:rPr>
          <w:t>URL</w:t>
        </w:r>
        <w:r w:rsidRPr="00660347">
          <w:rPr>
            <w:color w:val="000000" w:themeColor="text1"/>
            <w:rPrChange w:id="428" w:author="Rostislav Bobin" w:date="2019-04-12T15:02:00Z">
              <w:rPr>
                <w:lang w:val="en-US"/>
              </w:rPr>
            </w:rPrChange>
          </w:rPr>
          <w:t xml:space="preserve">: </w:t>
        </w:r>
        <w:r w:rsidRPr="00660347">
          <w:rPr>
            <w:color w:val="000000" w:themeColor="text1"/>
            <w:lang w:val="en-US"/>
          </w:rPr>
          <w:fldChar w:fldCharType="begin"/>
        </w:r>
        <w:r w:rsidRPr="00660347">
          <w:rPr>
            <w:color w:val="000000" w:themeColor="text1"/>
            <w:rPrChange w:id="429" w:author="Rostislav Bobin" w:date="2019-04-12T15:02:00Z">
              <w:rPr>
                <w:lang w:val="en-US"/>
              </w:rPr>
            </w:rPrChange>
          </w:rPr>
          <w:instrText xml:space="preserve"> </w:instrText>
        </w:r>
        <w:r w:rsidRPr="00660347">
          <w:rPr>
            <w:color w:val="000000" w:themeColor="text1"/>
            <w:lang w:val="en-US"/>
          </w:rPr>
          <w:instrText>HYPERLINK</w:instrText>
        </w:r>
        <w:r w:rsidRPr="00660347">
          <w:rPr>
            <w:color w:val="000000" w:themeColor="text1"/>
            <w:rPrChange w:id="430" w:author="Rostislav Bobin" w:date="2019-04-12T15:02:00Z">
              <w:rPr>
                <w:lang w:val="en-US"/>
              </w:rPr>
            </w:rPrChange>
          </w:rPr>
          <w:instrText xml:space="preserve"> "</w:instrText>
        </w:r>
        <w:r w:rsidRPr="00660347">
          <w:rPr>
            <w:color w:val="000000" w:themeColor="text1"/>
            <w:lang w:val="en-US"/>
          </w:rPr>
          <w:instrText>https</w:instrText>
        </w:r>
        <w:r w:rsidRPr="00660347">
          <w:rPr>
            <w:color w:val="000000" w:themeColor="text1"/>
            <w:rPrChange w:id="431" w:author="Rostislav Bobin" w:date="2019-04-12T15:02:00Z">
              <w:rPr>
                <w:lang w:val="en-US"/>
              </w:rPr>
            </w:rPrChange>
          </w:rPr>
          <w:instrText>://</w:instrText>
        </w:r>
        <w:r w:rsidRPr="00660347">
          <w:rPr>
            <w:color w:val="000000" w:themeColor="text1"/>
            <w:lang w:val="en-US"/>
          </w:rPr>
          <w:instrText>docs</w:instrText>
        </w:r>
        <w:r w:rsidRPr="00660347">
          <w:rPr>
            <w:color w:val="000000" w:themeColor="text1"/>
            <w:rPrChange w:id="432" w:author="Rostislav Bobin" w:date="2019-04-12T15:0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microsoft</w:instrText>
        </w:r>
        <w:r w:rsidRPr="00660347">
          <w:rPr>
            <w:color w:val="000000" w:themeColor="text1"/>
            <w:rPrChange w:id="433" w:author="Rostislav Bobin" w:date="2019-04-12T15:02:00Z">
              <w:rPr>
                <w:lang w:val="en-US"/>
              </w:rPr>
            </w:rPrChange>
          </w:rPr>
          <w:instrText>.</w:instrText>
        </w:r>
        <w:r w:rsidRPr="00660347">
          <w:rPr>
            <w:color w:val="000000" w:themeColor="text1"/>
            <w:lang w:val="en-US"/>
          </w:rPr>
          <w:instrText>com</w:instrText>
        </w:r>
        <w:r w:rsidRPr="00660347">
          <w:rPr>
            <w:color w:val="000000" w:themeColor="text1"/>
            <w:rPrChange w:id="434" w:author="Rostislav Bobin" w:date="2019-04-12T15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435" w:author="Rostislav Bobin" w:date="2019-04-12T15:0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ru</w:instrText>
        </w:r>
        <w:r w:rsidRPr="00660347">
          <w:rPr>
            <w:color w:val="000000" w:themeColor="text1"/>
            <w:rPrChange w:id="436" w:author="Rostislav Bobin" w:date="2019-04-12T15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azure</w:instrText>
        </w:r>
        <w:r w:rsidRPr="00660347">
          <w:rPr>
            <w:color w:val="000000" w:themeColor="text1"/>
            <w:rPrChange w:id="437" w:author="Rostislav Bobin" w:date="2019-04-12T15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digital</w:instrText>
        </w:r>
        <w:r w:rsidRPr="00660347">
          <w:rPr>
            <w:color w:val="000000" w:themeColor="text1"/>
            <w:rPrChange w:id="438" w:author="Rostislav Bobin" w:date="2019-04-12T15:0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twins</w:instrText>
        </w:r>
        <w:r w:rsidRPr="00660347">
          <w:rPr>
            <w:color w:val="000000" w:themeColor="text1"/>
            <w:rPrChange w:id="439" w:author="Rostislav Bobin" w:date="2019-04-12T15:02:00Z">
              <w:rPr>
                <w:lang w:val="en-US"/>
              </w:rPr>
            </w:rPrChange>
          </w:rPr>
          <w:instrText>/</w:instrText>
        </w:r>
        <w:r w:rsidRPr="00660347">
          <w:rPr>
            <w:color w:val="000000" w:themeColor="text1"/>
            <w:lang w:val="en-US"/>
          </w:rPr>
          <w:instrText>concepts</w:instrText>
        </w:r>
        <w:r w:rsidRPr="00660347">
          <w:rPr>
            <w:color w:val="000000" w:themeColor="text1"/>
            <w:rPrChange w:id="440" w:author="Rostislav Bobin" w:date="2019-04-12T15:0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objectmodel</w:instrText>
        </w:r>
        <w:r w:rsidRPr="00660347">
          <w:rPr>
            <w:color w:val="000000" w:themeColor="text1"/>
            <w:rPrChange w:id="441" w:author="Rostislav Bobin" w:date="2019-04-12T15:02:00Z">
              <w:rPr>
                <w:lang w:val="en-US"/>
              </w:rPr>
            </w:rPrChange>
          </w:rPr>
          <w:instrText>-</w:instrText>
        </w:r>
        <w:r w:rsidRPr="00660347">
          <w:rPr>
            <w:color w:val="000000" w:themeColor="text1"/>
            <w:lang w:val="en-US"/>
          </w:rPr>
          <w:instrText>spatialgraph</w:instrText>
        </w:r>
        <w:r w:rsidRPr="00660347">
          <w:rPr>
            <w:color w:val="000000" w:themeColor="text1"/>
            <w:rPrChange w:id="442" w:author="Rostislav Bobin" w:date="2019-04-12T15:02:00Z">
              <w:rPr>
                <w:lang w:val="en-US"/>
              </w:rPr>
            </w:rPrChange>
          </w:rPr>
          <w:instrText xml:space="preserve">/" </w:instrText>
        </w:r>
        <w:r w:rsidRPr="00660347">
          <w:rPr>
            <w:color w:val="000000" w:themeColor="text1"/>
            <w:lang w:val="en-US"/>
          </w:rPr>
          <w:fldChar w:fldCharType="separate"/>
        </w:r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  <w:rPrChange w:id="443" w:author="Rostislav Bobin" w:date="2019-04-12T15:02:00Z">
              <w:rPr>
                <w:rStyle w:val="ac"/>
                <w:lang w:val="en-US"/>
              </w:rPr>
            </w:rPrChange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  <w:rPrChange w:id="444" w:author="Rostislav Bobin" w:date="2019-04-12T15:02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660347">
          <w:rPr>
            <w:rStyle w:val="ac"/>
            <w:color w:val="000000" w:themeColor="text1"/>
            <w:u w:val="none"/>
            <w:rPrChange w:id="445" w:author="Rostislav Bobin" w:date="2019-04-12T15:02:00Z">
              <w:rPr>
                <w:rStyle w:val="ac"/>
                <w:lang w:val="en-US"/>
              </w:rPr>
            </w:rPrChange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  <w:rPrChange w:id="446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447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  <w:rPrChange w:id="448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  <w:rPrChange w:id="449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digital</w:t>
        </w:r>
        <w:r w:rsidRPr="00660347">
          <w:rPr>
            <w:rStyle w:val="ac"/>
            <w:color w:val="000000" w:themeColor="text1"/>
            <w:u w:val="none"/>
            <w:rPrChange w:id="450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twins</w:t>
        </w:r>
        <w:r w:rsidRPr="00660347">
          <w:rPr>
            <w:rStyle w:val="ac"/>
            <w:color w:val="000000" w:themeColor="text1"/>
            <w:u w:val="none"/>
            <w:rPrChange w:id="451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concepts</w:t>
        </w:r>
        <w:r w:rsidRPr="00660347">
          <w:rPr>
            <w:rStyle w:val="ac"/>
            <w:color w:val="000000" w:themeColor="text1"/>
            <w:u w:val="none"/>
            <w:rPrChange w:id="452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objectmodel</w:t>
        </w:r>
        <w:r w:rsidRPr="00660347">
          <w:rPr>
            <w:rStyle w:val="ac"/>
            <w:color w:val="000000" w:themeColor="text1"/>
            <w:u w:val="none"/>
            <w:rPrChange w:id="453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spatialgraph</w:t>
        </w:r>
        <w:r w:rsidRPr="00660347">
          <w:rPr>
            <w:rStyle w:val="ac"/>
            <w:color w:val="000000" w:themeColor="text1"/>
            <w:u w:val="none"/>
            <w:rPrChange w:id="454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660347">
          <w:rPr>
            <w:color w:val="000000" w:themeColor="text1"/>
            <w:lang w:val="en-US"/>
          </w:rPr>
          <w:fldChar w:fldCharType="end"/>
        </w:r>
        <w:r w:rsidRPr="00660347">
          <w:rPr>
            <w:color w:val="000000" w:themeColor="text1"/>
            <w:rPrChange w:id="455" w:author="Rostislav Bobin" w:date="2019-04-12T15:02:00Z">
              <w:rPr>
                <w:lang w:val="en-US"/>
              </w:rPr>
            </w:rPrChange>
          </w:rPr>
          <w:t xml:space="preserve"> (</w:t>
        </w:r>
        <w:r w:rsidRPr="00660347">
          <w:rPr>
            <w:color w:val="000000" w:themeColor="text1"/>
          </w:rPr>
          <w:t>дата обращения</w:t>
        </w:r>
      </w:ins>
      <w:r w:rsidRPr="00E34F74">
        <w:rPr>
          <w:color w:val="000000" w:themeColor="text1"/>
        </w:rPr>
        <w:t>:</w:t>
      </w:r>
      <w:ins w:id="456" w:author="Rostislav Bobin" w:date="2019-04-12T15:02:00Z">
        <w:r w:rsidRPr="00660347">
          <w:rPr>
            <w:color w:val="000000" w:themeColor="text1"/>
          </w:rPr>
          <w:t xml:space="preserve"> 28.03.2019</w:t>
        </w:r>
        <w:r w:rsidRPr="00660347">
          <w:rPr>
            <w:color w:val="000000" w:themeColor="text1"/>
            <w:rPrChange w:id="457" w:author="Rostislav Bobin" w:date="2019-04-12T15:02:00Z">
              <w:rPr>
                <w:lang w:val="en-US"/>
              </w:rPr>
            </w:rPrChange>
          </w:rPr>
          <w:t>)</w:t>
        </w:r>
        <w:r w:rsidRPr="00660347">
          <w:rPr>
            <w:color w:val="000000" w:themeColor="text1"/>
          </w:rPr>
          <w:t>.</w:t>
        </w:r>
      </w:ins>
      <w:bookmarkEnd w:id="421"/>
    </w:p>
    <w:p w14:paraId="32CEE7E9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  <w:pPrChange w:id="458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59" w:name="_Ref3555253"/>
      <w:r w:rsidRPr="00660347">
        <w:rPr>
          <w:color w:val="000000" w:themeColor="text1"/>
          <w:szCs w:val="28"/>
        </w:rPr>
        <w:t>Семеновская</w:t>
      </w:r>
      <w:r w:rsidRPr="00470852">
        <w:rPr>
          <w:color w:val="000000" w:themeColor="text1"/>
          <w:szCs w:val="28"/>
          <w:lang w:val="en-US"/>
        </w:rPr>
        <w:t> </w:t>
      </w:r>
      <w:r w:rsidRPr="00660347">
        <w:rPr>
          <w:color w:val="000000" w:themeColor="text1"/>
          <w:szCs w:val="28"/>
        </w:rPr>
        <w:t>Е</w:t>
      </w:r>
      <w:r w:rsidRPr="006939EB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>Индустриальный</w:t>
      </w:r>
      <w:r w:rsidRPr="006939EB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Интернет</w:t>
      </w:r>
      <w:r w:rsidRPr="006939EB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вещей</w:t>
      </w:r>
      <w:r w:rsidRPr="006939EB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>Перспективы</w:t>
      </w:r>
      <w:r w:rsidRPr="00470852">
        <w:rPr>
          <w:color w:val="000000" w:themeColor="text1"/>
          <w:szCs w:val="28"/>
          <w:lang w:val="en-US"/>
        </w:rPr>
        <w:t xml:space="preserve"> </w:t>
      </w:r>
      <w:r w:rsidRPr="00660347">
        <w:rPr>
          <w:color w:val="000000" w:themeColor="text1"/>
          <w:szCs w:val="28"/>
        </w:rPr>
        <w:t>российского</w:t>
      </w:r>
      <w:r w:rsidRPr="00470852">
        <w:rPr>
          <w:color w:val="000000" w:themeColor="text1"/>
          <w:szCs w:val="28"/>
          <w:lang w:val="en-US"/>
        </w:rPr>
        <w:t xml:space="preserve"> </w:t>
      </w:r>
      <w:r w:rsidRPr="00660347">
        <w:rPr>
          <w:color w:val="000000" w:themeColor="text1"/>
          <w:szCs w:val="28"/>
        </w:rPr>
        <w:t>рынка</w:t>
      </w:r>
      <w:r w:rsidRPr="00470852">
        <w:rPr>
          <w:color w:val="000000" w:themeColor="text1"/>
          <w:szCs w:val="28"/>
          <w:lang w:val="en-US"/>
        </w:rPr>
        <w:t xml:space="preserve">. </w:t>
      </w:r>
      <w:r w:rsidRPr="00470852">
        <w:rPr>
          <w:color w:val="000000" w:themeColor="text1"/>
          <w:szCs w:val="28"/>
        </w:rPr>
        <w:t>[</w:t>
      </w:r>
      <w:r w:rsidRPr="00660347">
        <w:rPr>
          <w:color w:val="000000" w:themeColor="text1"/>
          <w:szCs w:val="28"/>
        </w:rPr>
        <w:t>Электронный</w:t>
      </w:r>
      <w:r w:rsidRPr="00470852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ресурс</w:t>
      </w:r>
      <w:r w:rsidRPr="00470852">
        <w:rPr>
          <w:color w:val="000000" w:themeColor="text1"/>
          <w:szCs w:val="28"/>
        </w:rPr>
        <w:t xml:space="preserve">] </w:t>
      </w:r>
      <w:r w:rsidRPr="00470852">
        <w:rPr>
          <w:color w:val="000000" w:themeColor="text1"/>
          <w:szCs w:val="28"/>
          <w:lang w:val="en-US"/>
        </w:rPr>
        <w:t>URL</w:t>
      </w:r>
      <w:r w:rsidRPr="00470852">
        <w:rPr>
          <w:color w:val="000000" w:themeColor="text1"/>
          <w:szCs w:val="28"/>
        </w:rPr>
        <w:t xml:space="preserve">: </w:t>
      </w:r>
      <w:r w:rsidRPr="00660347">
        <w:rPr>
          <w:color w:val="000000" w:themeColor="text1"/>
          <w:szCs w:val="28"/>
        </w:rPr>
        <w:fldChar w:fldCharType="begin"/>
      </w:r>
      <w:r w:rsidRPr="00470852">
        <w:rPr>
          <w:color w:val="000000" w:themeColor="text1"/>
          <w:szCs w:val="28"/>
        </w:rPr>
        <w:instrText xml:space="preserve"> </w:instrText>
      </w:r>
      <w:r w:rsidRPr="00470852">
        <w:rPr>
          <w:color w:val="000000" w:themeColor="text1"/>
          <w:szCs w:val="28"/>
          <w:lang w:val="en-US"/>
        </w:rPr>
        <w:instrText>HYPERLINK</w:instrText>
      </w:r>
      <w:r w:rsidRPr="00470852">
        <w:rPr>
          <w:color w:val="000000" w:themeColor="text1"/>
          <w:szCs w:val="28"/>
        </w:rPr>
        <w:instrText xml:space="preserve"> "</w:instrText>
      </w:r>
      <w:r w:rsidRPr="00470852">
        <w:rPr>
          <w:color w:val="000000" w:themeColor="text1"/>
          <w:szCs w:val="28"/>
          <w:lang w:val="en-US"/>
        </w:rPr>
        <w:instrText>https</w:instrText>
      </w:r>
      <w:r w:rsidRPr="00470852">
        <w:rPr>
          <w:color w:val="000000" w:themeColor="text1"/>
          <w:szCs w:val="28"/>
        </w:rPr>
        <w:instrText>://</w:instrText>
      </w:r>
      <w:r w:rsidRPr="00470852">
        <w:rPr>
          <w:color w:val="000000" w:themeColor="text1"/>
          <w:szCs w:val="28"/>
          <w:lang w:val="en-US"/>
        </w:rPr>
        <w:instrText>www</w:instrText>
      </w:r>
      <w:r w:rsidRPr="00470852">
        <w:rPr>
          <w:color w:val="000000" w:themeColor="text1"/>
          <w:szCs w:val="28"/>
        </w:rPr>
        <w:instrText>.</w:instrText>
      </w:r>
      <w:r w:rsidRPr="00660347">
        <w:rPr>
          <w:color w:val="000000" w:themeColor="text1"/>
          <w:szCs w:val="28"/>
        </w:rPr>
        <w:instrText xml:space="preserve">company.rt.ru/projects/IIoT/study_IDC.pdf/" \h </w:instrText>
      </w:r>
      <w:r w:rsidRPr="00660347">
        <w:rPr>
          <w:color w:val="000000" w:themeColor="text1"/>
          <w:szCs w:val="28"/>
        </w:rPr>
        <w:fldChar w:fldCharType="separate"/>
      </w:r>
      <w:r w:rsidRPr="00660347">
        <w:rPr>
          <w:color w:val="000000" w:themeColor="text1"/>
          <w:szCs w:val="28"/>
        </w:rPr>
        <w:t>https://www.company.rt.ru/projects/IIoT/study_IDC.pdf/</w:t>
      </w:r>
      <w:r w:rsidRPr="00660347">
        <w:rPr>
          <w:color w:val="000000" w:themeColor="text1"/>
          <w:szCs w:val="28"/>
        </w:rPr>
        <w:fldChar w:fldCharType="end"/>
      </w:r>
      <w:r w:rsidRPr="00660347">
        <w:rPr>
          <w:color w:val="000000" w:themeColor="text1"/>
          <w:szCs w:val="28"/>
        </w:rPr>
        <w:t xml:space="preserve"> (дата обращения</w:t>
      </w:r>
      <w:r w:rsidRPr="00470852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  <w:lang w:val="en-US"/>
        </w:rPr>
        <w:t> </w:t>
      </w:r>
      <w:r w:rsidRPr="00660347">
        <w:rPr>
          <w:color w:val="000000" w:themeColor="text1"/>
          <w:szCs w:val="28"/>
        </w:rPr>
        <w:t>27.02.2019).</w:t>
      </w:r>
      <w:bookmarkEnd w:id="459"/>
    </w:p>
    <w:p w14:paraId="46A3A9B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60" w:name="_Ref9245952"/>
      <w:r w:rsidRPr="00660347">
        <w:rPr>
          <w:color w:val="000000" w:themeColor="text1"/>
        </w:rPr>
        <w:t xml:space="preserve">Центры событий </w:t>
      </w:r>
      <w:r w:rsidRPr="00660347">
        <w:rPr>
          <w:color w:val="000000" w:themeColor="text1"/>
          <w:lang w:val="en-US"/>
        </w:rPr>
        <w:t>Microsoft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. Документация.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r w:rsidRPr="00660347">
        <w:rPr>
          <w:rStyle w:val="ac"/>
          <w:color w:val="000000" w:themeColor="text1"/>
          <w:u w:val="none"/>
          <w:lang w:val="en-US"/>
        </w:rPr>
        <w:fldChar w:fldCharType="begin"/>
      </w:r>
      <w:r w:rsidRPr="00660347">
        <w:rPr>
          <w:rStyle w:val="ac"/>
          <w:color w:val="000000" w:themeColor="text1"/>
          <w:u w:val="none"/>
          <w:rPrChange w:id="461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660347">
        <w:rPr>
          <w:rStyle w:val="ac"/>
          <w:color w:val="000000" w:themeColor="text1"/>
          <w:u w:val="none"/>
          <w:lang w:val="en-US"/>
        </w:rPr>
        <w:instrText>HYPERLINK</w:instrText>
      </w:r>
      <w:r w:rsidRPr="00660347">
        <w:rPr>
          <w:rStyle w:val="ac"/>
          <w:color w:val="000000" w:themeColor="text1"/>
          <w:u w:val="none"/>
          <w:rPrChange w:id="462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660347">
        <w:rPr>
          <w:rStyle w:val="ac"/>
          <w:color w:val="000000" w:themeColor="text1"/>
          <w:u w:val="none"/>
          <w:lang w:val="en-US"/>
        </w:rPr>
        <w:instrText>https</w:instrText>
      </w:r>
      <w:r w:rsidRPr="00660347">
        <w:rPr>
          <w:rStyle w:val="ac"/>
          <w:color w:val="000000" w:themeColor="text1"/>
          <w:u w:val="none"/>
          <w:rPrChange w:id="463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660347">
        <w:rPr>
          <w:rStyle w:val="ac"/>
          <w:color w:val="000000" w:themeColor="text1"/>
          <w:u w:val="none"/>
          <w:lang w:val="en-US"/>
        </w:rPr>
        <w:instrText>docs</w:instrText>
      </w:r>
      <w:r w:rsidRPr="00660347">
        <w:rPr>
          <w:rStyle w:val="ac"/>
          <w:color w:val="000000" w:themeColor="text1"/>
          <w:u w:val="none"/>
          <w:rPrChange w:id="464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microsoft</w:instrText>
      </w:r>
      <w:r w:rsidRPr="00660347">
        <w:rPr>
          <w:rStyle w:val="ac"/>
          <w:color w:val="000000" w:themeColor="text1"/>
          <w:u w:val="none"/>
          <w:rPrChange w:id="465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660347">
        <w:rPr>
          <w:rStyle w:val="ac"/>
          <w:color w:val="000000" w:themeColor="text1"/>
          <w:u w:val="none"/>
          <w:lang w:val="en-US"/>
        </w:rPr>
        <w:instrText>com</w:instrText>
      </w:r>
      <w:r w:rsidRPr="00660347">
        <w:rPr>
          <w:rStyle w:val="ac"/>
          <w:color w:val="000000" w:themeColor="text1"/>
          <w:u w:val="none"/>
          <w:rPrChange w:id="46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467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ru</w:instrText>
      </w:r>
      <w:r w:rsidRPr="00660347">
        <w:rPr>
          <w:rStyle w:val="ac"/>
          <w:color w:val="000000" w:themeColor="text1"/>
          <w:u w:val="none"/>
          <w:rPrChange w:id="468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azure</w:instrText>
      </w:r>
      <w:r w:rsidRPr="00660347">
        <w:rPr>
          <w:rStyle w:val="ac"/>
          <w:color w:val="000000" w:themeColor="text1"/>
          <w:u w:val="none"/>
          <w:rPrChange w:id="469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660347">
        <w:rPr>
          <w:rStyle w:val="ac"/>
          <w:color w:val="000000" w:themeColor="text1"/>
          <w:u w:val="none"/>
          <w:lang w:val="en-US"/>
        </w:rPr>
        <w:instrText>event</w:instrText>
      </w:r>
      <w:r w:rsidRPr="00660347">
        <w:rPr>
          <w:rStyle w:val="ac"/>
          <w:color w:val="000000" w:themeColor="text1"/>
          <w:u w:val="none"/>
          <w:rPrChange w:id="470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660347">
        <w:rPr>
          <w:rStyle w:val="ac"/>
          <w:color w:val="000000" w:themeColor="text1"/>
          <w:u w:val="none"/>
          <w:lang w:val="en-US"/>
        </w:rPr>
        <w:instrText>hubs</w:instrText>
      </w:r>
      <w:r w:rsidRPr="00660347">
        <w:rPr>
          <w:rStyle w:val="ac"/>
          <w:color w:val="000000" w:themeColor="text1"/>
          <w:u w:val="none"/>
          <w:rPrChange w:id="471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660347">
        <w:rPr>
          <w:rStyle w:val="ac"/>
          <w:color w:val="000000" w:themeColor="text1"/>
          <w:u w:val="none"/>
          <w:lang w:val="en-US"/>
        </w:rPr>
        <w:fldChar w:fldCharType="separate"/>
      </w:r>
      <w:r w:rsidRPr="00660347">
        <w:rPr>
          <w:rStyle w:val="ac"/>
          <w:color w:val="000000" w:themeColor="text1"/>
          <w:u w:val="none"/>
          <w:lang w:val="en-US"/>
        </w:rPr>
        <w:t>https</w:t>
      </w:r>
      <w:r w:rsidRPr="00660347">
        <w:rPr>
          <w:rStyle w:val="ac"/>
          <w:color w:val="000000" w:themeColor="text1"/>
          <w:u w:val="none"/>
        </w:rPr>
        <w:t>://</w:t>
      </w:r>
      <w:r w:rsidRPr="00660347">
        <w:rPr>
          <w:rStyle w:val="ac"/>
          <w:color w:val="000000" w:themeColor="text1"/>
          <w:u w:val="none"/>
          <w:lang w:val="en-US"/>
        </w:rPr>
        <w:t>docs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microsoft</w:t>
      </w:r>
      <w:r w:rsidRPr="00660347">
        <w:rPr>
          <w:rStyle w:val="ac"/>
          <w:color w:val="000000" w:themeColor="text1"/>
          <w:u w:val="none"/>
        </w:rPr>
        <w:t>.</w:t>
      </w:r>
      <w:r w:rsidRPr="00660347">
        <w:rPr>
          <w:rStyle w:val="ac"/>
          <w:color w:val="000000" w:themeColor="text1"/>
          <w:u w:val="none"/>
          <w:lang w:val="en-US"/>
        </w:rPr>
        <w:t>com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ru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azure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  <w:lang w:val="en-US"/>
        </w:rPr>
        <w:t>event</w:t>
      </w:r>
      <w:r w:rsidRPr="00660347">
        <w:rPr>
          <w:rStyle w:val="ac"/>
          <w:color w:val="000000" w:themeColor="text1"/>
          <w:u w:val="none"/>
        </w:rPr>
        <w:t>-</w:t>
      </w:r>
      <w:r w:rsidRPr="00660347">
        <w:rPr>
          <w:rStyle w:val="ac"/>
          <w:color w:val="000000" w:themeColor="text1"/>
          <w:u w:val="none"/>
          <w:lang w:val="en-US"/>
        </w:rPr>
        <w:t>hubs</w:t>
      </w:r>
      <w:r w:rsidRPr="00660347">
        <w:rPr>
          <w:rStyle w:val="ac"/>
          <w:color w:val="000000" w:themeColor="text1"/>
          <w:u w:val="none"/>
        </w:rPr>
        <w:t>/</w:t>
      </w:r>
      <w:r w:rsidRPr="00660347">
        <w:rPr>
          <w:rStyle w:val="ac"/>
          <w:color w:val="000000" w:themeColor="text1"/>
          <w:u w:val="none"/>
        </w:rPr>
        <w:fldChar w:fldCharType="end"/>
      </w:r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19.04.2019).</w:t>
      </w:r>
      <w:bookmarkEnd w:id="460"/>
    </w:p>
    <w:p w14:paraId="05E7896C" w14:textId="77777777" w:rsidR="008C0807" w:rsidRPr="002423B6" w:rsidRDefault="008C0807">
      <w:pPr>
        <w:widowControl w:val="0"/>
        <w:ind w:firstLine="0"/>
      </w:pPr>
    </w:p>
    <w:p w14:paraId="6ED0C919" w14:textId="77777777" w:rsidR="00785A9B" w:rsidRPr="002423B6" w:rsidRDefault="00BF3B59">
      <w:pPr>
        <w:widowControl w:val="0"/>
        <w:spacing w:after="160" w:line="259" w:lineRule="auto"/>
        <w:ind w:firstLine="0"/>
        <w:jc w:val="left"/>
        <w:rPr>
          <w:b/>
          <w:smallCaps/>
        </w:rPr>
      </w:pPr>
      <w:r w:rsidRPr="002423B6">
        <w:br w:type="page"/>
      </w:r>
    </w:p>
    <w:p w14:paraId="5ABFBDEA" w14:textId="77777777" w:rsidR="00785A9B" w:rsidRPr="00455A2A" w:rsidRDefault="00BF3B59" w:rsidP="00CE5927">
      <w:pPr>
        <w:pStyle w:val="1"/>
        <w:widowControl w:val="0"/>
        <w:numPr>
          <w:ilvl w:val="0"/>
          <w:numId w:val="0"/>
        </w:numPr>
        <w:rPr>
          <w:ins w:id="472" w:author="Rostislav Bobin" w:date="2019-05-17T12:41:00Z"/>
        </w:rPr>
      </w:pPr>
      <w:bookmarkStart w:id="473" w:name="_Toc10454071"/>
      <w:r>
        <w:lastRenderedPageBreak/>
        <w:t>ПРИЛОЖЕНИЯ</w:t>
      </w:r>
      <w:bookmarkEnd w:id="473"/>
    </w:p>
    <w:p w14:paraId="532939BE" w14:textId="77777777" w:rsidR="00445709" w:rsidRDefault="00445709" w:rsidP="00445709">
      <w:pPr>
        <w:widowControl w:val="0"/>
        <w:ind w:firstLine="0"/>
        <w:rPr>
          <w:ins w:id="474" w:author="Rostislav Bobin" w:date="2019-05-17T12:41:00Z"/>
        </w:rPr>
      </w:pPr>
      <w:bookmarkStart w:id="475" w:name="_Toc483920466"/>
      <w:bookmarkStart w:id="476" w:name="_Toc10454072"/>
      <w:ins w:id="477" w:author="Rostislav Bobin" w:date="2019-05-17T12:41:00Z">
        <w:r>
          <w:rPr>
            <w:rStyle w:val="20"/>
          </w:rPr>
          <w:t>Приложение 1</w:t>
        </w:r>
        <w:bookmarkEnd w:id="475"/>
        <w:bookmarkEnd w:id="476"/>
      </w:ins>
    </w:p>
    <w:p w14:paraId="6F990264" w14:textId="77777777" w:rsidR="00445709" w:rsidRDefault="00445709" w:rsidP="00445709">
      <w:pPr>
        <w:widowControl w:val="0"/>
        <w:ind w:firstLine="0"/>
        <w:rPr>
          <w:ins w:id="478" w:author="Rostislav Bobin" w:date="2019-05-17T12:41:00Z"/>
        </w:rPr>
      </w:pPr>
      <w:ins w:id="479" w:author="Rostislav Bobin" w:date="2019-05-17T12:41:00Z">
        <w:r>
          <w:t>Спецификация вариантов использования</w:t>
        </w:r>
      </w:ins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45709" w14:paraId="2C98B074" w14:textId="77777777" w:rsidTr="00445709">
        <w:trPr>
          <w:ins w:id="48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A465" w14:textId="461708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81" w:author="Rostislav Bobin" w:date="2019-05-17T12:41:00Z"/>
                <w:b/>
              </w:rPr>
            </w:pPr>
            <w:ins w:id="482" w:author="Rostislav Bobin" w:date="2019-05-17T12:41:00Z">
              <w:r>
                <w:rPr>
                  <w:i/>
                  <w:lang w:val="en-US"/>
                </w:rPr>
                <w:t>UseCase</w:t>
              </w:r>
              <w:r w:rsidRPr="00455A2A">
                <w:rPr>
                  <w:i/>
                </w:rPr>
                <w:t>:</w:t>
              </w:r>
              <w:r w:rsidRPr="00455A2A">
                <w:rPr>
                  <w:b/>
                </w:rPr>
                <w:t xml:space="preserve"> </w:t>
              </w:r>
            </w:ins>
            <w:ins w:id="483" w:author="Rostislav Bobin" w:date="2019-05-17T12:42:00Z">
              <w:r>
                <w:t>Добавить источник данных</w:t>
              </w:r>
            </w:ins>
          </w:p>
        </w:tc>
      </w:tr>
      <w:tr w:rsidR="00445709" w14:paraId="7AF6A513" w14:textId="77777777" w:rsidTr="00445709">
        <w:trPr>
          <w:ins w:id="484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60BF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85" w:author="Rostislav Bobin" w:date="2019-05-17T12:41:00Z"/>
              </w:rPr>
            </w:pPr>
            <w:ins w:id="486" w:author="Rostislav Bobin" w:date="2019-05-17T12:41:00Z">
              <w:r>
                <w:rPr>
                  <w:i/>
                  <w:lang w:val="en-US"/>
                </w:rPr>
                <w:t>ID</w:t>
              </w:r>
              <w:r w:rsidRPr="00455A2A">
                <w:rPr>
                  <w:i/>
                </w:rPr>
                <w:t>:</w:t>
              </w:r>
              <w:r w:rsidRPr="00455A2A">
                <w:t xml:space="preserve"> </w:t>
              </w:r>
              <w:r>
                <w:t>1</w:t>
              </w:r>
            </w:ins>
          </w:p>
        </w:tc>
      </w:tr>
      <w:tr w:rsidR="00445709" w14:paraId="07B248DF" w14:textId="77777777" w:rsidTr="00445709">
        <w:trPr>
          <w:ins w:id="48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C4B5" w14:textId="476E75D8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88" w:author="Rostislav Bobin" w:date="2019-05-17T12:41:00Z"/>
              </w:rPr>
            </w:pPr>
            <w:ins w:id="489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490" w:author="Rostislav Bobin" w:date="2019-05-17T12:45:00Z">
              <w:r>
                <w:t xml:space="preserve">выполнить </w:t>
              </w:r>
            </w:ins>
            <w:r w:rsidR="00CE5927">
              <w:t xml:space="preserve">запрос </w:t>
            </w:r>
            <w:r w:rsidR="00CE5927">
              <w:rPr>
                <w:lang w:val="en-US"/>
              </w:rPr>
              <w:t>HTTP</w:t>
            </w:r>
            <w:r w:rsidR="00CE5927" w:rsidRPr="00CE5927">
              <w:t xml:space="preserve"> </w:t>
            </w:r>
            <w:r w:rsidR="00CE5927">
              <w:rPr>
                <w:lang w:val="en-US"/>
              </w:rPr>
              <w:t>POST</w:t>
            </w:r>
            <w:ins w:id="491" w:author="Rostislav Bobin" w:date="2019-05-17T12:45:00Z">
              <w:r>
                <w:t xml:space="preserve">, инициирующий создание нового устройства с одним подключенным сенсором в </w:t>
              </w:r>
            </w:ins>
            <w:r w:rsidR="00CE5927">
              <w:t>выбранном</w:t>
            </w:r>
            <w:ins w:id="492" w:author="Rostislav Bobin" w:date="2019-05-17T12:45:00Z">
              <w:r>
                <w:t xml:space="preserve"> </w:t>
              </w:r>
            </w:ins>
            <w:r w:rsidR="00CE5927">
              <w:t>помещении</w:t>
            </w:r>
          </w:p>
        </w:tc>
      </w:tr>
      <w:tr w:rsidR="00445709" w14:paraId="34EA216C" w14:textId="77777777" w:rsidTr="00445709">
        <w:trPr>
          <w:ins w:id="49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42D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94" w:author="Rostislav Bobin" w:date="2019-05-17T12:41:00Z"/>
              </w:rPr>
            </w:pPr>
            <w:ins w:id="495" w:author="Rostislav Bobin" w:date="2019-05-17T12:41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4D5EA1B" w14:textId="77777777" w:rsidTr="00445709">
        <w:trPr>
          <w:ins w:id="496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E96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97" w:author="Rostislav Bobin" w:date="2019-05-17T12:41:00Z"/>
                <w:i/>
                <w:lang w:val="en-US"/>
              </w:rPr>
            </w:pPr>
            <w:ins w:id="498" w:author="Rostislav Bobin" w:date="2019-05-17T12:41:00Z">
              <w:r>
                <w:rPr>
                  <w:i/>
                </w:rPr>
                <w:t xml:space="preserve">Второстепенные актеры: </w:t>
              </w:r>
              <w:r>
                <w:rPr>
                  <w:lang w:val="en-US"/>
                </w:rPr>
                <w:t>-</w:t>
              </w:r>
            </w:ins>
          </w:p>
        </w:tc>
      </w:tr>
      <w:tr w:rsidR="00445709" w14:paraId="02BE3451" w14:textId="77777777" w:rsidTr="00445709">
        <w:trPr>
          <w:ins w:id="49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ECAB" w14:textId="5D5239C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00" w:author="Rostislav Bobin" w:date="2019-05-17T12:41:00Z"/>
              </w:rPr>
            </w:pPr>
            <w:ins w:id="501" w:author="Rostislav Bobin" w:date="2019-05-17T12:41:00Z">
              <w:r w:rsidRPr="00E45719">
                <w:rPr>
                  <w:i/>
                </w:rPr>
                <w:t>Предусловия:</w:t>
              </w:r>
            </w:ins>
            <w:r w:rsidR="00A55290">
              <w:t xml:space="preserve"> а</w:t>
            </w:r>
            <w:r w:rsidR="003031C0" w:rsidRPr="00A55290">
              <w:t>дминистратор</w:t>
            </w:r>
            <w:r w:rsidR="007D59AE" w:rsidRPr="00A55290">
              <w:t xml:space="preserve"> предоставил идентификатор помещения, в котором требуется создать источник данных</w:t>
            </w:r>
          </w:p>
        </w:tc>
      </w:tr>
      <w:tr w:rsidR="00445709" w14:paraId="3FEFD9B4" w14:textId="77777777" w:rsidTr="00445709">
        <w:trPr>
          <w:ins w:id="502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B2E2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503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01806F6F" w14:textId="4F43228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504" w:author="Rostislav Bobin" w:date="2019-05-17T12:41:00Z"/>
              </w:rPr>
            </w:pPr>
            <w:ins w:id="505" w:author="Rostislav Bobin" w:date="2019-05-17T12:46:00Z">
              <w:r>
                <w:t xml:space="preserve">Выполнить </w:t>
              </w:r>
            </w:ins>
            <w:r w:rsidR="007D59AE">
              <w:rPr>
                <w:lang w:val="en-US"/>
              </w:rPr>
              <w:t>POST</w:t>
            </w:r>
            <w:r w:rsidR="007D59AE" w:rsidRPr="007D59AE">
              <w:t>-</w:t>
            </w:r>
            <w:ins w:id="506" w:author="Rostislav Bobin" w:date="2019-05-17T12:46:00Z">
              <w:r>
                <w:t>запрос</w:t>
              </w:r>
            </w:ins>
            <w:r w:rsidR="00CE5927">
              <w:t xml:space="preserve"> к </w:t>
            </w:r>
            <w:r w:rsidR="007D59AE">
              <w:rPr>
                <w:lang w:val="en-US"/>
              </w:rPr>
              <w:t>Web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API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Digital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Twins</w:t>
            </w:r>
            <w:r w:rsidR="007D59AE">
              <w:t xml:space="preserve">, инициирующий создание устройства в помещении с предоставленным </w:t>
            </w:r>
            <w:r w:rsidR="007D59AE" w:rsidRPr="007D59AE">
              <w:t>идентификатором</w:t>
            </w:r>
          </w:p>
          <w:p w14:paraId="373FABF3" w14:textId="669AB8F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ins w:id="507" w:author="Rostislav Bobin" w:date="2019-05-17T12:41:00Z">
              <w:r>
                <w:t xml:space="preserve">Получить </w:t>
              </w:r>
            </w:ins>
            <w:r w:rsidR="007D59AE">
              <w:t xml:space="preserve">от сервера </w:t>
            </w:r>
            <w:ins w:id="508" w:author="Rostislav Bobin" w:date="2019-05-17T12:41:00Z">
              <w:r>
                <w:t>ответ</w:t>
              </w:r>
            </w:ins>
            <w:r w:rsidR="007D59AE">
              <w:t xml:space="preserve"> формата </w:t>
            </w:r>
            <w:r w:rsidR="007D59AE">
              <w:rPr>
                <w:lang w:val="en-US"/>
              </w:rPr>
              <w:t>JSON</w:t>
            </w:r>
            <w:r w:rsidR="007D59AE">
              <w:t>, десериализовать его</w:t>
            </w:r>
          </w:p>
          <w:p w14:paraId="32630147" w14:textId="21E11984" w:rsidR="007D59AE" w:rsidRDefault="007D59AE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509" w:author="Rostislav Bobin" w:date="2019-05-17T12:41:00Z"/>
              </w:rPr>
            </w:pPr>
            <w:ins w:id="510" w:author="Rostislav Bobin" w:date="2019-05-17T13:05:00Z">
              <w:r>
                <w:t xml:space="preserve">Внести </w:t>
              </w:r>
            </w:ins>
            <w:r>
              <w:t>идентификатор созданного устройства</w:t>
            </w:r>
            <w:ins w:id="511" w:author="Rostislav Bobin" w:date="2019-05-17T13:05:00Z">
              <w:r>
                <w:t xml:space="preserve"> в базу данных</w:t>
              </w:r>
            </w:ins>
          </w:p>
          <w:p w14:paraId="20B44CB7" w14:textId="0A19046B" w:rsidR="00AE38CB" w:rsidRPr="007D59AE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512" w:author="Rostislav Bobin" w:date="2019-05-17T12:41:00Z"/>
              </w:rPr>
            </w:pPr>
            <w:ins w:id="513" w:author="Rostislav Bobin" w:date="2019-05-17T12:46:00Z">
              <w:r>
                <w:t xml:space="preserve">Вернуть </w:t>
              </w:r>
            </w:ins>
            <w:r w:rsidR="003031C0">
              <w:t>администратору</w:t>
            </w:r>
            <w:ins w:id="514" w:author="Rostislav Bobin" w:date="2019-05-17T12:46:00Z">
              <w:r>
                <w:t xml:space="preserve"> </w:t>
              </w:r>
            </w:ins>
            <w:r w:rsidR="007D59AE" w:rsidRPr="007D59AE">
              <w:t>идентификаторы</w:t>
            </w:r>
            <w:ins w:id="515" w:author="Rostislav Bobin" w:date="2019-05-17T12:46:00Z">
              <w:r w:rsidRPr="00445709">
                <w:rPr>
                  <w:rPrChange w:id="516" w:author="Rostislav Bobin" w:date="2019-05-17T12:47:00Z">
                    <w:rPr>
                      <w:lang w:val="en-US"/>
                    </w:rPr>
                  </w:rPrChange>
                </w:rPr>
                <w:t xml:space="preserve"> </w:t>
              </w:r>
              <w:r>
                <w:t>сенсора и устройс</w:t>
              </w:r>
            </w:ins>
            <w:ins w:id="517" w:author="Rostislav Bobin" w:date="2019-05-17T13:04:00Z">
              <w:r w:rsidR="00AE38CB">
                <w:t>т</w:t>
              </w:r>
            </w:ins>
            <w:ins w:id="518" w:author="Rostislav Bobin" w:date="2019-05-17T12:46:00Z">
              <w:r>
                <w:t>ва</w:t>
              </w:r>
            </w:ins>
          </w:p>
        </w:tc>
      </w:tr>
      <w:tr w:rsidR="00445709" w14:paraId="0ED037D5" w14:textId="77777777" w:rsidTr="00445709">
        <w:trPr>
          <w:ins w:id="51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FA455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0" w:author="Rostislav Bobin" w:date="2019-05-17T12:41:00Z"/>
              </w:rPr>
            </w:pPr>
            <w:ins w:id="521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004011F4" w14:textId="77777777" w:rsidTr="00445709">
        <w:trPr>
          <w:ins w:id="522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B008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3" w:author="Rostislav Bobin" w:date="2019-05-17T12:41:00Z"/>
              </w:rPr>
            </w:pPr>
            <w:ins w:id="524" w:author="Rostislav Bobin" w:date="2019-05-17T12:41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445709" w14:paraId="7B0310E5" w14:textId="77777777" w:rsidTr="00445709">
        <w:trPr>
          <w:ins w:id="52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8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6" w:author="Rostislav Bobin" w:date="2019-05-17T12:41:00Z"/>
                <w:i/>
              </w:rPr>
            </w:pPr>
          </w:p>
        </w:tc>
      </w:tr>
      <w:tr w:rsidR="00445709" w14:paraId="48987C4D" w14:textId="77777777" w:rsidTr="00445709">
        <w:trPr>
          <w:ins w:id="52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C1B1A" w14:textId="0473498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8" w:author="Rostislav Bobin" w:date="2019-05-17T12:41:00Z"/>
                <w:b/>
              </w:rPr>
            </w:pPr>
            <w:ins w:id="529" w:author="Rostislav Bobin" w:date="2019-05-17T12:41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t>Добавить пользователя</w:t>
              </w:r>
            </w:ins>
          </w:p>
        </w:tc>
      </w:tr>
      <w:tr w:rsidR="00445709" w14:paraId="2A1BE36F" w14:textId="77777777" w:rsidTr="00445709">
        <w:trPr>
          <w:ins w:id="53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773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1" w:author="Rostislav Bobin" w:date="2019-05-17T12:41:00Z"/>
              </w:rPr>
            </w:pPr>
            <w:ins w:id="532" w:author="Rostislav Bobin" w:date="2019-05-17T12:41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  <w:r>
                <w:t>2</w:t>
              </w:r>
            </w:ins>
          </w:p>
        </w:tc>
      </w:tr>
      <w:tr w:rsidR="00445709" w14:paraId="54F5EEBC" w14:textId="77777777" w:rsidTr="00445709">
        <w:trPr>
          <w:ins w:id="53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A5E" w14:textId="1CD9EDB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4" w:author="Rostislav Bobin" w:date="2019-05-17T12:41:00Z"/>
              </w:rPr>
            </w:pPr>
            <w:ins w:id="535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536" w:author="Rostislav Bobin" w:date="2019-05-17T12:45:00Z">
              <w:r w:rsidR="007D59AE">
                <w:t xml:space="preserve">выполнить </w:t>
              </w:r>
            </w:ins>
            <w:r w:rsidR="007D59AE">
              <w:t xml:space="preserve">запрос </w:t>
            </w:r>
            <w:r w:rsidR="007D59AE">
              <w:rPr>
                <w:lang w:val="en-US"/>
              </w:rPr>
              <w:t>HTTP</w:t>
            </w:r>
            <w:r w:rsidR="007D59AE" w:rsidRPr="00CE5927">
              <w:t xml:space="preserve"> </w:t>
            </w:r>
            <w:r w:rsidR="007D59AE">
              <w:rPr>
                <w:lang w:val="en-US"/>
              </w:rPr>
              <w:t>POST</w:t>
            </w:r>
            <w:ins w:id="537" w:author="Rostislav Bobin" w:date="2019-05-17T12:45:00Z">
              <w:r w:rsidR="007D59AE">
                <w:t xml:space="preserve">, инициирующий создание нового </w:t>
              </w:r>
            </w:ins>
            <w:r w:rsidR="003031C0">
              <w:t>пользователя</w:t>
            </w:r>
          </w:p>
        </w:tc>
      </w:tr>
      <w:tr w:rsidR="00445709" w14:paraId="6ACD184D" w14:textId="77777777" w:rsidTr="00445709">
        <w:trPr>
          <w:ins w:id="53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910A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9" w:author="Rostislav Bobin" w:date="2019-05-17T12:41:00Z"/>
              </w:rPr>
            </w:pPr>
            <w:ins w:id="540" w:author="Rostislav Bobin" w:date="2019-05-17T12:41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55648CD" w14:textId="77777777" w:rsidTr="00445709">
        <w:trPr>
          <w:ins w:id="541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42E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42" w:author="Rostislav Bobin" w:date="2019-05-17T12:41:00Z"/>
                <w:i/>
                <w:lang w:val="en-US"/>
              </w:rPr>
            </w:pPr>
            <w:ins w:id="543" w:author="Rostislav Bobin" w:date="2019-05-17T12:41:00Z">
              <w:r>
                <w:rPr>
                  <w:i/>
                </w:rPr>
                <w:t xml:space="preserve">Второстепенные актеры: </w:t>
              </w:r>
              <w:r>
                <w:rPr>
                  <w:lang w:val="en-US"/>
                </w:rPr>
                <w:t>-</w:t>
              </w:r>
            </w:ins>
          </w:p>
        </w:tc>
      </w:tr>
      <w:tr w:rsidR="00445709" w14:paraId="4E0C3A66" w14:textId="77777777" w:rsidTr="00445709">
        <w:trPr>
          <w:ins w:id="544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3BDF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45" w:author="Rostislav Bobin" w:date="2019-05-17T12:41:00Z"/>
              </w:rPr>
            </w:pPr>
            <w:ins w:id="546" w:author="Rostislav Bobin" w:date="2019-05-17T12:41:00Z">
              <w:r>
                <w:rPr>
                  <w:i/>
                </w:rPr>
                <w:t>Предусловия:</w:t>
              </w:r>
              <w:r>
                <w:t xml:space="preserve"> -</w:t>
              </w:r>
            </w:ins>
          </w:p>
        </w:tc>
      </w:tr>
      <w:tr w:rsidR="00445709" w14:paraId="5CCA01A0" w14:textId="77777777" w:rsidTr="00445709">
        <w:trPr>
          <w:ins w:id="54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2A54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548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1FCD70CF" w14:textId="4212CA75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549" w:author="Rostislav Bobin" w:date="2019-05-17T12:41:00Z"/>
              </w:rPr>
            </w:pPr>
            <w:ins w:id="550" w:author="Rostislav Bobin" w:date="2019-05-17T12:46:00Z">
              <w:r>
                <w:t xml:space="preserve">Выполнить </w:t>
              </w:r>
            </w:ins>
            <w:r>
              <w:rPr>
                <w:lang w:val="en-US"/>
              </w:rPr>
              <w:t>POST</w:t>
            </w:r>
            <w:r w:rsidRPr="007D59AE">
              <w:t>-</w:t>
            </w:r>
            <w:ins w:id="551" w:author="Rostislav Bobin" w:date="2019-05-17T12:46:00Z">
              <w:r>
                <w:t>запрос</w:t>
              </w:r>
            </w:ins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>, инициирующий создание нового помещения</w:t>
            </w:r>
          </w:p>
          <w:p w14:paraId="276D7BDC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552" w:author="Rostislav Bobin" w:date="2019-05-17T12:41:00Z">
              <w:r>
                <w:t xml:space="preserve">Получить </w:t>
              </w:r>
            </w:ins>
            <w:r>
              <w:t xml:space="preserve">от сервера </w:t>
            </w:r>
            <w:ins w:id="553" w:author="Rostislav Bobin" w:date="2019-05-17T12:41:00Z">
              <w:r>
                <w:t>ответ</w:t>
              </w:r>
            </w:ins>
            <w:r>
              <w:t xml:space="preserve"> формата </w:t>
            </w:r>
            <w:r>
              <w:rPr>
                <w:lang w:val="en-US"/>
              </w:rPr>
              <w:t>JSON</w:t>
            </w:r>
            <w:r>
              <w:t>, десериализовать его</w:t>
            </w:r>
          </w:p>
          <w:p w14:paraId="66E69B89" w14:textId="11E5AE37" w:rsidR="003031C0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Сгенерировать пароль для входа нового пользователя в систему</w:t>
            </w:r>
          </w:p>
          <w:p w14:paraId="335934F2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554" w:author="Rostislav Bobin" w:date="2019-05-17T13:05:00Z">
              <w:r>
                <w:t>Внести в базу данных</w:t>
              </w:r>
            </w:ins>
            <w:r>
              <w:t xml:space="preserve"> идентификатор созданного помещения и пароль для входа</w:t>
            </w:r>
          </w:p>
          <w:p w14:paraId="6A04FF7B" w14:textId="50DE619C" w:rsidR="00AE38CB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555" w:author="Rostislav Bobin" w:date="2019-05-17T12:41:00Z"/>
              </w:rPr>
            </w:pPr>
            <w:r>
              <w:t>Вернуть администратору</w:t>
            </w:r>
            <w:ins w:id="556" w:author="Rostislav Bobin" w:date="2019-05-17T13:05:00Z">
              <w:r>
                <w:t xml:space="preserve"> </w:t>
              </w:r>
            </w:ins>
            <w:r>
              <w:t>идентификатор созданного помещения и пароль для входа нового пользователя</w:t>
            </w:r>
          </w:p>
        </w:tc>
      </w:tr>
      <w:tr w:rsidR="00445709" w14:paraId="2D5E6CD5" w14:textId="77777777" w:rsidTr="00445709">
        <w:trPr>
          <w:ins w:id="55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D3F33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58" w:author="Rostislav Bobin" w:date="2019-05-17T12:41:00Z"/>
              </w:rPr>
            </w:pPr>
            <w:ins w:id="559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0608AEF4" w14:textId="77777777" w:rsidTr="00445709">
        <w:trPr>
          <w:ins w:id="56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F109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1" w:author="Rostislav Bobin" w:date="2019-05-17T12:41:00Z"/>
              </w:rPr>
            </w:pPr>
            <w:ins w:id="562" w:author="Rostislav Bobin" w:date="2019-05-17T12:41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445709" w14:paraId="446F55E5" w14:textId="77777777" w:rsidTr="00445709">
        <w:trPr>
          <w:ins w:id="56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81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4" w:author="Rostislav Bobin" w:date="2019-05-17T12:41:00Z"/>
                <w:i/>
              </w:rPr>
            </w:pPr>
          </w:p>
        </w:tc>
      </w:tr>
      <w:tr w:rsidR="00445709" w14:paraId="6737670A" w14:textId="77777777" w:rsidTr="00445709">
        <w:trPr>
          <w:ins w:id="56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453F" w14:textId="2C0462E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6" w:author="Rostislav Bobin" w:date="2019-05-17T12:43:00Z"/>
                <w:i/>
              </w:rPr>
            </w:pPr>
            <w:ins w:id="567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rPr>
                  <w:szCs w:val="28"/>
                </w:rPr>
                <w:t>Оповестить пользователя о неэффективном энергопотреблении</w:t>
              </w:r>
            </w:ins>
          </w:p>
        </w:tc>
      </w:tr>
      <w:tr w:rsidR="00445709" w14:paraId="55B5EFDF" w14:textId="77777777" w:rsidTr="00445709">
        <w:trPr>
          <w:ins w:id="56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190D" w14:textId="64A67C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9" w:author="Rostislav Bobin" w:date="2019-05-17T12:43:00Z"/>
                <w:i/>
                <w:lang w:val="en-US"/>
              </w:rPr>
            </w:pPr>
            <w:ins w:id="570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3031C0">
              <w:t>3</w:t>
            </w:r>
          </w:p>
        </w:tc>
      </w:tr>
      <w:tr w:rsidR="00445709" w14:paraId="339314BD" w14:textId="77777777" w:rsidTr="00445709">
        <w:trPr>
          <w:ins w:id="57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FA24" w14:textId="16F04391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72" w:author="Rostislav Bobin" w:date="2019-05-17T12:43:00Z"/>
                <w:i/>
                <w:rPrChange w:id="573" w:author="Rostislav Bobin" w:date="2019-05-17T12:43:00Z">
                  <w:rPr>
                    <w:ins w:id="574" w:author="Rostislav Bobin" w:date="2019-05-17T12:43:00Z"/>
                    <w:i/>
                    <w:lang w:val="en-US"/>
                  </w:rPr>
                </w:rPrChange>
              </w:rPr>
            </w:pPr>
            <w:ins w:id="575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</w:t>
            </w:r>
            <w:ins w:id="576" w:author="Rostislav Bobin" w:date="2019-05-17T12:48:00Z">
              <w:r>
                <w:t xml:space="preserve">ри достижении заранее определенных условий, уведомить </w:t>
              </w:r>
            </w:ins>
            <w:r w:rsidR="003031C0">
              <w:t>пользователя</w:t>
            </w:r>
            <w:ins w:id="577" w:author="Rostislav Bobin" w:date="2019-05-17T12:48:00Z">
              <w:r>
                <w:t xml:space="preserve"> системы</w:t>
              </w:r>
            </w:ins>
            <w:r w:rsidR="003031C0">
              <w:t xml:space="preserve"> и администратора</w:t>
            </w:r>
            <w:ins w:id="578" w:author="Rostislav Bobin" w:date="2019-05-17T12:48:00Z">
              <w:r>
                <w:t xml:space="preserve"> о неэффективном энергопотреблении в одном из помещений</w:t>
              </w:r>
            </w:ins>
          </w:p>
        </w:tc>
      </w:tr>
      <w:tr w:rsidR="00445709" w14:paraId="541E935F" w14:textId="77777777" w:rsidTr="00445709">
        <w:trPr>
          <w:ins w:id="57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92288" w14:textId="34088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0" w:author="Rostislav Bobin" w:date="2019-05-17T12:43:00Z"/>
                <w:i/>
              </w:rPr>
            </w:pPr>
            <w:ins w:id="581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250377E9" w14:textId="77777777" w:rsidTr="00445709">
        <w:trPr>
          <w:ins w:id="58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88C4" w14:textId="111BDBAC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3" w:author="Rostislav Bobin" w:date="2019-05-17T12:43:00Z"/>
                <w:i/>
              </w:rPr>
            </w:pPr>
            <w:ins w:id="584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4608582D" w14:textId="77777777" w:rsidTr="00445709">
        <w:trPr>
          <w:ins w:id="58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F980" w14:textId="33E249D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6" w:author="Rostislav Bobin" w:date="2019-05-17T12:43:00Z"/>
              </w:rPr>
            </w:pPr>
            <w:ins w:id="587" w:author="Rostislav Bobin" w:date="2019-05-17T12:43:00Z">
              <w:r w:rsidRPr="00E45719">
                <w:rPr>
                  <w:i/>
                </w:rPr>
                <w:t>Предусловия:</w:t>
              </w:r>
              <w:r w:rsidRPr="00E45719">
                <w:t xml:space="preserve"> </w:t>
              </w:r>
            </w:ins>
            <w:r w:rsidR="00A55290" w:rsidRPr="00A55290">
              <w:t>н</w:t>
            </w:r>
            <w:r w:rsidR="003031C0" w:rsidRPr="00A55290">
              <w:t xml:space="preserve">а этапе обработки данных, полученных с устройств, было выявлено, что текущие значения расхода электроэнергии в одном из помещений превышают рекомендуемые </w:t>
            </w:r>
          </w:p>
        </w:tc>
      </w:tr>
      <w:tr w:rsidR="00445709" w14:paraId="5E6F5CB4" w14:textId="77777777" w:rsidTr="00445709">
        <w:trPr>
          <w:ins w:id="58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40F3" w14:textId="2778DAB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9" w:author="Rostislav Bobin" w:date="2019-05-17T12:43:00Z"/>
              </w:rPr>
            </w:pPr>
            <w:ins w:id="590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551D41BA" w14:textId="61950EF6" w:rsidR="00AE38CB" w:rsidRPr="00445709" w:rsidRDefault="00E45719">
            <w:pPr>
              <w:pStyle w:val="ab"/>
              <w:widowControl w:val="0"/>
              <w:numPr>
                <w:ilvl w:val="0"/>
                <w:numId w:val="23"/>
              </w:numPr>
              <w:tabs>
                <w:tab w:val="left" w:pos="547"/>
              </w:tabs>
              <w:spacing w:line="360" w:lineRule="auto"/>
              <w:rPr>
                <w:ins w:id="591" w:author="Rostislav Bobin" w:date="2019-05-17T12:43:00Z"/>
                <w:i/>
                <w:rPrChange w:id="592" w:author="Rostislav Bobin" w:date="2019-05-17T12:49:00Z">
                  <w:rPr>
                    <w:ins w:id="593" w:author="Rostislav Bobin" w:date="2019-05-17T12:43:00Z"/>
                  </w:rPr>
                </w:rPrChange>
              </w:rPr>
              <w:pPrChange w:id="594" w:author="Rostislav Bobin" w:date="2019-05-17T12:49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lastRenderedPageBreak/>
              <w:t>А</w:t>
            </w:r>
            <w:ins w:id="595" w:author="Rostislav Bobin" w:date="2019-05-17T13:01:00Z">
              <w:r w:rsidR="00AE38CB">
                <w:t>ктивировать событие, отп</w:t>
              </w:r>
            </w:ins>
            <w:ins w:id="596" w:author="Rostislav Bobin" w:date="2019-05-17T13:02:00Z">
              <w:r w:rsidR="00AE38CB">
                <w:t>р</w:t>
              </w:r>
            </w:ins>
            <w:ins w:id="597" w:author="Rostislav Bobin" w:date="2019-05-17T13:01:00Z">
              <w:r w:rsidR="00AE38CB">
                <w:t xml:space="preserve">авляющее </w:t>
              </w:r>
              <w:r w:rsidR="00AE38CB">
                <w:rPr>
                  <w:lang w:val="en-US"/>
                </w:rPr>
                <w:t>email</w:t>
              </w:r>
              <w:r w:rsidR="00AE38CB" w:rsidRPr="00AE38CB">
                <w:rPr>
                  <w:rPrChange w:id="598" w:author="Rostislav Bobin" w:date="2019-05-17T13:01:00Z">
                    <w:rPr>
                      <w:lang w:val="en-US"/>
                    </w:rPr>
                  </w:rPrChange>
                </w:rPr>
                <w:t>-</w:t>
              </w:r>
              <w:r w:rsidR="00AE38CB">
                <w:t>сообщени</w:t>
              </w:r>
            </w:ins>
            <w:r>
              <w:t>я</w:t>
            </w:r>
            <w:ins w:id="599" w:author="Rostislav Bobin" w:date="2019-05-17T13:02:00Z">
              <w:r w:rsidR="00AE38CB">
                <w:t xml:space="preserve"> администратору системы</w:t>
              </w:r>
            </w:ins>
            <w:r>
              <w:t xml:space="preserve"> и владельцу выявленного помещения</w:t>
            </w:r>
          </w:p>
        </w:tc>
      </w:tr>
      <w:tr w:rsidR="00445709" w14:paraId="519025AD" w14:textId="77777777" w:rsidTr="00445709">
        <w:trPr>
          <w:ins w:id="60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6E3F" w14:textId="22023FE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1" w:author="Rostislav Bobin" w:date="2019-05-17T12:43:00Z"/>
                <w:i/>
              </w:rPr>
            </w:pPr>
            <w:ins w:id="602" w:author="Rostislav Bobin" w:date="2019-05-17T12:43:00Z">
              <w:r>
                <w:rPr>
                  <w:i/>
                </w:rPr>
                <w:lastRenderedPageBreak/>
                <w:t>Постусловия:</w:t>
              </w:r>
              <w:r>
                <w:t xml:space="preserve"> -</w:t>
              </w:r>
            </w:ins>
          </w:p>
        </w:tc>
      </w:tr>
      <w:tr w:rsidR="00445709" w14:paraId="4C944857" w14:textId="77777777" w:rsidTr="00445709">
        <w:trPr>
          <w:ins w:id="60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0B60A" w14:textId="6FA81FF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4" w:author="Rostislav Bobin" w:date="2019-05-17T12:43:00Z"/>
                <w:i/>
              </w:rPr>
            </w:pPr>
            <w:ins w:id="605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A55290" w14:paraId="5798E87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01F97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1C0A5C63" w14:textId="77777777" w:rsidTr="00445709">
        <w:trPr>
          <w:ins w:id="60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4096C" w14:textId="53F300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7" w:author="Rostislav Bobin" w:date="2019-05-17T12:43:00Z"/>
                <w:i/>
              </w:rPr>
            </w:pPr>
            <w:ins w:id="608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609" w:author="Rostislav Bobin" w:date="2019-05-17T12:44:00Z">
              <w:r>
                <w:rPr>
                  <w:szCs w:val="28"/>
                </w:rPr>
                <w:t>Посмотреть среднее энергопотребление за промежуток</w:t>
              </w:r>
            </w:ins>
          </w:p>
        </w:tc>
      </w:tr>
      <w:tr w:rsidR="00445709" w14:paraId="615059C2" w14:textId="77777777" w:rsidTr="00445709">
        <w:trPr>
          <w:ins w:id="61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7646" w14:textId="3AFF0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1" w:author="Rostislav Bobin" w:date="2019-05-17T12:43:00Z"/>
                <w:i/>
                <w:lang w:val="en-US"/>
              </w:rPr>
            </w:pPr>
            <w:ins w:id="612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E45719">
              <w:t>4</w:t>
            </w:r>
          </w:p>
        </w:tc>
      </w:tr>
      <w:tr w:rsidR="00445709" w14:paraId="375843BB" w14:textId="77777777" w:rsidTr="00445709">
        <w:trPr>
          <w:ins w:id="61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C0B2" w14:textId="214FC57D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4" w:author="Rostislav Bobin" w:date="2019-05-17T12:43:00Z"/>
                <w:i/>
                <w:rPrChange w:id="615" w:author="Rostislav Bobin" w:date="2019-05-17T13:03:00Z">
                  <w:rPr>
                    <w:ins w:id="616" w:author="Rostislav Bobin" w:date="2019-05-17T12:43:00Z"/>
                    <w:i/>
                    <w:lang w:val="en-US"/>
                  </w:rPr>
                </w:rPrChange>
              </w:rPr>
            </w:pPr>
            <w:ins w:id="617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E45719">
              <w:t>предоставить пользователю информацию о среднем энергопотреблении в выбранном помещении</w:t>
            </w:r>
          </w:p>
        </w:tc>
      </w:tr>
      <w:tr w:rsidR="00445709" w14:paraId="0724A45D" w14:textId="77777777" w:rsidTr="00445709">
        <w:trPr>
          <w:ins w:id="61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CC9F" w14:textId="23C24AE5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9" w:author="Rostislav Bobin" w:date="2019-05-17T12:43:00Z"/>
                <w:i/>
              </w:rPr>
            </w:pPr>
            <w:ins w:id="620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5477BD1C" w14:textId="77777777" w:rsidTr="00445709">
        <w:trPr>
          <w:ins w:id="62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C6D6" w14:textId="109EAB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22" w:author="Rostislav Bobin" w:date="2019-05-17T12:43:00Z"/>
                <w:i/>
              </w:rPr>
            </w:pPr>
            <w:ins w:id="623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6D18341F" w14:textId="77777777" w:rsidTr="00445709">
        <w:trPr>
          <w:ins w:id="62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D676" w14:textId="283DB6F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25" w:author="Rostislav Bobin" w:date="2019-05-17T12:43:00Z"/>
                <w:i/>
              </w:rPr>
            </w:pPr>
            <w:ins w:id="626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и интересующий его промежуток времени для получения информации о среднем энергопотреблении</w:t>
            </w:r>
          </w:p>
        </w:tc>
      </w:tr>
      <w:tr w:rsidR="00445709" w14:paraId="0F750BBE" w14:textId="77777777" w:rsidTr="00445709">
        <w:trPr>
          <w:ins w:id="62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50FD" w14:textId="412072A2" w:rsidR="00E45719" w:rsidRPr="00E4571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628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46D8D3D3" w14:textId="0A47561D" w:rsidR="00E45719" w:rsidRDefault="00E45719" w:rsidP="00A55290">
            <w:pPr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jc w:val="left"/>
              <w:rPr>
                <w:ins w:id="629" w:author="Rostislav Bobin" w:date="2019-05-17T12:41:00Z"/>
              </w:rPr>
            </w:pPr>
            <w:ins w:id="630" w:author="Rostislav Bobin" w:date="2019-05-17T12:46:00Z">
              <w:r>
                <w:t>Выполнить</w:t>
              </w:r>
            </w:ins>
            <w:r>
              <w:t xml:space="preserve"> </w:t>
            </w:r>
            <w:ins w:id="631" w:author="Rostislav Bobin" w:date="2019-05-17T12:46:00Z">
              <w:r>
                <w:t>запрос</w:t>
              </w:r>
            </w:ins>
            <w:r w:rsidRPr="00E45719">
              <w:t xml:space="preserve"> </w:t>
            </w:r>
            <w:r>
              <w:rPr>
                <w:lang w:val="en-US"/>
              </w:rPr>
              <w:t>HTTP</w:t>
            </w:r>
            <w:r w:rsidRPr="00E45719">
              <w:t xml:space="preserve"> </w:t>
            </w:r>
            <w:r>
              <w:rPr>
                <w:lang w:val="en-US"/>
              </w:rPr>
              <w:t>GET</w:t>
            </w:r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</w:t>
            </w:r>
            <w:r w:rsidR="00A55290">
              <w:t xml:space="preserve">для получения выбранного в зависимости от промежутка времени количества значений </w:t>
            </w:r>
            <w:r w:rsidR="00A55290">
              <w:rPr>
                <w:lang w:val="en-US"/>
              </w:rPr>
              <w:t>HistoricalValues</w:t>
            </w:r>
            <w:r w:rsidR="00A55290" w:rsidRPr="00A55290">
              <w:t xml:space="preserve"> </w:t>
            </w:r>
            <w:r w:rsidR="00A55290">
              <w:t xml:space="preserve">компонента </w:t>
            </w:r>
            <w:r>
              <w:rPr>
                <w:lang w:val="en-US"/>
              </w:rPr>
              <w:t>Sensor</w:t>
            </w:r>
            <w:r w:rsidR="00A55290">
              <w:t>, принадлежащего выбранному помещению</w:t>
            </w:r>
          </w:p>
          <w:p w14:paraId="002B1298" w14:textId="6DBF521A" w:rsidR="00AE38CB" w:rsidRPr="00AE38CB" w:rsidRDefault="00A55290">
            <w:pPr>
              <w:pStyle w:val="ab"/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rPr>
                <w:ins w:id="632" w:author="Rostislav Bobin" w:date="2019-05-17T12:43:00Z"/>
                <w:rPrChange w:id="633" w:author="Rostislav Bobin" w:date="2019-05-17T13:03:00Z">
                  <w:rPr>
                    <w:ins w:id="634" w:author="Rostislav Bobin" w:date="2019-05-17T12:43:00Z"/>
                    <w:i/>
                  </w:rPr>
                </w:rPrChange>
              </w:rPr>
              <w:pPrChange w:id="635" w:author="Rostislav Bobin" w:date="2019-05-17T13:03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среднее значение </w:t>
            </w:r>
            <w:r>
              <w:rPr>
                <w:lang w:val="en-US"/>
              </w:rPr>
              <w:t>HistoricalValue</w:t>
            </w:r>
            <w:r>
              <w:t xml:space="preserve"> компонента</w:t>
            </w:r>
            <w:r w:rsidRPr="00A55290">
              <w:t xml:space="preserve"> </w:t>
            </w:r>
            <w:r>
              <w:rPr>
                <w:lang w:val="en-US"/>
              </w:rPr>
              <w:t>Sensor</w:t>
            </w:r>
            <w:r w:rsidRPr="00A55290">
              <w:t xml:space="preserve"> </w:t>
            </w:r>
            <w:r>
              <w:t>на заданном промежутке времени</w:t>
            </w:r>
          </w:p>
        </w:tc>
      </w:tr>
      <w:tr w:rsidR="00445709" w14:paraId="0EB77793" w14:textId="77777777" w:rsidTr="00445709">
        <w:trPr>
          <w:ins w:id="63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61EB" w14:textId="2F72F7FA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37" w:author="Rostislav Bobin" w:date="2019-05-17T12:43:00Z"/>
                <w:i/>
              </w:rPr>
            </w:pPr>
            <w:ins w:id="638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244F96AD" w14:textId="77777777" w:rsidTr="00445709">
        <w:trPr>
          <w:ins w:id="63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4C79" w14:textId="259D7E2D" w:rsidR="00A55290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0" w:author="Rostislav Bobin" w:date="2019-05-17T12:43:00Z"/>
              </w:rPr>
            </w:pPr>
            <w:ins w:id="641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A55290" w14:paraId="263144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B714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75B1B5" w14:textId="77777777" w:rsidTr="00445709">
        <w:trPr>
          <w:ins w:id="64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DF8B" w14:textId="29A93D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3" w:author="Rostislav Bobin" w:date="2019-05-17T12:43:00Z"/>
                <w:i/>
              </w:rPr>
            </w:pPr>
            <w:ins w:id="644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645" w:author="Rostislav Bobin" w:date="2019-05-17T12:44:00Z">
              <w:r>
                <w:rPr>
                  <w:szCs w:val="28"/>
                </w:rPr>
                <w:t xml:space="preserve">Посмотреть текущее энергопотребление </w:t>
              </w:r>
            </w:ins>
          </w:p>
        </w:tc>
      </w:tr>
      <w:tr w:rsidR="00445709" w14:paraId="45ACC28A" w14:textId="77777777" w:rsidTr="00445709">
        <w:trPr>
          <w:ins w:id="64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83F3" w14:textId="50602A4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7" w:author="Rostislav Bobin" w:date="2019-05-17T12:43:00Z"/>
                <w:i/>
                <w:lang w:val="en-US"/>
              </w:rPr>
            </w:pPr>
            <w:ins w:id="648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A55290">
              <w:t>5</w:t>
            </w:r>
          </w:p>
        </w:tc>
      </w:tr>
      <w:tr w:rsidR="00445709" w14:paraId="53485329" w14:textId="77777777" w:rsidTr="00445709">
        <w:trPr>
          <w:ins w:id="64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30AF" w14:textId="64BE1F14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50" w:author="Rostislav Bobin" w:date="2019-05-17T12:43:00Z"/>
                <w:i/>
                <w:rPrChange w:id="651" w:author="Rostislav Bobin" w:date="2019-05-17T12:43:00Z">
                  <w:rPr>
                    <w:ins w:id="652" w:author="Rostislav Bobin" w:date="2019-05-17T12:43:00Z"/>
                    <w:i/>
                    <w:lang w:val="en-US"/>
                  </w:rPr>
                </w:rPrChange>
              </w:rPr>
            </w:pPr>
            <w:ins w:id="653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предоставить пользователю информацию о текущем энергопотреблении в выбранном помещении</w:t>
            </w:r>
          </w:p>
        </w:tc>
      </w:tr>
      <w:tr w:rsidR="00445709" w14:paraId="3109749B" w14:textId="77777777" w:rsidTr="00445709">
        <w:trPr>
          <w:ins w:id="65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A17" w14:textId="52CB2664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55" w:author="Rostislav Bobin" w:date="2019-05-17T12:43:00Z"/>
                <w:i/>
              </w:rPr>
            </w:pPr>
            <w:ins w:id="656" w:author="Rostislav Bobin" w:date="2019-05-17T12:43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39AEC44A" w14:textId="77777777" w:rsidTr="00445709">
        <w:trPr>
          <w:ins w:id="65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1A89F" w14:textId="00AD0D5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58" w:author="Rostislav Bobin" w:date="2019-05-17T12:43:00Z"/>
                <w:i/>
              </w:rPr>
            </w:pPr>
            <w:ins w:id="659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09B8C775" w14:textId="77777777" w:rsidTr="00445709">
        <w:trPr>
          <w:ins w:id="66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E93E" w14:textId="651E7B06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61" w:author="Rostislav Bobin" w:date="2019-05-17T12:43:00Z"/>
                <w:i/>
              </w:rPr>
            </w:pPr>
            <w:ins w:id="662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для получения информации о текущем энергопотреблении</w:t>
            </w:r>
          </w:p>
        </w:tc>
      </w:tr>
      <w:tr w:rsidR="00445709" w14:paraId="10A9829E" w14:textId="77777777" w:rsidTr="00445709">
        <w:trPr>
          <w:ins w:id="66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9661" w14:textId="77777777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64" w:author="Rostislav Bobin" w:date="2019-05-17T12:43:00Z"/>
                <w:lang w:val="en-US"/>
                <w:rPrChange w:id="665" w:author="Rostislav Bobin" w:date="2019-05-17T13:04:00Z">
                  <w:rPr>
                    <w:ins w:id="666" w:author="Rostislav Bobin" w:date="2019-05-17T12:43:00Z"/>
                  </w:rPr>
                </w:rPrChange>
              </w:rPr>
            </w:pPr>
            <w:ins w:id="667" w:author="Rostislav Bobin" w:date="2019-05-17T12:43:00Z">
              <w:r w:rsidRPr="00AE38CB">
                <w:rPr>
                  <w:rPrChange w:id="668" w:author="Rostislav Bobin" w:date="2019-05-17T13:04:00Z">
                    <w:rPr>
                      <w:i/>
                    </w:rPr>
                  </w:rPrChange>
                </w:rPr>
                <w:t>Основной поток:</w:t>
              </w:r>
              <w:r w:rsidRPr="00AE38CB">
                <w:t xml:space="preserve"> </w:t>
              </w:r>
            </w:ins>
          </w:p>
          <w:p w14:paraId="13BD7413" w14:textId="0F59532A" w:rsidR="00A55290" w:rsidRPr="00A55290" w:rsidRDefault="00A55290" w:rsidP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>Выполнить</w:t>
            </w:r>
            <w:r w:rsidRPr="00A55290">
              <w:t xml:space="preserve"> </w:t>
            </w:r>
            <w:r>
              <w:t>запрос</w:t>
            </w:r>
            <w:r w:rsidRPr="00A55290">
              <w:t xml:space="preserve"> </w:t>
            </w:r>
            <w:r w:rsidRPr="00A55290">
              <w:rPr>
                <w:lang w:val="en-US"/>
              </w:rPr>
              <w:t>HTTP</w:t>
            </w:r>
            <w:r w:rsidRPr="00A55290">
              <w:t xml:space="preserve"> </w:t>
            </w:r>
            <w:r w:rsidRPr="00A55290">
              <w:rPr>
                <w:lang w:val="en-US"/>
              </w:rPr>
              <w:t>GET</w:t>
            </w:r>
            <w:r w:rsidRPr="00A55290">
              <w:t xml:space="preserve"> </w:t>
            </w:r>
            <w:r>
              <w:t>к</w:t>
            </w:r>
            <w:r w:rsidRPr="00A55290">
              <w:t xml:space="preserve"> </w:t>
            </w:r>
            <w:r w:rsidRPr="00A55290">
              <w:rPr>
                <w:lang w:val="en-US"/>
              </w:rPr>
              <w:t>Web</w:t>
            </w:r>
            <w:r w:rsidRPr="00A55290">
              <w:t xml:space="preserve"> </w:t>
            </w:r>
            <w:r w:rsidRPr="00A55290">
              <w:rPr>
                <w:lang w:val="en-US"/>
              </w:rPr>
              <w:t>API</w:t>
            </w:r>
            <w:r w:rsidRPr="00A55290">
              <w:t xml:space="preserve"> </w:t>
            </w:r>
            <w:r w:rsidRPr="00A55290">
              <w:rPr>
                <w:lang w:val="en-US"/>
              </w:rPr>
              <w:t>Digital</w:t>
            </w:r>
            <w:r w:rsidRPr="00A55290">
              <w:t xml:space="preserve"> </w:t>
            </w:r>
            <w:r w:rsidRPr="00A55290">
              <w:rPr>
                <w:lang w:val="en-US"/>
              </w:rPr>
              <w:t>Twins</w:t>
            </w:r>
            <w:r w:rsidRPr="00A55290">
              <w:t xml:space="preserve"> </w:t>
            </w:r>
            <w:r>
              <w:t>для</w:t>
            </w:r>
            <w:r w:rsidRPr="00A55290">
              <w:t xml:space="preserve"> </w:t>
            </w:r>
            <w:r>
              <w:t>получения</w:t>
            </w:r>
            <w:r w:rsidRPr="00A55290">
              <w:t xml:space="preserve"> </w:t>
            </w:r>
            <w:r>
              <w:t>значения</w:t>
            </w:r>
            <w:r w:rsidRPr="00A55290">
              <w:t xml:space="preserve"> </w:t>
            </w:r>
            <w:r>
              <w:rPr>
                <w:lang w:val="en-US"/>
              </w:rPr>
              <w:t>Value</w:t>
            </w:r>
            <w:r w:rsidRPr="00A55290">
              <w:t xml:space="preserve"> </w:t>
            </w:r>
            <w:r>
              <w:t>компонента</w:t>
            </w:r>
            <w:r w:rsidRPr="00A55290">
              <w:t xml:space="preserve"> </w:t>
            </w:r>
            <w:r w:rsidRPr="00A55290">
              <w:rPr>
                <w:lang w:val="en-US"/>
              </w:rPr>
              <w:t>Sensor</w:t>
            </w:r>
            <w:r>
              <w:t>, принадлежащего выбранному помещению</w:t>
            </w:r>
          </w:p>
          <w:p w14:paraId="6C83A04C" w14:textId="1A94B524" w:rsidR="00445709" w:rsidRPr="00AE38CB" w:rsidRDefault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  <w:rPr>
                <w:ins w:id="669" w:author="Rostislav Bobin" w:date="2019-05-17T12:43:00Z"/>
                <w:rPrChange w:id="670" w:author="Rostislav Bobin" w:date="2019-05-17T13:04:00Z">
                  <w:rPr>
                    <w:ins w:id="671" w:author="Rostislav Bobin" w:date="2019-05-17T12:43:00Z"/>
                    <w:i/>
                  </w:rPr>
                </w:rPrChange>
              </w:rPr>
              <w:pPrChange w:id="672" w:author="Rostislav Bobin" w:date="2019-05-17T13:04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текущее значение </w:t>
            </w:r>
            <w:r>
              <w:rPr>
                <w:lang w:val="en-US"/>
              </w:rPr>
              <w:t>Value</w:t>
            </w:r>
            <w:r>
              <w:t xml:space="preserve"> компонента </w:t>
            </w:r>
            <w:r>
              <w:rPr>
                <w:lang w:val="en-US"/>
              </w:rPr>
              <w:t>Sensor</w:t>
            </w:r>
            <w:r>
              <w:t xml:space="preserve"> </w:t>
            </w:r>
          </w:p>
        </w:tc>
      </w:tr>
      <w:tr w:rsidR="00445709" w14:paraId="59A427FE" w14:textId="77777777" w:rsidTr="00445709">
        <w:trPr>
          <w:ins w:id="67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656F" w14:textId="099F1ED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74" w:author="Rostislav Bobin" w:date="2019-05-17T12:43:00Z"/>
                <w:i/>
              </w:rPr>
            </w:pPr>
            <w:ins w:id="675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3E6F0787" w14:textId="77777777" w:rsidTr="00445709">
        <w:trPr>
          <w:ins w:id="67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4F6E" w14:textId="448094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77" w:author="Rostislav Bobin" w:date="2019-05-17T12:43:00Z"/>
                <w:i/>
              </w:rPr>
            </w:pPr>
            <w:ins w:id="678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</w:tbl>
    <w:p w14:paraId="0E141364" w14:textId="77777777" w:rsidR="00445709" w:rsidRDefault="00445709" w:rsidP="00445709">
      <w:pPr>
        <w:widowControl w:val="0"/>
        <w:ind w:firstLine="0"/>
        <w:rPr>
          <w:ins w:id="679" w:author="Rostislav Bobin" w:date="2019-05-17T12:41:00Z"/>
          <w:b/>
        </w:rPr>
      </w:pPr>
    </w:p>
    <w:p w14:paraId="3338A651" w14:textId="77777777" w:rsidR="00445709" w:rsidRDefault="00445709" w:rsidP="00445709">
      <w:pPr>
        <w:widowControl w:val="0"/>
        <w:spacing w:after="160" w:line="256" w:lineRule="auto"/>
        <w:ind w:firstLine="0"/>
        <w:jc w:val="left"/>
        <w:rPr>
          <w:ins w:id="680" w:author="Rostislav Bobin" w:date="2019-05-17T12:41:00Z"/>
        </w:rPr>
      </w:pPr>
      <w:ins w:id="681" w:author="Rostislav Bobin" w:date="2019-05-17T12:41:00Z">
        <w:r>
          <w:br w:type="page"/>
        </w:r>
      </w:ins>
    </w:p>
    <w:p w14:paraId="1F5133BD" w14:textId="77777777" w:rsidR="00445709" w:rsidRPr="00EE2D39" w:rsidRDefault="00445709" w:rsidP="00445709">
      <w:pPr>
        <w:widowControl w:val="0"/>
        <w:ind w:firstLine="0"/>
        <w:jc w:val="left"/>
        <w:rPr>
          <w:ins w:id="682" w:author="Rostislav Bobin" w:date="2019-05-17T12:41:00Z"/>
          <w:rStyle w:val="20"/>
          <w:lang w:val="en-US"/>
        </w:rPr>
      </w:pPr>
      <w:bookmarkStart w:id="683" w:name="_Toc483920467"/>
      <w:bookmarkStart w:id="684" w:name="_Toc10454073"/>
      <w:ins w:id="685" w:author="Rostislav Bobin" w:date="2019-05-17T12:41:00Z">
        <w:r>
          <w:rPr>
            <w:rStyle w:val="20"/>
          </w:rPr>
          <w:lastRenderedPageBreak/>
          <w:t>Приложение 2</w:t>
        </w:r>
        <w:bookmarkEnd w:id="683"/>
        <w:bookmarkEnd w:id="684"/>
      </w:ins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EE2D39" w14:paraId="340D299E" w14:textId="77777777" w:rsidTr="00EE2D39">
        <w:tc>
          <w:tcPr>
            <w:tcW w:w="9060" w:type="dxa"/>
          </w:tcPr>
          <w:p w14:paraId="159C9BAE" w14:textId="08F0D7A9" w:rsidR="00EE2D39" w:rsidRPr="00EE2D39" w:rsidRDefault="00EE2D39">
            <w:pPr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>Реализация отправки телеметрии</w:t>
            </w:r>
          </w:p>
        </w:tc>
      </w:tr>
      <w:tr w:rsidR="00EE2D39" w14:paraId="10978AFB" w14:textId="77777777" w:rsidTr="00EE2D39">
        <w:tc>
          <w:tcPr>
            <w:tcW w:w="9060" w:type="dxa"/>
          </w:tcPr>
          <w:p w14:paraId="67B1FF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System;</w:t>
            </w:r>
          </w:p>
          <w:p w14:paraId="32AEFF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System.Collections.Generic;</w:t>
            </w:r>
          </w:p>
          <w:p w14:paraId="7E876CD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System.Globalization;</w:t>
            </w:r>
          </w:p>
          <w:p w14:paraId="2C67A76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System.IO;</w:t>
            </w:r>
          </w:p>
          <w:p w14:paraId="1F8E34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System.Linq;</w:t>
            </w:r>
          </w:p>
          <w:p w14:paraId="2D772B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System.Net.NetworkInformation;</w:t>
            </w:r>
          </w:p>
          <w:p w14:paraId="4FC14D5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System.Runtime.Serialization.Json;</w:t>
            </w:r>
          </w:p>
          <w:p w14:paraId="45C01E0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System.Text;</w:t>
            </w:r>
          </w:p>
          <w:p w14:paraId="764DBB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System.Threading;</w:t>
            </w:r>
          </w:p>
          <w:p w14:paraId="1F26C0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System.Threading.Tasks;</w:t>
            </w:r>
          </w:p>
          <w:p w14:paraId="2CA8869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Microsoft.Azure.Devices.Client;</w:t>
            </w:r>
          </w:p>
          <w:p w14:paraId="584071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Microsoft.Azure.DigitalTwins.Samples.Models;</w:t>
            </w:r>
          </w:p>
          <w:p w14:paraId="3B41A94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Microsoft.Extensions.Configuration;</w:t>
            </w:r>
          </w:p>
          <w:p w14:paraId="6107E6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Microsoft.Extensions.Configuration.Binder;</w:t>
            </w:r>
          </w:p>
          <w:p w14:paraId="07320B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System.Data.SqlClient;</w:t>
            </w:r>
          </w:p>
          <w:p w14:paraId="25E2ABD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System.Data;</w:t>
            </w:r>
          </w:p>
          <w:p w14:paraId="03E7145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30376F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namespace Microsoft.Azure.DigitalTwins.Samples</w:t>
            </w:r>
          </w:p>
          <w:p w14:paraId="46F8A2A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{</w:t>
            </w:r>
          </w:p>
          <w:p w14:paraId="4B8492D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static class DBConnector</w:t>
            </w:r>
          </w:p>
          <w:p w14:paraId="3803435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703A26C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1EEB4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9DD6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GetShift(Dictionary&lt;string, int&gt; dict, string id)</w:t>
            </w:r>
          </w:p>
          <w:p w14:paraId="6B42B5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9424E2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int index = 0;</w:t>
            </w:r>
          </w:p>
          <w:p w14:paraId="7FBC0C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6C2EB9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77C5FC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(el.Key == id)</w:t>
            </w:r>
          </w:p>
          <w:p w14:paraId="5972942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BAB88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index = el.Value;</w:t>
            </w:r>
          </w:p>
          <w:p w14:paraId="1E9F42A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index;</w:t>
            </w:r>
          </w:p>
          <w:p w14:paraId="5ECDD3F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1948B0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4A314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index;</w:t>
            </w:r>
          </w:p>
          <w:p w14:paraId="4F6803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644DA43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GetIndex(DataTable dt, string id)</w:t>
            </w:r>
          </w:p>
          <w:p w14:paraId="11A1C2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05BEC12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dt.Rows.Count; i++)</w:t>
            </w:r>
          </w:p>
          <w:p w14:paraId="0203E51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(dt.Rows[i][0].ToString() == id)</w:t>
            </w:r>
          </w:p>
          <w:p w14:paraId="6A7825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E3630C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i;</w:t>
            </w:r>
          </w:p>
          <w:p w14:paraId="1FFAD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4BB17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-1;</w:t>
            </w:r>
          </w:p>
          <w:p w14:paraId="48861C6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5BFBAB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DataTable Connect(string sql, string connectionString)</w:t>
            </w:r>
          </w:p>
          <w:p w14:paraId="60F112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6AD6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SqlConnection connection = new SqlConnection(connectionString);</w:t>
            </w:r>
          </w:p>
          <w:p w14:paraId="6CA1B40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DataTable dt = new DataTable();</w:t>
            </w:r>
          </w:p>
          <w:p w14:paraId="1284DA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SqlDataAdapter adapter = new SqlDataAdapter(sql, connection);</w:t>
            </w:r>
          </w:p>
          <w:p w14:paraId="0DB56B0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3D85B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using (connection)</w:t>
            </w:r>
          </w:p>
          <w:p w14:paraId="1E452E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F1E0B6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connection.Open();</w:t>
            </w:r>
          </w:p>
          <w:p w14:paraId="1EA76D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DataTable ds = new DataTable();</w:t>
            </w:r>
          </w:p>
          <w:p w14:paraId="181F574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new SqlDataAdapter(sql, connection).Fill(ds);</w:t>
            </w:r>
          </w:p>
          <w:p w14:paraId="056431F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dt = ds;</w:t>
            </w:r>
          </w:p>
          <w:p w14:paraId="6FDD64C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}</w:t>
            </w:r>
          </w:p>
          <w:p w14:paraId="1B714D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dt;</w:t>
            </w:r>
          </w:p>
          <w:p w14:paraId="64A82B5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294D3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2847B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F791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class Program</w:t>
            </w:r>
          </w:p>
          <w:p w14:paraId="1313581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68269CF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Dictionary&lt;string, int&gt; dict = new Dictionary&lt;string, int&gt;();</w:t>
            </w:r>
          </w:p>
          <w:p w14:paraId="2C602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sql_dt = "select * from [Power-Networks-LCL-June2015(withAcornGps)v2_1] as tbl order by tbl.LCLid asc, tbl.DateTime asc";</w:t>
            </w:r>
          </w:p>
          <w:p w14:paraId="7F64C62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connectionString_dt = @"Data Source=.\SQLEXPRESS;Initial Catalog=Electricity;Integrated Security=True";</w:t>
            </w:r>
          </w:p>
          <w:p w14:paraId="58135C0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dt = DBConnector.Connect(sql_dt, connectionString_dt);</w:t>
            </w:r>
          </w:p>
          <w:p w14:paraId="79BD59E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02F78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sql_reg = "select * from [registration] as reg order by reg.login asc";</w:t>
            </w:r>
          </w:p>
          <w:p w14:paraId="681FF88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connectionString_reg = @"Data Source=.\SQLEXPRESS;Initial Catalog=Electricity;Integrated Security=True";</w:t>
            </w:r>
          </w:p>
          <w:p w14:paraId="2D8E46F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reg = DBConnector.Connect(sql_reg, connectionString_reg);</w:t>
            </w:r>
          </w:p>
          <w:p w14:paraId="4644FE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</w:t>
            </w:r>
          </w:p>
          <w:p w14:paraId="5FEE964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IConfigurationSection settings;</w:t>
            </w:r>
          </w:p>
          <w:p w14:paraId="5F07B29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void Main(string[] args)</w:t>
            </w:r>
          </w:p>
          <w:p w14:paraId="455AA59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41906DA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5CCC401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Console.WriteLine(el);</w:t>
            </w:r>
          </w:p>
          <w:p w14:paraId="22C2AB3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2E103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reg.Rows.Count; i++)</w:t>
            </w:r>
          </w:p>
          <w:p w14:paraId="7F3064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dict.Add(reg.Rows[i][1].ToString(), DBConnector.GetIndex(dt, reg.Rows[i][1].ToString()));</w:t>
            </w:r>
          </w:p>
          <w:p w14:paraId="7E8B37A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E3808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if (args.Length != 0)</w:t>
            </w:r>
          </w:p>
          <w:p w14:paraId="5BC57F3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42AD930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Console.WriteLine("Usage: dotnet run\nNo arguments are supported");</w:t>
            </w:r>
          </w:p>
          <w:p w14:paraId="17EF5D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return;</w:t>
            </w:r>
          </w:p>
          <w:p w14:paraId="54E3A49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3C2CFB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4C12E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settings = new ConfigurationBuilder()</w:t>
            </w:r>
          </w:p>
          <w:p w14:paraId="223375E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.SetBasePath(Directory.GetCurrentDirectory())</w:t>
            </w:r>
          </w:p>
          <w:p w14:paraId="2B3ECCE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.AddJsonFile("appsettings.json")</w:t>
            </w:r>
          </w:p>
          <w:p w14:paraId="234867C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.Build()</w:t>
            </w:r>
          </w:p>
          <w:p w14:paraId="2BC31D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.GetSection("Settings");</w:t>
            </w:r>
          </w:p>
          <w:p w14:paraId="774260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874C3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try</w:t>
            </w:r>
          </w:p>
          <w:p w14:paraId="0983D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217B98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DeviceClient deviceClient = DeviceClient.CreateFromConnectionString(settings["DeviceConnectionString"]);</w:t>
            </w:r>
          </w:p>
          <w:p w14:paraId="1D991F1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64A67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(deviceClient == null)</w:t>
            </w:r>
          </w:p>
          <w:p w14:paraId="3F62680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3D3D99A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Console.WriteLine("ERROR: Failed to create DeviceClient!");</w:t>
            </w:r>
          </w:p>
          <w:p w14:paraId="7F3B7B1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return;</w:t>
            </w:r>
          </w:p>
          <w:p w14:paraId="27EE3E1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9D16B5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1011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SendEvent(deviceClient).Wait();</w:t>
            </w:r>
          </w:p>
          <w:p w14:paraId="6D7BF8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80484D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catch (Exception ex)</w:t>
            </w:r>
          </w:p>
          <w:p w14:paraId="706951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1367643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    Console.WriteLine("EXIT: Unexpected error: {0}", ex.Message);</w:t>
            </w:r>
          </w:p>
          <w:p w14:paraId="007CD3D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FD6F57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4935F0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4B04B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5153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Func&lt;string&gt; CreateGetRandomSensorReading(int iteration, int shift)</w:t>
            </w:r>
          </w:p>
          <w:p w14:paraId="3CFE09D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8CBF52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string temp = dt.Rows[iteration + shift][3].ToString();</w:t>
            </w:r>
          </w:p>
          <w:p w14:paraId="43891C5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() =&gt; temp.ToString(CultureInfo.InvariantCulture);</w:t>
            </w:r>
          </w:p>
          <w:p w14:paraId="7E11AFA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078C0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BF31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async Task SendEvent(DeviceClient deviceClient)</w:t>
            </w:r>
          </w:p>
          <w:p w14:paraId="3EDF6A5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FF73A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serializer = new DataContractJsonSerializer(typeof(CustomTelemetryMessage));</w:t>
            </w:r>
          </w:p>
          <w:p w14:paraId="3205BF8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90F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sensors = settings.GetSection("Sensors").Get&lt;Sensor[]&gt;();</w:t>
            </w:r>
          </w:p>
          <w:p w14:paraId="5104CD5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046D6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delayPerMessageSend = int.Parse(settings["MessageIntervalInSeconds"]);</w:t>
            </w:r>
          </w:p>
          <w:p w14:paraId="78AE3F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countOfSendsPerIteration = sensors.Length;</w:t>
            </w:r>
          </w:p>
          <w:p w14:paraId="4FD12D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maxSecondsToRun = 15 * 60;</w:t>
            </w:r>
          </w:p>
          <w:p w14:paraId="26D4053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maxIterations = maxSecondsToRun / countOfSendsPerIteration / delayPerMessageSend;</w:t>
            </w:r>
          </w:p>
          <w:p w14:paraId="2ED92E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curIteration = 0;</w:t>
            </w:r>
          </w:p>
          <w:p w14:paraId="5CDCB98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C77B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do {</w:t>
            </w:r>
          </w:p>
          <w:p w14:paraId="71EB8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foreach (var sensor in sensors)</w:t>
            </w:r>
          </w:p>
          <w:p w14:paraId="73461CA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63C709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getRandomSensorReading = CreateGetRandomSensorReading(curIteration, DBConnector.GetShift(dict, sensor.HardwareId.ToString()));</w:t>
            </w:r>
          </w:p>
          <w:p w14:paraId="65C2F45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telemetryMessage = new CustomTelemetryMessage()</w:t>
            </w:r>
          </w:p>
          <w:p w14:paraId="0325A7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569F209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SensorValue = getRandomSensorReading(),</w:t>
            </w:r>
          </w:p>
          <w:p w14:paraId="31B150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};</w:t>
            </w:r>
          </w:p>
          <w:p w14:paraId="7A7443D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95CA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using (var stream = new MemoryStream())</w:t>
            </w:r>
          </w:p>
          <w:p w14:paraId="52497B2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680582B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serializer.WriteObject(stream, telemetryMessage);</w:t>
            </w:r>
          </w:p>
          <w:p w14:paraId="3673BB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var byteArray = stream.ToArray();</w:t>
            </w:r>
          </w:p>
          <w:p w14:paraId="10DDEFD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Message eventMessage = new Message(byteArray);</w:t>
            </w:r>
          </w:p>
          <w:p w14:paraId="2D4727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eventMessage.Properties.Add("DigitalTwins-Telemetry", "1.0");</w:t>
            </w:r>
          </w:p>
          <w:p w14:paraId="1DB137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eventMessage.Properties.Add("DigitalTwins-SensorHardwareId", $"{sensor.HardwareId}");</w:t>
            </w:r>
          </w:p>
          <w:p w14:paraId="32ABCC7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eventMessage.Properties.Add("CreationTimeUtc", DateTime.UtcNow.ToString("o"));</w:t>
            </w:r>
          </w:p>
          <w:p w14:paraId="03CF172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eventMessage.Properties.Add("x-ms-client-request-id", Guid.NewGuid().ToString());</w:t>
            </w:r>
          </w:p>
          <w:p w14:paraId="3AB899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6EE24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Console.WriteLine($"\t{DateTime.UtcNow.ToLocalTime()}&gt; Sending message: {Encoding.UTF8.GetString(eventMessage.GetBytes())} Properties: {{ {eventMessage.Properties.Aggregate(new StringBuilder(), (sb, x) =&gt; sb.Append($"'{x.Key}': '{x.Value}',"), sb =&gt; sb.ToString())} }}");</w:t>
            </w:r>
          </w:p>
          <w:p w14:paraId="08FC0C1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69696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await deviceClient.SendEventAsync(eventMessage);</w:t>
            </w:r>
          </w:p>
          <w:p w14:paraId="0EFEAA4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</w:t>
            </w:r>
          </w:p>
          <w:p w14:paraId="5AD84A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36A18F8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6F0B6A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    await Task.Delay(TimeSpan.FromSeconds(delayPerMessageSend));</w:t>
            </w:r>
          </w:p>
          <w:p w14:paraId="23F46B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B9E3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 while (++curIteration &lt; maxIterations);</w:t>
            </w:r>
          </w:p>
          <w:p w14:paraId="605B580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B4E2E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Console.WriteLine($"Finished sending {curIteration} events (per sensor type)");</w:t>
            </w:r>
          </w:p>
          <w:p w14:paraId="715563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73D23F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3DCF0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E0E7D3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class Sensor</w:t>
            </w:r>
          </w:p>
          <w:p w14:paraId="7CE6FFF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44F6CE7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DataType { get; set; }</w:t>
            </w:r>
          </w:p>
          <w:p w14:paraId="4B5CAC4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HardwareId { get; set; }</w:t>
            </w:r>
          </w:p>
          <w:p w14:paraId="3D4A57A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78027035" w14:textId="68120B38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</w:t>
            </w:r>
          </w:p>
        </w:tc>
      </w:tr>
    </w:tbl>
    <w:p w14:paraId="746C7E09" w14:textId="00B15B97" w:rsidR="009C5801" w:rsidRDefault="00445709">
      <w:pPr>
        <w:ind w:firstLine="0"/>
      </w:pPr>
      <w:ins w:id="686" w:author="Rostislav Bobin" w:date="2019-05-17T12:41:00Z">
        <w:r>
          <w:rPr>
            <w:rFonts w:ascii="Courier New" w:hAnsi="Courier New" w:cs="Courier New"/>
            <w:i/>
            <w:iCs/>
            <w:sz w:val="20"/>
            <w:lang w:val="en-US"/>
          </w:rPr>
          <w:lastRenderedPageBreak/>
          <w:br/>
        </w:r>
      </w:ins>
    </w:p>
    <w:p w14:paraId="2F135CBD" w14:textId="77777777" w:rsidR="009C5801" w:rsidRDefault="009C5801">
      <w:r>
        <w:br w:type="page"/>
      </w:r>
    </w:p>
    <w:p w14:paraId="13153358" w14:textId="146461A3" w:rsidR="009C5801" w:rsidRDefault="009C5801" w:rsidP="006B07A6">
      <w:pPr>
        <w:pStyle w:val="2"/>
        <w:numPr>
          <w:ilvl w:val="0"/>
          <w:numId w:val="0"/>
        </w:numPr>
        <w:ind w:left="576" w:hanging="576"/>
      </w:pPr>
      <w:bookmarkStart w:id="687" w:name="_Toc10454074"/>
      <w:r>
        <w:lastRenderedPageBreak/>
        <w:t>Приложение 3</w:t>
      </w:r>
      <w:bookmarkEnd w:id="687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9C5801" w:rsidRPr="009514D3" w14:paraId="7999F0BB" w14:textId="77777777" w:rsidTr="00E27C8E">
        <w:tc>
          <w:tcPr>
            <w:tcW w:w="9060" w:type="dxa"/>
          </w:tcPr>
          <w:p w14:paraId="14D990F0" w14:textId="6A02701F" w:rsidR="009C5801" w:rsidRPr="009514D3" w:rsidRDefault="009C5801" w:rsidP="00E27C8E">
            <w:pPr>
              <w:ind w:firstLine="0"/>
            </w:pPr>
            <w:r>
              <w:t xml:space="preserve">Исходный код тестирования модуля создания сенсоров </w:t>
            </w:r>
          </w:p>
        </w:tc>
      </w:tr>
      <w:tr w:rsidR="009C5801" w:rsidRPr="004600B0" w14:paraId="1FD8700F" w14:textId="77777777" w:rsidTr="00E27C8E">
        <w:tc>
          <w:tcPr>
            <w:tcW w:w="9060" w:type="dxa"/>
          </w:tcPr>
          <w:p w14:paraId="21B53E9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System;</w:t>
            </w:r>
          </w:p>
          <w:p w14:paraId="412E0FE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System.Linq;</w:t>
            </w:r>
          </w:p>
          <w:p w14:paraId="1F23DD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Xunit;</w:t>
            </w:r>
          </w:p>
          <w:p w14:paraId="3E08160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Microsoft.Azure.DigitalTwins.Samples;</w:t>
            </w:r>
          </w:p>
          <w:p w14:paraId="5742636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System.Net.Http;</w:t>
            </w:r>
          </w:p>
          <w:p w14:paraId="28EB9A1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System.Net;</w:t>
            </w:r>
          </w:p>
          <w:p w14:paraId="7182547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System.Threading.Tasks;</w:t>
            </w:r>
          </w:p>
          <w:p w14:paraId="2FF0493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Newtonsoft.Json;</w:t>
            </w:r>
          </w:p>
          <w:p w14:paraId="30352B3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System.Collections.Generic;</w:t>
            </w:r>
          </w:p>
          <w:p w14:paraId="02C83A0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Moq;</w:t>
            </w:r>
          </w:p>
          <w:p w14:paraId="5666A58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System.IO;</w:t>
            </w:r>
          </w:p>
          <w:p w14:paraId="3AE868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System.Collections;</w:t>
            </w:r>
          </w:p>
          <w:p w14:paraId="00F687C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YamlDotNet.Serialization;</w:t>
            </w:r>
          </w:p>
          <w:p w14:paraId="0CC29D8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Microsoft.Extensions.Logging;</w:t>
            </w:r>
          </w:p>
          <w:p w14:paraId="21230B0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86B0AF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namespace Microsoft.Azure.DigitalTwins.Samples.Tests</w:t>
            </w:r>
          </w:p>
          <w:p w14:paraId="1D90416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422A70F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public class ProvisionSampleSensorsTests</w:t>
            </w:r>
          </w:p>
          <w:p w14:paraId="713BF44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2416B4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Serializer yamlSerializer = new Serializer();</w:t>
            </w:r>
          </w:p>
          <w:p w14:paraId="1610323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sensor1Guid = new Guid("00000000-0000-0000-0000-000000000001");</w:t>
            </w:r>
          </w:p>
          <w:p w14:paraId="0663109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sensor2Guid = new Guid("00000000-0000-0000-0000-000000000002");</w:t>
            </w:r>
          </w:p>
          <w:p w14:paraId="21805B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453829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22C5BF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GetProvisionSampleCreatesDescriptions()</w:t>
            </w:r>
          </w:p>
          <w:p w14:paraId="174FCFB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6BE066E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yaml = @"</w:t>
            </w:r>
          </w:p>
          <w:p w14:paraId="1AD7F04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- name: Test1</w:t>
            </w:r>
          </w:p>
          <w:p w14:paraId="6929972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devices:</w:t>
            </w:r>
          </w:p>
          <w:p w14:paraId="7B98985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- name: Device1</w:t>
            </w:r>
          </w:p>
          <w:p w14:paraId="281863D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hardwareId: DeviceHardwareId1</w:t>
            </w:r>
          </w:p>
          <w:p w14:paraId="4ABC330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sensors:</w:t>
            </w:r>
          </w:p>
          <w:p w14:paraId="30FDBB2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- dataType: SensorType1</w:t>
            </w:r>
          </w:p>
          <w:p w14:paraId="1100ADF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hardwareId: SensorHardwareId1</w:t>
            </w:r>
          </w:p>
          <w:p w14:paraId="621DBE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";</w:t>
            </w:r>
          </w:p>
          <w:p w14:paraId="2A329C2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expectedDescriptions = new [] { new SpaceDescription()</w:t>
            </w:r>
          </w:p>
          <w:p w14:paraId="729C9ED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7D876E4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"Test1",</w:t>
            </w:r>
          </w:p>
          <w:p w14:paraId="4F9FA77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3AE74C5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566807C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6FFF78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"Device1",</w:t>
            </w:r>
          </w:p>
          <w:p w14:paraId="36C333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"DeviceHardwareId1",</w:t>
            </w:r>
          </w:p>
          <w:p w14:paraId="79AE750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34CBB0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53E48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4161237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4699E55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1900306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374D5AD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},</w:t>
            </w:r>
          </w:p>
          <w:p w14:paraId="2DA30D9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},</w:t>
            </w:r>
          </w:p>
          <w:p w14:paraId="634D8D7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3138AA6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65EE16A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actualDescriptions = await Actions.GetProvisionSampleTopology(new StringReader(yaml));</w:t>
            </w:r>
          </w:p>
          <w:p w14:paraId="79E7A0F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Assert.Equal(yamlSerializer.Serialize(expectedDescriptions), yamlSerializer.Serialize(actualDescriptions));</w:t>
            </w:r>
          </w:p>
          <w:p w14:paraId="4617FD1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  }</w:t>
            </w:r>
          </w:p>
          <w:p w14:paraId="2154A2C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6F5CD8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5EDAFCC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CreateTwoSensors()</w:t>
            </w:r>
          </w:p>
          <w:p w14:paraId="1220296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76DFFB7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(var httpClient, var httpHandler) = FakeDigitalTwinsHttpClient.CreateWithDevice(</w:t>
            </w:r>
          </w:p>
          <w:p w14:paraId="09C03D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postResponseGuids: new [] { sensor1Guid, sensor2Guid },</w:t>
            </w:r>
          </w:p>
          <w:p w14:paraId="2EF52C5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getResponses: Enumerable.Repeat(Responses.NotFound, 2)</w:t>
            </w:r>
          </w:p>
          <w:p w14:paraId="0EB214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);</w:t>
            </w:r>
          </w:p>
          <w:p w14:paraId="60D367E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946452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descriptions = new [] { new SpaceDescription()</w:t>
            </w:r>
          </w:p>
          <w:p w14:paraId="07D7345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65FFEBA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FakeDigitalTwinsHttpClient.Space.Name,</w:t>
            </w:r>
          </w:p>
          <w:p w14:paraId="25FF93A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58CF189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1BEE82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281B57F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FakeDigitalTwinsHttpClient.Device.Name,</w:t>
            </w:r>
          </w:p>
          <w:p w14:paraId="3C0B8D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FakeDigitalTwinsHttpClient.Device.HardwareId,</w:t>
            </w:r>
          </w:p>
          <w:p w14:paraId="223AACF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400AF9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016F37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0B8730F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5C6E3C9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0C1636B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},</w:t>
            </w:r>
          </w:p>
          <w:p w14:paraId="4B3E39B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2D39DC0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1FBAE69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"SensorType2",</w:t>
            </w:r>
          </w:p>
          <w:p w14:paraId="602DE8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"SensorHardwareId2",</w:t>
            </w:r>
          </w:p>
          <w:p w14:paraId="5C37C44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62727E4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</w:t>
            </w:r>
          </w:p>
          <w:p w14:paraId="5D62A45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</w:t>
            </w:r>
          </w:p>
          <w:p w14:paraId="2C4742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44CDDD8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28B80EA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81821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await Actions.CreateSpaces(httpClient, Loggers.SilentLogger, descriptions, Guid.Empty);</w:t>
            </w:r>
          </w:p>
          <w:p w14:paraId="10C8E6E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Assert.Equal(2, httpHandler.PostRequests["sensors"].Count);</w:t>
            </w:r>
          </w:p>
          <w:p w14:paraId="064E7AB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  <w:p w14:paraId="0BC5A52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</w:rPr>
              <w:t xml:space="preserve">    }</w:t>
            </w:r>
          </w:p>
          <w:p w14:paraId="385E9720" w14:textId="77777777" w:rsidR="009C5801" w:rsidRPr="004600B0" w:rsidRDefault="009C5801" w:rsidP="00E27C8E">
            <w:pPr>
              <w:ind w:firstLine="0"/>
              <w:rPr>
                <w:b/>
              </w:rPr>
            </w:pP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7F97E176" w14:textId="1F4CE36C" w:rsidR="009C5801" w:rsidRDefault="009C5801">
      <w:pPr>
        <w:ind w:firstLine="0"/>
      </w:pPr>
    </w:p>
    <w:p w14:paraId="63BD65B2" w14:textId="77777777" w:rsidR="009C5801" w:rsidRDefault="009C5801">
      <w:r>
        <w:br w:type="page"/>
      </w:r>
    </w:p>
    <w:p w14:paraId="6D6037E3" w14:textId="708D35CA" w:rsidR="00445709" w:rsidRDefault="009C5801">
      <w:pPr>
        <w:pStyle w:val="2"/>
        <w:numPr>
          <w:ilvl w:val="0"/>
          <w:numId w:val="0"/>
        </w:numPr>
        <w:ind w:left="576" w:hanging="576"/>
        <w:pPrChange w:id="688" w:author="Rostislav Bobin" w:date="2019-05-17T12:41:00Z">
          <w:pPr>
            <w:pStyle w:val="1"/>
            <w:widowControl w:val="0"/>
          </w:pPr>
        </w:pPrChange>
      </w:pPr>
      <w:bookmarkStart w:id="689" w:name="_Toc10454075"/>
      <w:r>
        <w:lastRenderedPageBreak/>
        <w:t>Приложение 4</w:t>
      </w:r>
      <w:bookmarkEnd w:id="689"/>
      <w:r>
        <w:t xml:space="preserve"> </w:t>
      </w:r>
    </w:p>
    <w:p w14:paraId="3FAA4CAC" w14:textId="4C70D62A" w:rsidR="009C5801" w:rsidRDefault="00B93C95" w:rsidP="009C5801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857B8A" wp14:editId="6D47A30C">
                <wp:simplePos x="0" y="0"/>
                <wp:positionH relativeFrom="page">
                  <wp:posOffset>-490220</wp:posOffset>
                </wp:positionH>
                <wp:positionV relativeFrom="paragraph">
                  <wp:posOffset>968375</wp:posOffset>
                </wp:positionV>
                <wp:extent cx="8456930" cy="7153910"/>
                <wp:effectExtent l="3810" t="0" r="241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456930" cy="7153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2"/>
                              <w:tblW w:w="1317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256"/>
                              <w:gridCol w:w="3543"/>
                              <w:gridCol w:w="5103"/>
                              <w:gridCol w:w="1276"/>
                            </w:tblGrid>
                            <w:tr w:rsidR="00FC71F0" w:rsidRPr="002B1DCC" w14:paraId="6666FC11" w14:textId="77777777" w:rsidTr="00B93C95">
                              <w:trPr>
                                <w:trHeight w:val="389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0EE972AE" w14:textId="77777777" w:rsidR="00FC71F0" w:rsidRPr="002B1DCC" w:rsidRDefault="00FC71F0" w:rsidP="00B93C95">
                                  <w:pPr>
                                    <w:ind w:firstLine="0"/>
                                  </w:pPr>
                                  <w:r>
                                    <w:t>Тестовый случай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CE1473E" w14:textId="77777777" w:rsidR="00FC71F0" w:rsidRPr="00EB5F02" w:rsidRDefault="00FC71F0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t>Выполненный запрос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5976DAAE" w14:textId="77777777" w:rsidR="00FC71F0" w:rsidRPr="002B1DCC" w:rsidRDefault="00FC71F0" w:rsidP="00B93C95">
                                  <w:pPr>
                                    <w:ind w:firstLine="0"/>
                                  </w:pPr>
                                  <w:r>
                                    <w:t>Полученный ответ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FB03827" w14:textId="77777777" w:rsidR="00FC71F0" w:rsidRPr="002B1DCC" w:rsidRDefault="00FC71F0" w:rsidP="00B93C95">
                                  <w:pPr>
                                    <w:ind w:firstLine="0"/>
                                  </w:pPr>
                                  <w:r>
                                    <w:t>Тест пройден?</w:t>
                                  </w:r>
                                </w:p>
                              </w:tc>
                            </w:tr>
                            <w:tr w:rsidR="00FC71F0" w:rsidRPr="00EB5F02" w14:paraId="19F6EE5B" w14:textId="77777777" w:rsidTr="00B93C95">
                              <w:trPr>
                                <w:trHeight w:val="383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17E11875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характеристики помещения с названием </w:t>
                                  </w:r>
                                  <w:r w:rsidRPr="00EB5F02">
                                    <w:t>“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Focus</w:t>
                                  </w:r>
                                  <w:r w:rsidRPr="00EB5F02"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Room</w:t>
                                  </w:r>
                                  <w:r w:rsidRPr="00EB5F02">
                                    <w:t xml:space="preserve"> 02”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3173F2C8" w14:textId="77777777" w:rsidR="00FC71F0" w:rsidRPr="00EB5F02" w:rsidRDefault="00FC71F0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EB5F02">
                                    <w:rPr>
                                      <w:lang w:val="en-US"/>
                                    </w:rPr>
                                    <w:t>https://electricitydigitaltwin.northeurope.azuresmartspaces.net/management/api/v1.0/spaces?name=Focus Room 02&amp;includes=values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4835B7ED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4FDDCDB2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B291443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"6553c267-6519-4561-9b70-1d14e139ec07",</w:t>
                                  </w:r>
                                </w:p>
                                <w:p w14:paraId="41FB05B6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"Focus Room 02",</w:t>
                                  </w:r>
                                </w:p>
                                <w:p w14:paraId="5616F9D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14,</w:t>
                                  </w:r>
                                </w:p>
                                <w:p w14:paraId="4A7CC949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"parentSpaceId": "2dfb2418-a2a6-4f59-b7ca-b4ec394e18e8",</w:t>
                                  </w:r>
                                </w:p>
                                <w:p w14:paraId="3042D73A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13,</w:t>
                                  </w:r>
                                </w:p>
                                <w:p w14:paraId="0F47A08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"statusId": 12</w:t>
                                  </w:r>
                                </w:p>
                                <w:p w14:paraId="49E5B6A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0C9C0DB1" w14:textId="77777777" w:rsidR="00FC71F0" w:rsidRPr="00EB5F02" w:rsidRDefault="00FC71F0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9C5F28D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FC71F0" w:rsidRPr="002B1DCC" w14:paraId="52A91307" w14:textId="77777777" w:rsidTr="00B93C95">
                              <w:trPr>
                                <w:trHeight w:val="2233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122D873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список устройств, принадлежащих помещению с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ID</w:t>
                                  </w:r>
                                  <w:r w:rsidRPr="00EB5F02">
                                    <w:tab/>
                                    <w:t>8b73d652-4fa3-46cb-8ac2-b27bfe3c10f6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0D680E1" w14:textId="77777777" w:rsidR="00FC71F0" w:rsidRPr="00923835" w:rsidRDefault="00FC71F0" w:rsidP="00B93C95">
                                  <w:pPr>
                                    <w:ind w:firstLine="0"/>
                                  </w:pPr>
                                  <w:r w:rsidRPr="00923835">
                                    <w:rPr>
                                      <w:lang w:val="en-US"/>
                                    </w:rPr>
                                    <w:t>https</w:t>
                                  </w:r>
                                  <w:r w:rsidRPr="00923835">
                                    <w:t>://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electricitydigitaltwin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northeurope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azuresmartspaces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net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management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api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v</w:t>
                                  </w:r>
                                  <w:r w:rsidRPr="00923835">
                                    <w:t>1.0/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devices</w:t>
                                  </w:r>
                                  <w:r w:rsidRPr="00923835">
                                    <w:t>?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spaceId</w:t>
                                  </w:r>
                                  <w:r w:rsidRPr="00923835">
                                    <w:t>=</w:t>
                                  </w:r>
                                  <w:r w:rsidRPr="00923835">
                                    <w:tab/>
                                    <w:t>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73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</w:t>
                                  </w:r>
                                  <w:r w:rsidRPr="00923835">
                                    <w:t>652-4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fa</w:t>
                                  </w:r>
                                  <w:r w:rsidRPr="00923835">
                                    <w:t>3-46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cb</w:t>
                                  </w:r>
                                  <w:r w:rsidRPr="00923835">
                                    <w:t>-8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ac</w:t>
                                  </w:r>
                                  <w:r w:rsidRPr="00923835">
                                    <w:t>2-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27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bfe</w:t>
                                  </w:r>
                                  <w:r w:rsidRPr="00923835">
                                    <w:t>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</w:t>
                                  </w:r>
                                  <w:r w:rsidRPr="00923835">
                                    <w:t>10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</w:t>
                                  </w:r>
                                  <w:r w:rsidRPr="00923835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01B0E0E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08F7128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98E2D38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"Raspberry Pi 3 19",</w:t>
                                  </w:r>
                                </w:p>
                                <w:p w14:paraId="2E6979F6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2,</w:t>
                                  </w:r>
                                </w:p>
                                <w:p w14:paraId="1F78AA2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1,</w:t>
                                  </w:r>
                                </w:p>
                                <w:p w14:paraId="7325A26A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"hardwareId": "123456789019",</w:t>
                                  </w:r>
                                </w:p>
                                <w:p w14:paraId="05D4B87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"8b73d652-4fa3-46cb-8ac2-b27bfe3c10f6",</w:t>
                                  </w:r>
                                </w:p>
                                <w:p w14:paraId="4CB48B4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"status": "Provisioned",</w:t>
                                  </w:r>
                                </w:p>
                                <w:p w14:paraId="455141B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"ad6921b8-813f-45d8-ac5c-8892efc45e52"</w:t>
                                  </w:r>
                                </w:p>
                                <w:p w14:paraId="5954136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}</w:t>
                                  </w:r>
                                </w:p>
                                <w:p w14:paraId="097845A9" w14:textId="77777777" w:rsidR="00FC71F0" w:rsidRDefault="00FC71F0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6151A91" w14:textId="77777777" w:rsidR="00FC71F0" w:rsidRDefault="00FC71F0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FC71F0" w:rsidRPr="002B1DCC" w14:paraId="5345B18E" w14:textId="77777777" w:rsidTr="00B93C95">
                              <w:trPr>
                                <w:trHeight w:val="328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B4BD207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информацию об определяемой пользователем функции 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66C53241" w14:textId="77777777" w:rsidR="00FC71F0" w:rsidRDefault="00FC71F0" w:rsidP="00B93C95">
                                  <w:pPr>
                                    <w:ind w:firstLine="0"/>
                                  </w:pPr>
                                  <w:r w:rsidRPr="00EB5F02">
                                    <w:t>https://electricitydigitaltwin.northeurope.azuresmartspaces.net/management/api/v1.0/userdefinedfunctions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625CE0B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635E3B1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310D9296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"1f1dd40e-5fc1-465f-af05-76ee0ce232f6",</w:t>
                                  </w:r>
                                </w:p>
                                <w:p w14:paraId="70BD44EE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"439ee6ea-d477-4f50-8c02-f92babea3fde",</w:t>
                                  </w:r>
                                </w:p>
                                <w:p w14:paraId="280A406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"Motion Processor",</w:t>
                                  </w:r>
                                </w:p>
                                <w:p w14:paraId="2C5525C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"disabled": false</w:t>
                                  </w:r>
                                </w:p>
                                <w:p w14:paraId="59962664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704BBCE4" w14:textId="77777777" w:rsidR="00FC71F0" w:rsidRDefault="00FC71F0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49A6C9E" w14:textId="77777777" w:rsidR="00FC71F0" w:rsidRDefault="00FC71F0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</w:tbl>
                          <w:p w14:paraId="33B96B5B" w14:textId="77777777" w:rsidR="00FC71F0" w:rsidRPr="009C5801" w:rsidRDefault="00FC71F0" w:rsidP="00B93C95">
                            <w:pPr>
                              <w:ind w:firstLine="0"/>
                              <w:rPr>
                                <w:b/>
                                <w:rPrChange w:id="690" w:author="Rostislav Bobin" w:date="2019-05-17T12:41:00Z">
                                  <w:rPr>
                                    <w:lang w:val="en-US"/>
                                  </w:rPr>
                                </w:rPrChange>
                              </w:rPr>
                            </w:pPr>
                            <w:r>
                              <w:br w:type="page"/>
                            </w:r>
                          </w:p>
                          <w:p w14:paraId="7069BBC7" w14:textId="30477F15" w:rsidR="00FC71F0" w:rsidRDefault="00FC71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57B8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38.6pt;margin-top:76.25pt;width:665.9pt;height:563.3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">
                <v:textbox>
                  <w:txbxContent>
                    <w:tbl>
                      <w:tblPr>
                        <w:tblStyle w:val="af2"/>
                        <w:tblW w:w="1317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256"/>
                        <w:gridCol w:w="3543"/>
                        <w:gridCol w:w="5103"/>
                        <w:gridCol w:w="1276"/>
                      </w:tblGrid>
                      <w:tr w:rsidR="00FC71F0" w:rsidRPr="002B1DCC" w14:paraId="6666FC11" w14:textId="77777777" w:rsidTr="00B93C95">
                        <w:trPr>
                          <w:trHeight w:val="389"/>
                        </w:trPr>
                        <w:tc>
                          <w:tcPr>
                            <w:tcW w:w="3256" w:type="dxa"/>
                          </w:tcPr>
                          <w:p w14:paraId="0EE972AE" w14:textId="77777777" w:rsidR="00FC71F0" w:rsidRPr="002B1DCC" w:rsidRDefault="00FC71F0" w:rsidP="00B93C95">
                            <w:pPr>
                              <w:ind w:firstLine="0"/>
                            </w:pPr>
                            <w:r>
                              <w:t>Тестовый случай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CE1473E" w14:textId="77777777" w:rsidR="00FC71F0" w:rsidRPr="00EB5F02" w:rsidRDefault="00FC71F0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>Выполненный запрос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5976DAAE" w14:textId="77777777" w:rsidR="00FC71F0" w:rsidRPr="002B1DCC" w:rsidRDefault="00FC71F0" w:rsidP="00B93C95">
                            <w:pPr>
                              <w:ind w:firstLine="0"/>
                            </w:pPr>
                            <w:r>
                              <w:t>Полученный ответ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FB03827" w14:textId="77777777" w:rsidR="00FC71F0" w:rsidRPr="002B1DCC" w:rsidRDefault="00FC71F0" w:rsidP="00B93C95">
                            <w:pPr>
                              <w:ind w:firstLine="0"/>
                            </w:pPr>
                            <w:r>
                              <w:t>Тест пройден?</w:t>
                            </w:r>
                          </w:p>
                        </w:tc>
                      </w:tr>
                      <w:tr w:rsidR="00FC71F0" w:rsidRPr="00EB5F02" w14:paraId="19F6EE5B" w14:textId="77777777" w:rsidTr="00B93C95">
                        <w:trPr>
                          <w:trHeight w:val="3830"/>
                        </w:trPr>
                        <w:tc>
                          <w:tcPr>
                            <w:tcW w:w="3256" w:type="dxa"/>
                          </w:tcPr>
                          <w:p w14:paraId="17E11875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 xml:space="preserve">Получить характеристики помещения с названием </w:t>
                            </w:r>
                            <w:r w:rsidRPr="00EB5F02">
                              <w:t>“</w:t>
                            </w:r>
                            <w:r>
                              <w:rPr>
                                <w:lang w:val="en-US"/>
                              </w:rPr>
                              <w:t>Focus</w:t>
                            </w:r>
                            <w:r w:rsidRPr="00EB5F02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Room</w:t>
                            </w:r>
                            <w:r w:rsidRPr="00EB5F02">
                              <w:t xml:space="preserve"> 02”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3173F2C8" w14:textId="77777777" w:rsidR="00FC71F0" w:rsidRPr="00EB5F02" w:rsidRDefault="00FC71F0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B5F02">
                              <w:rPr>
                                <w:lang w:val="en-US"/>
                              </w:rPr>
                              <w:t>https://electricitydigitaltwin.northeurope.azuresmartspaces.net/management/api/v1.0/spaces?name=Focus Room 02&amp;includes=values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4835B7ED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4FDDCDB2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B291443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"6553c267-6519-4561-9b70-1d14e139ec07",</w:t>
                            </w:r>
                          </w:p>
                          <w:p w14:paraId="41FB05B6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"Focus Room 02",</w:t>
                            </w:r>
                          </w:p>
                          <w:p w14:paraId="5616F9D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14,</w:t>
                            </w:r>
                          </w:p>
                          <w:p w14:paraId="4A7CC949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"parentSpaceId": "2dfb2418-a2a6-4f59-b7ca-b4ec394e18e8",</w:t>
                            </w:r>
                          </w:p>
                          <w:p w14:paraId="3042D73A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13,</w:t>
                            </w:r>
                          </w:p>
                          <w:p w14:paraId="0F47A08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"statusId": 12</w:t>
                            </w:r>
                          </w:p>
                          <w:p w14:paraId="49E5B6A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0C9C0DB1" w14:textId="77777777" w:rsidR="00FC71F0" w:rsidRPr="00EB5F02" w:rsidRDefault="00FC71F0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9C5F28D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FC71F0" w:rsidRPr="002B1DCC" w14:paraId="52A91307" w14:textId="77777777" w:rsidTr="00B93C95">
                        <w:trPr>
                          <w:trHeight w:val="2233"/>
                        </w:trPr>
                        <w:tc>
                          <w:tcPr>
                            <w:tcW w:w="3256" w:type="dxa"/>
                          </w:tcPr>
                          <w:p w14:paraId="3122D873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 xml:space="preserve">Получить список устройств, принадлежащих помещению с </w:t>
                            </w:r>
                            <w:r>
                              <w:rPr>
                                <w:lang w:val="en-US"/>
                              </w:rPr>
                              <w:t>ID</w:t>
                            </w:r>
                            <w:r w:rsidRPr="00EB5F02">
                              <w:tab/>
                              <w:t>8b73d652-4fa3-46cb-8ac2-b27bfe3c10f6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0D680E1" w14:textId="77777777" w:rsidR="00FC71F0" w:rsidRPr="00923835" w:rsidRDefault="00FC71F0" w:rsidP="00B93C95">
                            <w:pPr>
                              <w:ind w:firstLine="0"/>
                            </w:pPr>
                            <w:r w:rsidRPr="00923835">
                              <w:rPr>
                                <w:lang w:val="en-US"/>
                              </w:rPr>
                              <w:t>https</w:t>
                            </w:r>
                            <w:r w:rsidRPr="00923835">
                              <w:t>://</w:t>
                            </w:r>
                            <w:r w:rsidRPr="00923835">
                              <w:rPr>
                                <w:lang w:val="en-US"/>
                              </w:rPr>
                              <w:t>electricitydigitaltwin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northeurope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azuresmartspaces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net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management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api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v</w:t>
                            </w:r>
                            <w:r w:rsidRPr="00923835">
                              <w:t>1.0/</w:t>
                            </w:r>
                            <w:r w:rsidRPr="00923835">
                              <w:rPr>
                                <w:lang w:val="en-US"/>
                              </w:rPr>
                              <w:t>devices</w:t>
                            </w:r>
                            <w:r w:rsidRPr="00923835">
                              <w:t>?</w:t>
                            </w:r>
                            <w:r w:rsidRPr="00923835">
                              <w:rPr>
                                <w:lang w:val="en-US"/>
                              </w:rPr>
                              <w:t>spaceId</w:t>
                            </w:r>
                            <w:r w:rsidRPr="00923835">
                              <w:t>=</w:t>
                            </w:r>
                            <w:r w:rsidRPr="00923835">
                              <w:tab/>
                              <w:t>8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73</w:t>
                            </w:r>
                            <w:r w:rsidRPr="00923835">
                              <w:rPr>
                                <w:lang w:val="en-US"/>
                              </w:rPr>
                              <w:t>d</w:t>
                            </w:r>
                            <w:r w:rsidRPr="00923835">
                              <w:t>652-4</w:t>
                            </w:r>
                            <w:r w:rsidRPr="00923835">
                              <w:rPr>
                                <w:lang w:val="en-US"/>
                              </w:rPr>
                              <w:t>fa</w:t>
                            </w:r>
                            <w:r w:rsidRPr="00923835">
                              <w:t>3-46</w:t>
                            </w:r>
                            <w:r w:rsidRPr="00923835">
                              <w:rPr>
                                <w:lang w:val="en-US"/>
                              </w:rPr>
                              <w:t>cb</w:t>
                            </w:r>
                            <w:r w:rsidRPr="00923835">
                              <w:t>-8</w:t>
                            </w:r>
                            <w:r w:rsidRPr="00923835">
                              <w:rPr>
                                <w:lang w:val="en-US"/>
                              </w:rPr>
                              <w:t>ac</w:t>
                            </w:r>
                            <w:r w:rsidRPr="00923835">
                              <w:t>2-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27</w:t>
                            </w:r>
                            <w:r w:rsidRPr="00923835">
                              <w:rPr>
                                <w:lang w:val="en-US"/>
                              </w:rPr>
                              <w:t>bfe</w:t>
                            </w:r>
                            <w:r w:rsidRPr="00923835">
                              <w:t>3</w:t>
                            </w:r>
                            <w:r w:rsidRPr="00923835">
                              <w:rPr>
                                <w:lang w:val="en-US"/>
                              </w:rPr>
                              <w:t>c</w:t>
                            </w:r>
                            <w:r w:rsidRPr="00923835">
                              <w:t>10</w:t>
                            </w:r>
                            <w:r w:rsidRPr="00923835">
                              <w:rPr>
                                <w:lang w:val="en-US"/>
                              </w:rPr>
                              <w:t>f</w:t>
                            </w:r>
                            <w:r w:rsidRPr="00923835">
                              <w:t>6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01B0E0E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08F7128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98E2D38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"Raspberry Pi 3 19",</w:t>
                            </w:r>
                          </w:p>
                          <w:p w14:paraId="2E6979F6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2,</w:t>
                            </w:r>
                          </w:p>
                          <w:p w14:paraId="1F78AA2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1,</w:t>
                            </w:r>
                          </w:p>
                          <w:p w14:paraId="7325A26A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"hardwareId": "123456789019",</w:t>
                            </w:r>
                          </w:p>
                          <w:p w14:paraId="05D4B87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"8b73d652-4fa3-46cb-8ac2-b27bfe3c10f6",</w:t>
                            </w:r>
                          </w:p>
                          <w:p w14:paraId="4CB48B4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"status": "Provisioned",</w:t>
                            </w:r>
                          </w:p>
                          <w:p w14:paraId="455141B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"ad6921b8-813f-45d8-ac5c-8892efc45e52"</w:t>
                            </w:r>
                          </w:p>
                          <w:p w14:paraId="5954136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7845A9" w14:textId="77777777" w:rsidR="00FC71F0" w:rsidRDefault="00FC71F0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6151A91" w14:textId="77777777" w:rsidR="00FC71F0" w:rsidRDefault="00FC71F0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FC71F0" w:rsidRPr="002B1DCC" w14:paraId="5345B18E" w14:textId="77777777" w:rsidTr="00B93C95">
                        <w:trPr>
                          <w:trHeight w:val="3280"/>
                        </w:trPr>
                        <w:tc>
                          <w:tcPr>
                            <w:tcW w:w="3256" w:type="dxa"/>
                          </w:tcPr>
                          <w:p w14:paraId="3B4BD207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 xml:space="preserve">Получить информацию об определяемой пользователем функции 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66C53241" w14:textId="77777777" w:rsidR="00FC71F0" w:rsidRDefault="00FC71F0" w:rsidP="00B93C95">
                            <w:pPr>
                              <w:ind w:firstLine="0"/>
                            </w:pPr>
                            <w:r w:rsidRPr="00EB5F02">
                              <w:t>https://electricitydigitaltwin.northeurope.azuresmartspaces.net/management/api/v1.0/userdefinedfunctions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625CE0B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635E3B1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310D9296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"1f1dd40e-5fc1-465f-af05-76ee0ce232f6",</w:t>
                            </w:r>
                          </w:p>
                          <w:p w14:paraId="70BD44EE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"439ee6ea-d477-4f50-8c02-f92babea3fde",</w:t>
                            </w:r>
                          </w:p>
                          <w:p w14:paraId="280A406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"Motion Processor",</w:t>
                            </w:r>
                          </w:p>
                          <w:p w14:paraId="2C5525C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"disabled": false</w:t>
                            </w:r>
                          </w:p>
                          <w:p w14:paraId="59962664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704BBCE4" w14:textId="77777777" w:rsidR="00FC71F0" w:rsidRDefault="00FC71F0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49A6C9E" w14:textId="77777777" w:rsidR="00FC71F0" w:rsidRDefault="00FC71F0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</w:tbl>
                    <w:p w14:paraId="33B96B5B" w14:textId="77777777" w:rsidR="00FC71F0" w:rsidRPr="009C5801" w:rsidRDefault="00FC71F0" w:rsidP="00B93C95">
                      <w:pPr>
                        <w:ind w:firstLine="0"/>
                        <w:rPr>
                          <w:b/>
                          <w:rPrChange w:id="691" w:author="Rostislav Bobin" w:date="2019-05-17T12:41:00Z">
                            <w:rPr>
                              <w:lang w:val="en-US"/>
                            </w:rPr>
                          </w:rPrChange>
                        </w:rPr>
                      </w:pPr>
                      <w:r>
                        <w:br w:type="page"/>
                      </w:r>
                    </w:p>
                    <w:p w14:paraId="7069BBC7" w14:textId="30477F15" w:rsidR="00FC71F0" w:rsidRDefault="00FC71F0"/>
                  </w:txbxContent>
                </v:textbox>
                <w10:wrap type="square" anchorx="page"/>
              </v:shape>
            </w:pict>
          </mc:Fallback>
        </mc:AlternateContent>
      </w:r>
      <w:r w:rsidR="009C5801">
        <w:t xml:space="preserve">Протокол тестирования </w:t>
      </w:r>
      <w:r w:rsidR="009C5801">
        <w:rPr>
          <w:lang w:val="en-US"/>
        </w:rPr>
        <w:t>API</w:t>
      </w:r>
      <w:r w:rsidR="009C5801" w:rsidRPr="009C5801">
        <w:t xml:space="preserve"> </w:t>
      </w:r>
      <w:r w:rsidR="009C5801">
        <w:t>управления цифровым двойником</w:t>
      </w:r>
    </w:p>
    <w:sectPr w:rsidR="009C5801">
      <w:footerReference w:type="default" r:id="rId24"/>
      <w:pgSz w:w="11906" w:h="16838"/>
      <w:pgMar w:top="1134" w:right="851" w:bottom="1134" w:left="1985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5" w:author="Gleb Radchenko" w:date="2019-05-24T13:22:00Z" w:initials="GR">
    <w:p w14:paraId="10F74D2D" w14:textId="0E5AF169" w:rsidR="00FC71F0" w:rsidRDefault="00FC71F0">
      <w:pPr>
        <w:pStyle w:val="afd"/>
      </w:pPr>
      <w:r>
        <w:rPr>
          <w:rStyle w:val="afc"/>
        </w:rPr>
        <w:annotationRef/>
      </w:r>
      <w:hyperlink r:id="rId1" w:history="1">
        <w:r>
          <w:rPr>
            <w:rStyle w:val="ac"/>
          </w:rPr>
          <w:t>https://habr.com/ru/company/trinion/blog/340064/</w:t>
        </w:r>
      </w:hyperlink>
      <w:r>
        <w:t xml:space="preserve"> </w:t>
      </w:r>
    </w:p>
  </w:comment>
  <w:comment w:id="29" w:author="Gleb Radchenko" w:date="2019-05-24T13:30:00Z" w:initials="GR">
    <w:p w14:paraId="6B1B6E3A" w14:textId="5FEB97F7" w:rsidR="00FC71F0" w:rsidRDefault="00FC71F0">
      <w:pPr>
        <w:pStyle w:val="afd"/>
      </w:pPr>
      <w:r>
        <w:rPr>
          <w:rStyle w:val="afc"/>
        </w:rPr>
        <w:annotationRef/>
      </w:r>
      <w:r>
        <w:t>Название компонентов должно быть едино на схеме и в описании. Описывай твои объекты с точки зрения твоей предметной области.</w:t>
      </w:r>
    </w:p>
  </w:comment>
  <w:comment w:id="42" w:author="Gleb Radchenko" w:date="2019-05-29T11:56:00Z" w:initials="GR">
    <w:p w14:paraId="50410AFE" w14:textId="5BE2E5F1" w:rsidR="00FC71F0" w:rsidRPr="00BF02A7" w:rsidRDefault="00FC71F0">
      <w:pPr>
        <w:pStyle w:val="afd"/>
      </w:pPr>
      <w:r>
        <w:rPr>
          <w:rStyle w:val="afc"/>
        </w:rPr>
        <w:annotationRef/>
      </w:r>
      <w:r>
        <w:t>Слишком большой листинг. ½ страницы максимум</w:t>
      </w:r>
    </w:p>
  </w:comment>
  <w:comment w:id="45" w:author="Gleb Radchenko" w:date="2019-05-24T13:53:00Z" w:initials="GR">
    <w:p w14:paraId="6A3ECD53" w14:textId="5C1B6E35" w:rsidR="00FC71F0" w:rsidRDefault="00FC71F0">
      <w:pPr>
        <w:pStyle w:val="afd"/>
      </w:pPr>
      <w:r>
        <w:rPr>
          <w:rStyle w:val="afc"/>
        </w:rPr>
        <w:annotationRef/>
      </w:r>
      <w:r>
        <w:t>В приложение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0F74D2D" w15:done="0"/>
  <w15:commentEx w15:paraId="6B1B6E3A" w15:done="0"/>
  <w15:commentEx w15:paraId="50410AFE" w15:done="0"/>
  <w15:commentEx w15:paraId="6A3ECD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F74D2D" w16cid:durableId="20926EB0"/>
  <w16cid:commentId w16cid:paraId="6B1B6E3A" w16cid:durableId="2092706C"/>
  <w16cid:commentId w16cid:paraId="50410AFE" w16cid:durableId="2098F1E6"/>
  <w16cid:commentId w16cid:paraId="6A3ECD53" w16cid:durableId="209275E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D38CBF" w14:textId="77777777" w:rsidR="00AA0286" w:rsidRDefault="00AA0286">
      <w:pPr>
        <w:spacing w:line="240" w:lineRule="auto"/>
      </w:pPr>
      <w:r>
        <w:separator/>
      </w:r>
    </w:p>
  </w:endnote>
  <w:endnote w:type="continuationSeparator" w:id="0">
    <w:p w14:paraId="4E661A2C" w14:textId="77777777" w:rsidR="00AA0286" w:rsidRDefault="00AA02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F2C7BB" w14:textId="77777777" w:rsidR="00FC71F0" w:rsidRDefault="00FC71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166B11">
      <w:rPr>
        <w:noProof/>
        <w:color w:val="000000"/>
        <w:szCs w:val="28"/>
      </w:rPr>
      <w:t>25</w:t>
    </w:r>
    <w:r>
      <w:rPr>
        <w:color w:val="000000"/>
        <w:szCs w:val="28"/>
      </w:rPr>
      <w:fldChar w:fldCharType="end"/>
    </w:r>
  </w:p>
  <w:p w14:paraId="03E52B00" w14:textId="77777777" w:rsidR="00FC71F0" w:rsidRDefault="00FC71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DBCA57" w14:textId="77777777" w:rsidR="00AA0286" w:rsidRDefault="00AA0286">
      <w:pPr>
        <w:spacing w:line="240" w:lineRule="auto"/>
      </w:pPr>
      <w:r>
        <w:separator/>
      </w:r>
    </w:p>
  </w:footnote>
  <w:footnote w:type="continuationSeparator" w:id="0">
    <w:p w14:paraId="758E90C5" w14:textId="77777777" w:rsidR="00AA0286" w:rsidRDefault="00AA02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7A71"/>
    <w:multiLevelType w:val="hybridMultilevel"/>
    <w:tmpl w:val="5A9A5FC0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11DED"/>
    <w:multiLevelType w:val="hybridMultilevel"/>
    <w:tmpl w:val="84341D40"/>
    <w:lvl w:ilvl="0" w:tplc="120E166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81541FC"/>
    <w:multiLevelType w:val="hybridMultilevel"/>
    <w:tmpl w:val="45FE6E76"/>
    <w:lvl w:ilvl="0" w:tplc="B7828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78284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A7CD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" w15:restartNumberingAfterBreak="0">
    <w:nsid w:val="09E54FA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92326B"/>
    <w:multiLevelType w:val="hybridMultilevel"/>
    <w:tmpl w:val="F522B13A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F36885"/>
    <w:multiLevelType w:val="hybridMultilevel"/>
    <w:tmpl w:val="05CA8B5A"/>
    <w:lvl w:ilvl="0" w:tplc="A4B2C12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2614764"/>
    <w:multiLevelType w:val="hybridMultilevel"/>
    <w:tmpl w:val="F06CFF8E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075C4"/>
    <w:multiLevelType w:val="hybridMultilevel"/>
    <w:tmpl w:val="CE1C7EDA"/>
    <w:lvl w:ilvl="0" w:tplc="28E2E61E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AF4FF4"/>
    <w:multiLevelType w:val="multilevel"/>
    <w:tmpl w:val="79CE4FB4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0" w15:restartNumberingAfterBreak="0">
    <w:nsid w:val="147F1387"/>
    <w:multiLevelType w:val="hybridMultilevel"/>
    <w:tmpl w:val="CEBEECEE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94C3697"/>
    <w:multiLevelType w:val="hybridMultilevel"/>
    <w:tmpl w:val="01CAEC50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7D5DFD"/>
    <w:multiLevelType w:val="multilevel"/>
    <w:tmpl w:val="EF369AF2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13" w15:restartNumberingAfterBreak="0">
    <w:nsid w:val="1CF810EB"/>
    <w:multiLevelType w:val="hybridMultilevel"/>
    <w:tmpl w:val="61743CAE"/>
    <w:lvl w:ilvl="0" w:tplc="311C7A4C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D993DD1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BD1515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6" w15:restartNumberingAfterBreak="0">
    <w:nsid w:val="1DFC05F3"/>
    <w:multiLevelType w:val="hybridMultilevel"/>
    <w:tmpl w:val="372E2E36"/>
    <w:lvl w:ilvl="0" w:tplc="A7CCAAC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22C226B7"/>
    <w:multiLevelType w:val="hybridMultilevel"/>
    <w:tmpl w:val="57EED35E"/>
    <w:lvl w:ilvl="0" w:tplc="356AAC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3540E31"/>
    <w:multiLevelType w:val="hybridMultilevel"/>
    <w:tmpl w:val="586A6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271275"/>
    <w:multiLevelType w:val="hybridMultilevel"/>
    <w:tmpl w:val="C0D8DAE2"/>
    <w:lvl w:ilvl="0" w:tplc="51626F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4D24E31"/>
    <w:multiLevelType w:val="hybridMultilevel"/>
    <w:tmpl w:val="82AC6ECE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86A19A5"/>
    <w:multiLevelType w:val="hybridMultilevel"/>
    <w:tmpl w:val="27F06E5A"/>
    <w:lvl w:ilvl="0" w:tplc="AA6EC834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1F2C5B"/>
    <w:multiLevelType w:val="hybridMultilevel"/>
    <w:tmpl w:val="B8B0A97A"/>
    <w:lvl w:ilvl="0" w:tplc="4BFA174A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2ADD0F40"/>
    <w:multiLevelType w:val="multilevel"/>
    <w:tmpl w:val="30048C4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31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709" w:firstLine="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9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61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5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71" w:hanging="180"/>
      </w:pPr>
      <w:rPr>
        <w:rFonts w:hint="default"/>
      </w:rPr>
    </w:lvl>
  </w:abstractNum>
  <w:abstractNum w:abstractNumId="24" w15:restartNumberingAfterBreak="0">
    <w:nsid w:val="2B1E492B"/>
    <w:multiLevelType w:val="hybridMultilevel"/>
    <w:tmpl w:val="919457DE"/>
    <w:lvl w:ilvl="0" w:tplc="311C7A4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D107A9C"/>
    <w:multiLevelType w:val="hybridMultilevel"/>
    <w:tmpl w:val="950212D8"/>
    <w:lvl w:ilvl="0" w:tplc="2EAA77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6B7B40"/>
    <w:multiLevelType w:val="hybridMultilevel"/>
    <w:tmpl w:val="2B8C1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E16D74"/>
    <w:multiLevelType w:val="hybridMultilevel"/>
    <w:tmpl w:val="8DF2EA6A"/>
    <w:lvl w:ilvl="0" w:tplc="36BC2CC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 w15:restartNumberingAfterBreak="0">
    <w:nsid w:val="31111933"/>
    <w:multiLevelType w:val="multilevel"/>
    <w:tmpl w:val="62E41AE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31111C23"/>
    <w:multiLevelType w:val="multilevel"/>
    <w:tmpl w:val="55A28A32"/>
    <w:lvl w:ilvl="0">
      <w:start w:val="1"/>
      <w:numFmt w:val="decimal"/>
      <w:lvlText w:val="4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3FA4A7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1" w15:restartNumberingAfterBreak="0">
    <w:nsid w:val="341668FF"/>
    <w:multiLevelType w:val="hybridMultilevel"/>
    <w:tmpl w:val="7812B162"/>
    <w:lvl w:ilvl="0" w:tplc="99A83FD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35B81D4C"/>
    <w:multiLevelType w:val="multilevel"/>
    <w:tmpl w:val="368C25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39425E2E"/>
    <w:multiLevelType w:val="hybridMultilevel"/>
    <w:tmpl w:val="FF783304"/>
    <w:lvl w:ilvl="0" w:tplc="9322ED16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96F0587"/>
    <w:multiLevelType w:val="hybridMultilevel"/>
    <w:tmpl w:val="59C2DDA2"/>
    <w:lvl w:ilvl="0" w:tplc="B1E4203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D59313B"/>
    <w:multiLevelType w:val="multilevel"/>
    <w:tmpl w:val="F692E48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6" w15:restartNumberingAfterBreak="0">
    <w:nsid w:val="40B21D05"/>
    <w:multiLevelType w:val="hybridMultilevel"/>
    <w:tmpl w:val="F0BC213E"/>
    <w:lvl w:ilvl="0" w:tplc="BDE0B7AE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3FE1ABB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AE31F0"/>
    <w:multiLevelType w:val="hybridMultilevel"/>
    <w:tmpl w:val="0846ADB0"/>
    <w:lvl w:ilvl="0" w:tplc="E16EC676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9" w15:restartNumberingAfterBreak="0">
    <w:nsid w:val="47CC156F"/>
    <w:multiLevelType w:val="hybridMultilevel"/>
    <w:tmpl w:val="5AA4C938"/>
    <w:lvl w:ilvl="0" w:tplc="AAB0C18A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8DC57A4"/>
    <w:multiLevelType w:val="hybridMultilevel"/>
    <w:tmpl w:val="D304FACC"/>
    <w:lvl w:ilvl="0" w:tplc="99A83FD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A920F0E"/>
    <w:multiLevelType w:val="hybridMultilevel"/>
    <w:tmpl w:val="8154FA30"/>
    <w:lvl w:ilvl="0" w:tplc="B798CEA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42" w15:restartNumberingAfterBreak="0">
    <w:nsid w:val="4C7C750C"/>
    <w:multiLevelType w:val="multilevel"/>
    <w:tmpl w:val="16DC6566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43" w15:restartNumberingAfterBreak="0">
    <w:nsid w:val="4CE76CC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1C612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518C3E56"/>
    <w:multiLevelType w:val="hybridMultilevel"/>
    <w:tmpl w:val="769CB3C2"/>
    <w:lvl w:ilvl="0" w:tplc="25A0BCF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53511B7D"/>
    <w:multiLevelType w:val="multilevel"/>
    <w:tmpl w:val="0FD01720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47" w15:restartNumberingAfterBreak="0">
    <w:nsid w:val="53A943C3"/>
    <w:multiLevelType w:val="multilevel"/>
    <w:tmpl w:val="EF369AF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8" w15:restartNumberingAfterBreak="0">
    <w:nsid w:val="543C59E2"/>
    <w:multiLevelType w:val="hybridMultilevel"/>
    <w:tmpl w:val="3FFCF942"/>
    <w:lvl w:ilvl="0" w:tplc="ED8CBE66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54F05136"/>
    <w:multiLevelType w:val="multilevel"/>
    <w:tmpl w:val="899A82C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50" w15:restartNumberingAfterBreak="0">
    <w:nsid w:val="57331887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74D5CC1"/>
    <w:multiLevelType w:val="hybridMultilevel"/>
    <w:tmpl w:val="50C033FE"/>
    <w:lvl w:ilvl="0" w:tplc="A4B2C12A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588476FB"/>
    <w:multiLevelType w:val="multilevel"/>
    <w:tmpl w:val="DC04224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53" w15:restartNumberingAfterBreak="0">
    <w:nsid w:val="59C46E30"/>
    <w:multiLevelType w:val="hybridMultilevel"/>
    <w:tmpl w:val="549C4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A455774"/>
    <w:multiLevelType w:val="hybridMultilevel"/>
    <w:tmpl w:val="97F29858"/>
    <w:lvl w:ilvl="0" w:tplc="1908D2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5" w15:restartNumberingAfterBreak="0">
    <w:nsid w:val="5AF06648"/>
    <w:multiLevelType w:val="hybridMultilevel"/>
    <w:tmpl w:val="353E108C"/>
    <w:lvl w:ilvl="0" w:tplc="D62CED9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91" w:hanging="360"/>
      </w:pPr>
      <w:rPr>
        <w:rFonts w:ascii="Wingdings" w:hAnsi="Wingdings" w:hint="default"/>
      </w:rPr>
    </w:lvl>
  </w:abstractNum>
  <w:abstractNum w:abstractNumId="56" w15:restartNumberingAfterBreak="0">
    <w:nsid w:val="5AF94F53"/>
    <w:multiLevelType w:val="hybridMultilevel"/>
    <w:tmpl w:val="ADB81F64"/>
    <w:lvl w:ilvl="0" w:tplc="4BFA174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5B0A6305"/>
    <w:multiLevelType w:val="hybridMultilevel"/>
    <w:tmpl w:val="054EBAE0"/>
    <w:lvl w:ilvl="0" w:tplc="A37AF954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22F643C"/>
    <w:multiLevelType w:val="hybridMultilevel"/>
    <w:tmpl w:val="B77CB8FC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24A4FCC"/>
    <w:multiLevelType w:val="hybridMultilevel"/>
    <w:tmpl w:val="F2A2B04E"/>
    <w:lvl w:ilvl="0" w:tplc="3260F1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0" w15:restartNumberingAfterBreak="0">
    <w:nsid w:val="72AE60DF"/>
    <w:multiLevelType w:val="hybridMultilevel"/>
    <w:tmpl w:val="D1A416B8"/>
    <w:lvl w:ilvl="0" w:tplc="E16EC676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7542D44"/>
    <w:multiLevelType w:val="hybridMultilevel"/>
    <w:tmpl w:val="84901E46"/>
    <w:lvl w:ilvl="0" w:tplc="51626F28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8150690"/>
    <w:multiLevelType w:val="hybridMultilevel"/>
    <w:tmpl w:val="F5265304"/>
    <w:lvl w:ilvl="0" w:tplc="1908D22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3" w15:restartNumberingAfterBreak="0">
    <w:nsid w:val="7C0A5AD2"/>
    <w:multiLevelType w:val="multilevel"/>
    <w:tmpl w:val="0FD0172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64" w15:restartNumberingAfterBreak="0">
    <w:nsid w:val="7E240FAF"/>
    <w:multiLevelType w:val="multilevel"/>
    <w:tmpl w:val="A6102BBE"/>
    <w:lvl w:ilvl="0">
      <w:start w:val="1"/>
      <w:numFmt w:val="decimal"/>
      <w:lvlText w:val="3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9"/>
  </w:num>
  <w:num w:numId="2">
    <w:abstractNumId w:val="4"/>
  </w:num>
  <w:num w:numId="3">
    <w:abstractNumId w:val="63"/>
  </w:num>
  <w:num w:numId="4">
    <w:abstractNumId w:val="9"/>
  </w:num>
  <w:num w:numId="5">
    <w:abstractNumId w:val="32"/>
  </w:num>
  <w:num w:numId="6">
    <w:abstractNumId w:val="52"/>
  </w:num>
  <w:num w:numId="7">
    <w:abstractNumId w:val="64"/>
  </w:num>
  <w:num w:numId="8">
    <w:abstractNumId w:val="42"/>
  </w:num>
  <w:num w:numId="9">
    <w:abstractNumId w:val="28"/>
  </w:num>
  <w:num w:numId="1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44"/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8"/>
  </w:num>
  <w:num w:numId="15">
    <w:abstractNumId w:val="33"/>
  </w:num>
  <w:num w:numId="16">
    <w:abstractNumId w:val="48"/>
  </w:num>
  <w:num w:numId="17">
    <w:abstractNumId w:val="10"/>
  </w:num>
  <w:num w:numId="18">
    <w:abstractNumId w:val="41"/>
  </w:num>
  <w:num w:numId="19">
    <w:abstractNumId w:val="39"/>
  </w:num>
  <w:num w:numId="20">
    <w:abstractNumId w:val="53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</w:num>
  <w:num w:numId="24">
    <w:abstractNumId w:val="35"/>
  </w:num>
  <w:num w:numId="25">
    <w:abstractNumId w:val="14"/>
  </w:num>
  <w:num w:numId="26">
    <w:abstractNumId w:val="50"/>
  </w:num>
  <w:num w:numId="27">
    <w:abstractNumId w:val="37"/>
  </w:num>
  <w:num w:numId="28">
    <w:abstractNumId w:val="26"/>
  </w:num>
  <w:num w:numId="29">
    <w:abstractNumId w:val="47"/>
  </w:num>
  <w:num w:numId="30">
    <w:abstractNumId w:val="12"/>
  </w:num>
  <w:num w:numId="31">
    <w:abstractNumId w:val="46"/>
  </w:num>
  <w:num w:numId="32">
    <w:abstractNumId w:val="8"/>
  </w:num>
  <w:num w:numId="33">
    <w:abstractNumId w:val="3"/>
  </w:num>
  <w:num w:numId="34">
    <w:abstractNumId w:val="5"/>
  </w:num>
  <w:num w:numId="35">
    <w:abstractNumId w:val="20"/>
  </w:num>
  <w:num w:numId="36">
    <w:abstractNumId w:val="23"/>
  </w:num>
  <w:num w:numId="37">
    <w:abstractNumId w:val="9"/>
    <w:lvlOverride w:ilvl="0">
      <w:lvl w:ilvl="0">
        <w:start w:val="1"/>
        <w:numFmt w:val="bullet"/>
        <w:lvlText w:val="−"/>
        <w:lvlJc w:val="left"/>
        <w:pPr>
          <w:ind w:left="0" w:firstLine="709"/>
        </w:pPr>
        <w:rPr>
          <w:rFonts w:ascii="Noto Sans Symbols" w:hAnsi="Noto Sans Symbols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3">
      <w:lvl w:ilvl="3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6">
      <w:lvl w:ilvl="6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</w:num>
  <w:num w:numId="38">
    <w:abstractNumId w:val="49"/>
  </w:num>
  <w:num w:numId="39">
    <w:abstractNumId w:val="2"/>
  </w:num>
  <w:num w:numId="40">
    <w:abstractNumId w:val="24"/>
  </w:num>
  <w:num w:numId="41">
    <w:abstractNumId w:val="13"/>
  </w:num>
  <w:num w:numId="42">
    <w:abstractNumId w:val="11"/>
  </w:num>
  <w:num w:numId="43">
    <w:abstractNumId w:val="7"/>
  </w:num>
  <w:num w:numId="44">
    <w:abstractNumId w:val="36"/>
  </w:num>
  <w:num w:numId="45">
    <w:abstractNumId w:val="19"/>
  </w:num>
  <w:num w:numId="46">
    <w:abstractNumId w:val="61"/>
  </w:num>
  <w:num w:numId="47">
    <w:abstractNumId w:val="34"/>
  </w:num>
  <w:num w:numId="48">
    <w:abstractNumId w:val="45"/>
  </w:num>
  <w:num w:numId="49">
    <w:abstractNumId w:val="17"/>
  </w:num>
  <w:num w:numId="50">
    <w:abstractNumId w:val="40"/>
  </w:num>
  <w:num w:numId="51">
    <w:abstractNumId w:val="31"/>
  </w:num>
  <w:num w:numId="52">
    <w:abstractNumId w:val="59"/>
  </w:num>
  <w:num w:numId="53">
    <w:abstractNumId w:val="54"/>
  </w:num>
  <w:num w:numId="54">
    <w:abstractNumId w:val="62"/>
  </w:num>
  <w:num w:numId="55">
    <w:abstractNumId w:val="16"/>
  </w:num>
  <w:num w:numId="56">
    <w:abstractNumId w:val="1"/>
  </w:num>
  <w:num w:numId="57">
    <w:abstractNumId w:val="30"/>
  </w:num>
  <w:num w:numId="58">
    <w:abstractNumId w:val="55"/>
  </w:num>
  <w:num w:numId="59">
    <w:abstractNumId w:val="15"/>
  </w:num>
  <w:num w:numId="60">
    <w:abstractNumId w:val="57"/>
  </w:num>
  <w:num w:numId="61">
    <w:abstractNumId w:val="18"/>
  </w:num>
  <w:num w:numId="62">
    <w:abstractNumId w:val="21"/>
  </w:num>
  <w:num w:numId="63">
    <w:abstractNumId w:val="60"/>
  </w:num>
  <w:num w:numId="64">
    <w:abstractNumId w:val="38"/>
  </w:num>
  <w:num w:numId="65">
    <w:abstractNumId w:val="6"/>
  </w:num>
  <w:num w:numId="66">
    <w:abstractNumId w:val="51"/>
  </w:num>
  <w:num w:numId="67">
    <w:abstractNumId w:val="56"/>
  </w:num>
  <w:num w:numId="68">
    <w:abstractNumId w:val="22"/>
  </w:num>
  <w:num w:numId="69">
    <w:abstractNumId w:val="27"/>
  </w:num>
  <w:numIdMacAtCleanup w:val="6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stislav Bobin">
    <w15:presenceInfo w15:providerId="Windows Live" w15:userId="5abc76a58eeeba6c"/>
  </w15:person>
  <w15:person w15:author="Gleb Radchenko">
    <w15:presenceInfo w15:providerId="Windows Live" w15:userId="bad9d3952885e6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0NDA1NTY3MbQwMzVQ0lEKTi0uzszPAykwrwUA/cLQYCwAAAA="/>
  </w:docVars>
  <w:rsids>
    <w:rsidRoot w:val="00785A9B"/>
    <w:rsid w:val="0000241F"/>
    <w:rsid w:val="00004DA7"/>
    <w:rsid w:val="0001762E"/>
    <w:rsid w:val="00025D81"/>
    <w:rsid w:val="00030F2E"/>
    <w:rsid w:val="00053F89"/>
    <w:rsid w:val="0006255B"/>
    <w:rsid w:val="0007585F"/>
    <w:rsid w:val="000B2E8D"/>
    <w:rsid w:val="000B34D4"/>
    <w:rsid w:val="000C2CA8"/>
    <w:rsid w:val="000C3641"/>
    <w:rsid w:val="000C3EF1"/>
    <w:rsid w:val="000F2968"/>
    <w:rsid w:val="000F2E8B"/>
    <w:rsid w:val="000F7602"/>
    <w:rsid w:val="00117EDE"/>
    <w:rsid w:val="0012280F"/>
    <w:rsid w:val="00125296"/>
    <w:rsid w:val="00125A2C"/>
    <w:rsid w:val="00137B5D"/>
    <w:rsid w:val="00166B11"/>
    <w:rsid w:val="00170FD1"/>
    <w:rsid w:val="001907E9"/>
    <w:rsid w:val="001940A2"/>
    <w:rsid w:val="00195187"/>
    <w:rsid w:val="00197AA6"/>
    <w:rsid w:val="001A37D0"/>
    <w:rsid w:val="001B39CB"/>
    <w:rsid w:val="001C7CDA"/>
    <w:rsid w:val="001F29E0"/>
    <w:rsid w:val="00214707"/>
    <w:rsid w:val="002218FF"/>
    <w:rsid w:val="00224397"/>
    <w:rsid w:val="00227B83"/>
    <w:rsid w:val="002423B6"/>
    <w:rsid w:val="0024675C"/>
    <w:rsid w:val="00270C32"/>
    <w:rsid w:val="00273449"/>
    <w:rsid w:val="002A5FFE"/>
    <w:rsid w:val="002B1DCC"/>
    <w:rsid w:val="002B20E8"/>
    <w:rsid w:val="002B5578"/>
    <w:rsid w:val="002B7DD7"/>
    <w:rsid w:val="002C0B3C"/>
    <w:rsid w:val="002C496B"/>
    <w:rsid w:val="002D3E29"/>
    <w:rsid w:val="00300B62"/>
    <w:rsid w:val="003031C0"/>
    <w:rsid w:val="00307F7B"/>
    <w:rsid w:val="0033163E"/>
    <w:rsid w:val="00334283"/>
    <w:rsid w:val="00343DA3"/>
    <w:rsid w:val="0034666E"/>
    <w:rsid w:val="00352BE6"/>
    <w:rsid w:val="00354673"/>
    <w:rsid w:val="0035627F"/>
    <w:rsid w:val="00367FC0"/>
    <w:rsid w:val="00380EAF"/>
    <w:rsid w:val="003A430B"/>
    <w:rsid w:val="003D49CD"/>
    <w:rsid w:val="003D7269"/>
    <w:rsid w:val="003E3D5E"/>
    <w:rsid w:val="003F660D"/>
    <w:rsid w:val="004151B3"/>
    <w:rsid w:val="004217B8"/>
    <w:rsid w:val="004272E6"/>
    <w:rsid w:val="00427F60"/>
    <w:rsid w:val="00430599"/>
    <w:rsid w:val="0043155B"/>
    <w:rsid w:val="00445709"/>
    <w:rsid w:val="0044706D"/>
    <w:rsid w:val="004523F2"/>
    <w:rsid w:val="00455A2A"/>
    <w:rsid w:val="004600B0"/>
    <w:rsid w:val="00464026"/>
    <w:rsid w:val="00470852"/>
    <w:rsid w:val="0048374E"/>
    <w:rsid w:val="00486F1A"/>
    <w:rsid w:val="004936E7"/>
    <w:rsid w:val="004A51EB"/>
    <w:rsid w:val="004B5082"/>
    <w:rsid w:val="004C5C26"/>
    <w:rsid w:val="004D414D"/>
    <w:rsid w:val="004F0215"/>
    <w:rsid w:val="004F25D8"/>
    <w:rsid w:val="00511533"/>
    <w:rsid w:val="005305E1"/>
    <w:rsid w:val="00547FC2"/>
    <w:rsid w:val="00553241"/>
    <w:rsid w:val="00581ACE"/>
    <w:rsid w:val="0058297E"/>
    <w:rsid w:val="00590C3F"/>
    <w:rsid w:val="0059136B"/>
    <w:rsid w:val="00591EAB"/>
    <w:rsid w:val="005A316B"/>
    <w:rsid w:val="005B6340"/>
    <w:rsid w:val="005D3A83"/>
    <w:rsid w:val="005D687E"/>
    <w:rsid w:val="005E15F2"/>
    <w:rsid w:val="00600720"/>
    <w:rsid w:val="00601C79"/>
    <w:rsid w:val="00612C4A"/>
    <w:rsid w:val="006245BF"/>
    <w:rsid w:val="00625086"/>
    <w:rsid w:val="00635824"/>
    <w:rsid w:val="00660347"/>
    <w:rsid w:val="00663069"/>
    <w:rsid w:val="006939EB"/>
    <w:rsid w:val="00695244"/>
    <w:rsid w:val="006B07A6"/>
    <w:rsid w:val="006C304F"/>
    <w:rsid w:val="006C4274"/>
    <w:rsid w:val="006D0FFB"/>
    <w:rsid w:val="00711988"/>
    <w:rsid w:val="00724564"/>
    <w:rsid w:val="00725A86"/>
    <w:rsid w:val="00730EF2"/>
    <w:rsid w:val="0074623E"/>
    <w:rsid w:val="00746470"/>
    <w:rsid w:val="00746587"/>
    <w:rsid w:val="00757870"/>
    <w:rsid w:val="00785A9B"/>
    <w:rsid w:val="00794F46"/>
    <w:rsid w:val="00795691"/>
    <w:rsid w:val="007977F7"/>
    <w:rsid w:val="007B10E1"/>
    <w:rsid w:val="007B2C28"/>
    <w:rsid w:val="007D59AE"/>
    <w:rsid w:val="007E00DE"/>
    <w:rsid w:val="008100FC"/>
    <w:rsid w:val="00813C51"/>
    <w:rsid w:val="00816491"/>
    <w:rsid w:val="008342F9"/>
    <w:rsid w:val="00843B6B"/>
    <w:rsid w:val="0085346D"/>
    <w:rsid w:val="0087046B"/>
    <w:rsid w:val="00886B62"/>
    <w:rsid w:val="008A7193"/>
    <w:rsid w:val="008B779C"/>
    <w:rsid w:val="008C0807"/>
    <w:rsid w:val="008C0A47"/>
    <w:rsid w:val="008D7204"/>
    <w:rsid w:val="008F2FAC"/>
    <w:rsid w:val="00923835"/>
    <w:rsid w:val="009250B2"/>
    <w:rsid w:val="00941AC8"/>
    <w:rsid w:val="00947D6A"/>
    <w:rsid w:val="00947F53"/>
    <w:rsid w:val="00950490"/>
    <w:rsid w:val="009514D3"/>
    <w:rsid w:val="00956BD4"/>
    <w:rsid w:val="0096271E"/>
    <w:rsid w:val="00967033"/>
    <w:rsid w:val="00996E17"/>
    <w:rsid w:val="009A15E8"/>
    <w:rsid w:val="009B3DEE"/>
    <w:rsid w:val="009C5801"/>
    <w:rsid w:val="009D06B2"/>
    <w:rsid w:val="009D0E23"/>
    <w:rsid w:val="009D2914"/>
    <w:rsid w:val="009E41E5"/>
    <w:rsid w:val="00A033D9"/>
    <w:rsid w:val="00A07AFB"/>
    <w:rsid w:val="00A14282"/>
    <w:rsid w:val="00A17799"/>
    <w:rsid w:val="00A50643"/>
    <w:rsid w:val="00A53BA9"/>
    <w:rsid w:val="00A55290"/>
    <w:rsid w:val="00A5646A"/>
    <w:rsid w:val="00A655CB"/>
    <w:rsid w:val="00A72889"/>
    <w:rsid w:val="00AA0286"/>
    <w:rsid w:val="00AA2535"/>
    <w:rsid w:val="00AB0659"/>
    <w:rsid w:val="00AB5BF5"/>
    <w:rsid w:val="00AC21C3"/>
    <w:rsid w:val="00AC5BF1"/>
    <w:rsid w:val="00AE38CB"/>
    <w:rsid w:val="00AF30DA"/>
    <w:rsid w:val="00AF4C8D"/>
    <w:rsid w:val="00AF7D62"/>
    <w:rsid w:val="00B10EA7"/>
    <w:rsid w:val="00B5502D"/>
    <w:rsid w:val="00B74588"/>
    <w:rsid w:val="00B807BB"/>
    <w:rsid w:val="00B81267"/>
    <w:rsid w:val="00B81A17"/>
    <w:rsid w:val="00B9384B"/>
    <w:rsid w:val="00B93C95"/>
    <w:rsid w:val="00BA4C5D"/>
    <w:rsid w:val="00BA74D4"/>
    <w:rsid w:val="00BC4629"/>
    <w:rsid w:val="00BD2780"/>
    <w:rsid w:val="00BF02A7"/>
    <w:rsid w:val="00BF3B59"/>
    <w:rsid w:val="00BF718C"/>
    <w:rsid w:val="00C03E23"/>
    <w:rsid w:val="00C0690A"/>
    <w:rsid w:val="00C26E88"/>
    <w:rsid w:val="00C279E1"/>
    <w:rsid w:val="00C512EB"/>
    <w:rsid w:val="00C96117"/>
    <w:rsid w:val="00CA3C2E"/>
    <w:rsid w:val="00CD34E8"/>
    <w:rsid w:val="00CE5927"/>
    <w:rsid w:val="00CF3347"/>
    <w:rsid w:val="00D21775"/>
    <w:rsid w:val="00D22FFD"/>
    <w:rsid w:val="00D27A42"/>
    <w:rsid w:val="00D67036"/>
    <w:rsid w:val="00D67520"/>
    <w:rsid w:val="00D844BF"/>
    <w:rsid w:val="00D90A6E"/>
    <w:rsid w:val="00D932D7"/>
    <w:rsid w:val="00DA18DF"/>
    <w:rsid w:val="00DB736A"/>
    <w:rsid w:val="00DE571B"/>
    <w:rsid w:val="00E05CCC"/>
    <w:rsid w:val="00E27C8E"/>
    <w:rsid w:val="00E34F74"/>
    <w:rsid w:val="00E351FA"/>
    <w:rsid w:val="00E361B5"/>
    <w:rsid w:val="00E45719"/>
    <w:rsid w:val="00E457F9"/>
    <w:rsid w:val="00E479CD"/>
    <w:rsid w:val="00E730C0"/>
    <w:rsid w:val="00E81C84"/>
    <w:rsid w:val="00E91D47"/>
    <w:rsid w:val="00EB5F02"/>
    <w:rsid w:val="00EB66EE"/>
    <w:rsid w:val="00ED05EF"/>
    <w:rsid w:val="00ED320C"/>
    <w:rsid w:val="00ED59E6"/>
    <w:rsid w:val="00EE2D39"/>
    <w:rsid w:val="00EE4DAC"/>
    <w:rsid w:val="00EE63A2"/>
    <w:rsid w:val="00EF43FF"/>
    <w:rsid w:val="00EF73E3"/>
    <w:rsid w:val="00F058BB"/>
    <w:rsid w:val="00F4289B"/>
    <w:rsid w:val="00F502AC"/>
    <w:rsid w:val="00F5209E"/>
    <w:rsid w:val="00F64D49"/>
    <w:rsid w:val="00F71E23"/>
    <w:rsid w:val="00F90035"/>
    <w:rsid w:val="00F954D1"/>
    <w:rsid w:val="00F97084"/>
    <w:rsid w:val="00FA1304"/>
    <w:rsid w:val="00FB3A4A"/>
    <w:rsid w:val="00FC3465"/>
    <w:rsid w:val="00FC71F0"/>
    <w:rsid w:val="00FE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D06A"/>
  <w15:docId w15:val="{B240ECD2-DA6F-4C40-B8FF-E50704A6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5719"/>
    <w:rPr>
      <w:szCs w:val="20"/>
    </w:rPr>
  </w:style>
  <w:style w:type="paragraph" w:styleId="1">
    <w:name w:val="heading 1"/>
    <w:basedOn w:val="a"/>
    <w:link w:val="10"/>
    <w:uiPriority w:val="9"/>
    <w:qFormat/>
    <w:rsid w:val="0007585F"/>
    <w:pPr>
      <w:keepNext/>
      <w:numPr>
        <w:numId w:val="9"/>
      </w:numPr>
      <w:spacing w:before="240"/>
      <w:outlineLvl w:val="0"/>
    </w:pPr>
    <w:rPr>
      <w:b/>
      <w:bCs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25A2C"/>
    <w:pPr>
      <w:widowControl w:val="0"/>
      <w:numPr>
        <w:ilvl w:val="1"/>
      </w:numPr>
      <w:spacing w:before="0"/>
      <w:outlineLvl w:val="1"/>
    </w:pPr>
    <w:rPr>
      <w:rFonts w:cs="Arial"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C65B1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9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9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A2C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A2C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A2C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857AA9"/>
    <w:rPr>
      <w:rFonts w:ascii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5A2C"/>
    <w:rPr>
      <w:rFonts w:cs="Arial"/>
      <w:b/>
      <w:bCs/>
      <w:iCs/>
    </w:rPr>
  </w:style>
  <w:style w:type="paragraph" w:styleId="a4">
    <w:name w:val="Subtitle"/>
    <w:basedOn w:val="a"/>
    <w:next w:val="a"/>
    <w:link w:val="a5"/>
    <w:uiPriority w:val="11"/>
    <w:qFormat/>
  </w:style>
  <w:style w:type="character" w:customStyle="1" w:styleId="a5">
    <w:name w:val="Подзаголовок Знак"/>
    <w:basedOn w:val="a0"/>
    <w:link w:val="a4"/>
    <w:uiPriority w:val="11"/>
    <w:rsid w:val="00965B62"/>
    <w:rPr>
      <w:rFonts w:ascii="Times New Roman" w:eastAsiaTheme="minorEastAsia" w:hAnsi="Times New Roman"/>
      <w:spacing w:val="15"/>
      <w:sz w:val="28"/>
      <w:lang w:eastAsia="ru-RU"/>
    </w:rPr>
  </w:style>
  <w:style w:type="paragraph" w:styleId="a6">
    <w:name w:val="caption"/>
    <w:basedOn w:val="a"/>
    <w:uiPriority w:val="35"/>
    <w:qFormat/>
    <w:rsid w:val="00185A2D"/>
    <w:pPr>
      <w:ind w:firstLine="0"/>
      <w:jc w:val="center"/>
    </w:pPr>
    <w:rPr>
      <w:bCs/>
      <w:sz w:val="24"/>
    </w:rPr>
  </w:style>
  <w:style w:type="paragraph" w:styleId="a7">
    <w:name w:val="TOC Heading"/>
    <w:basedOn w:val="1"/>
    <w:next w:val="a"/>
    <w:uiPriority w:val="39"/>
    <w:unhideWhenUsed/>
    <w:qFormat/>
    <w:rsid w:val="00195278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8">
    <w:name w:val="Body Text"/>
    <w:basedOn w:val="a"/>
    <w:link w:val="a9"/>
    <w:rsid w:val="004A7411"/>
    <w:pPr>
      <w:spacing w:after="120" w:line="228" w:lineRule="auto"/>
      <w:ind w:firstLine="288"/>
    </w:pPr>
    <w:rPr>
      <w:rFonts w:eastAsia="SimSun"/>
      <w:spacing w:val="-1"/>
      <w:sz w:val="20"/>
      <w:lang w:val="en-US" w:eastAsia="en-US"/>
    </w:rPr>
  </w:style>
  <w:style w:type="character" w:customStyle="1" w:styleId="a9">
    <w:name w:val="Основной текст Знак"/>
    <w:basedOn w:val="a0"/>
    <w:link w:val="a8"/>
    <w:rsid w:val="004A7411"/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unhideWhenUsed/>
    <w:rsid w:val="004A7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4A7411"/>
    <w:rPr>
      <w:rFonts w:ascii="Courier New" w:hAnsi="Courier New" w:cs="Courier New"/>
      <w:sz w:val="20"/>
      <w:szCs w:val="20"/>
      <w:lang w:eastAsia="ru-RU"/>
    </w:rPr>
  </w:style>
  <w:style w:type="paragraph" w:styleId="aa">
    <w:name w:val="Bibliography"/>
    <w:basedOn w:val="a"/>
    <w:next w:val="a"/>
    <w:uiPriority w:val="37"/>
    <w:unhideWhenUsed/>
    <w:rsid w:val="00842030"/>
  </w:style>
  <w:style w:type="paragraph" w:styleId="ab">
    <w:name w:val="List Paragraph"/>
    <w:aliases w:val="Список со скобкой"/>
    <w:basedOn w:val="a"/>
    <w:uiPriority w:val="34"/>
    <w:qFormat/>
    <w:rsid w:val="00B22739"/>
    <w:pPr>
      <w:spacing w:line="240" w:lineRule="auto"/>
      <w:ind w:left="720" w:firstLine="0"/>
      <w:contextualSpacing/>
      <w:jc w:val="left"/>
    </w:pPr>
  </w:style>
  <w:style w:type="paragraph" w:styleId="11">
    <w:name w:val="toc 1"/>
    <w:basedOn w:val="a"/>
    <w:next w:val="a"/>
    <w:autoRedefine/>
    <w:uiPriority w:val="39"/>
    <w:unhideWhenUsed/>
    <w:rsid w:val="001E13AE"/>
    <w:pPr>
      <w:tabs>
        <w:tab w:val="left" w:pos="284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2A5FFE"/>
    <w:pPr>
      <w:tabs>
        <w:tab w:val="left" w:pos="567"/>
        <w:tab w:val="right" w:leader="dot" w:pos="934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1B4315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48424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7C65B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table" w:styleId="af2">
    <w:name w:val="Table Grid"/>
    <w:basedOn w:val="a1"/>
    <w:uiPriority w:val="59"/>
    <w:rsid w:val="005C5950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Основной текст 21"/>
    <w:basedOn w:val="a8"/>
    <w:next w:val="a8"/>
    <w:rsid w:val="00FE7DB7"/>
    <w:pPr>
      <w:spacing w:after="0" w:line="240" w:lineRule="auto"/>
      <w:ind w:firstLine="397"/>
    </w:pPr>
    <w:rPr>
      <w:rFonts w:eastAsia="Times New Roman"/>
      <w:spacing w:val="0"/>
      <w:lang w:val="ru-RU" w:eastAsia="zh-CN"/>
    </w:rPr>
  </w:style>
  <w:style w:type="paragraph" w:customStyle="1" w:styleId="af3">
    <w:name w:val="!_Текст"/>
    <w:basedOn w:val="a"/>
    <w:link w:val="af4"/>
    <w:qFormat/>
    <w:rsid w:val="00FE7DB7"/>
    <w:pPr>
      <w:ind w:firstLine="426"/>
    </w:pPr>
    <w:rPr>
      <w:sz w:val="24"/>
      <w:szCs w:val="24"/>
    </w:rPr>
  </w:style>
  <w:style w:type="character" w:customStyle="1" w:styleId="af4">
    <w:name w:val="!_Текст Знак"/>
    <w:link w:val="af3"/>
    <w:rsid w:val="00FE7DB7"/>
    <w:rPr>
      <w:rFonts w:ascii="Times New Roman" w:hAnsi="Times New Roman" w:cs="Times New Roman"/>
      <w:sz w:val="24"/>
      <w:szCs w:val="24"/>
      <w:lang w:eastAsia="ru-RU"/>
    </w:rPr>
  </w:style>
  <w:style w:type="table" w:customStyle="1" w:styleId="31">
    <w:name w:val="Сетка таблицы3"/>
    <w:basedOn w:val="a1"/>
    <w:next w:val="af2"/>
    <w:uiPriority w:val="59"/>
    <w:rsid w:val="00FE7DB7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2"/>
    <w:rsid w:val="00FE7DB7"/>
    <w:rPr>
      <w:sz w:val="19"/>
      <w:szCs w:val="19"/>
      <w:shd w:val="clear" w:color="auto" w:fill="FFFFFF"/>
    </w:rPr>
  </w:style>
  <w:style w:type="paragraph" w:customStyle="1" w:styleId="22">
    <w:name w:val="Основной текст2"/>
    <w:basedOn w:val="a"/>
    <w:link w:val="af5"/>
    <w:rsid w:val="00FE7DB7"/>
    <w:pPr>
      <w:widowControl w:val="0"/>
      <w:shd w:val="clear" w:color="auto" w:fill="FFFFFF"/>
      <w:spacing w:line="230" w:lineRule="exact"/>
      <w:ind w:hanging="1420"/>
    </w:pPr>
    <w:rPr>
      <w:rFonts w:asciiTheme="minorHAnsi" w:hAnsiTheme="minorHAnsi" w:cstheme="minorBidi"/>
      <w:sz w:val="19"/>
      <w:szCs w:val="19"/>
      <w:lang w:eastAsia="en-US"/>
    </w:rPr>
  </w:style>
  <w:style w:type="paragraph" w:styleId="32">
    <w:name w:val="toc 3"/>
    <w:basedOn w:val="a"/>
    <w:next w:val="a"/>
    <w:autoRedefine/>
    <w:uiPriority w:val="39"/>
    <w:unhideWhenUsed/>
    <w:rsid w:val="001E13AE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6">
    <w:name w:val="No Spacing"/>
    <w:uiPriority w:val="1"/>
    <w:qFormat/>
    <w:rsid w:val="007437DD"/>
    <w:pPr>
      <w:spacing w:line="240" w:lineRule="auto"/>
    </w:pPr>
    <w:rPr>
      <w:szCs w:val="20"/>
    </w:rPr>
  </w:style>
  <w:style w:type="paragraph" w:styleId="23">
    <w:name w:val="Body Text 2"/>
    <w:basedOn w:val="a"/>
    <w:link w:val="24"/>
    <w:uiPriority w:val="99"/>
    <w:unhideWhenUsed/>
    <w:rsid w:val="00521B34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521B34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0">
    <w:name w:val="Стиль0"/>
    <w:basedOn w:val="a"/>
    <w:rsid w:val="00521B34"/>
    <w:pPr>
      <w:spacing w:line="240" w:lineRule="auto"/>
      <w:ind w:firstLine="0"/>
      <w:jc w:val="center"/>
    </w:pPr>
    <w:rPr>
      <w:sz w:val="26"/>
      <w:szCs w:val="26"/>
    </w:rPr>
  </w:style>
  <w:style w:type="paragraph" w:styleId="af7">
    <w:name w:val="Balloon Text"/>
    <w:basedOn w:val="a"/>
    <w:link w:val="af8"/>
    <w:uiPriority w:val="99"/>
    <w:semiHidden/>
    <w:unhideWhenUsed/>
    <w:rsid w:val="00AD33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AD33EB"/>
    <w:rPr>
      <w:rFonts w:ascii="Segoe UI" w:hAnsi="Segoe UI" w:cs="Segoe UI"/>
      <w:sz w:val="18"/>
      <w:szCs w:val="18"/>
      <w:lang w:eastAsia="ru-RU"/>
    </w:rPr>
  </w:style>
  <w:style w:type="paragraph" w:customStyle="1" w:styleId="MainText">
    <w:name w:val="MainText"/>
    <w:basedOn w:val="a"/>
    <w:link w:val="MainText0"/>
    <w:qFormat/>
    <w:rsid w:val="002560E1"/>
    <w:pPr>
      <w:contextualSpacing/>
    </w:pPr>
    <w:rPr>
      <w:rFonts w:eastAsiaTheme="minorHAnsi"/>
      <w:szCs w:val="28"/>
      <w:lang w:eastAsia="en-US"/>
    </w:rPr>
  </w:style>
  <w:style w:type="character" w:customStyle="1" w:styleId="MainText0">
    <w:name w:val="MainText Знак"/>
    <w:basedOn w:val="a0"/>
    <w:link w:val="MainText"/>
    <w:rsid w:val="002560E1"/>
    <w:rPr>
      <w:rFonts w:ascii="Times New Roman" w:eastAsiaTheme="minorHAnsi" w:hAnsi="Times New Roman" w:cs="Times New Roman"/>
      <w:sz w:val="28"/>
      <w:szCs w:val="28"/>
    </w:r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c">
    <w:name w:val="annotation reference"/>
    <w:basedOn w:val="a0"/>
    <w:uiPriority w:val="99"/>
    <w:semiHidden/>
    <w:unhideWhenUsed/>
    <w:rsid w:val="0055324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553241"/>
    <w:pPr>
      <w:spacing w:line="240" w:lineRule="auto"/>
    </w:pPr>
    <w:rPr>
      <w:sz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55324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5324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53241"/>
    <w:rPr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25A2C"/>
    <w:rPr>
      <w:rFonts w:asciiTheme="majorHAnsi" w:eastAsiaTheme="majorEastAsia" w:hAnsiTheme="majorHAnsi" w:cstheme="majorBidi"/>
      <w:i/>
      <w:iCs/>
      <w:color w:val="1F4D78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25A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5A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f1">
    <w:name w:val="Revision"/>
    <w:hidden/>
    <w:uiPriority w:val="99"/>
    <w:semiHidden/>
    <w:rsid w:val="00612C4A"/>
    <w:pPr>
      <w:spacing w:line="240" w:lineRule="auto"/>
      <w:ind w:firstLine="0"/>
      <w:jc w:val="left"/>
    </w:pPr>
    <w:rPr>
      <w:szCs w:val="20"/>
    </w:rPr>
  </w:style>
  <w:style w:type="character" w:styleId="aff2">
    <w:name w:val="Emphasis"/>
    <w:basedOn w:val="a0"/>
    <w:uiPriority w:val="20"/>
    <w:qFormat/>
    <w:rsid w:val="001228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habr.com/ru/company/trinion/blog/340064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s://www.idc.com/getdoc.jsp?containerId=prUS44596319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hyperlink" Target="https://docs.microsoft.com/ru-ru/azure/iot-hub/" TargetMode="External"/><Relationship Id="rId28" Type="http://schemas.microsoft.com/office/2016/09/relationships/commentsIds" Target="commentsIds.xml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hyperlink" Target="https://docs.microsoft.com/ru-ru/azure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5AFB54D-C149-4BFE-8995-B9B242CE7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5948</TotalTime>
  <Pages>55</Pages>
  <Words>10863</Words>
  <Characters>61923</Characters>
  <Application>Microsoft Office Word</Application>
  <DocSecurity>0</DocSecurity>
  <Lines>516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Rostislav Bobin</cp:lastModifiedBy>
  <cp:revision>13</cp:revision>
  <dcterms:created xsi:type="dcterms:W3CDTF">2019-05-28T04:23:00Z</dcterms:created>
  <dcterms:modified xsi:type="dcterms:W3CDTF">2019-06-07T10:14:00Z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lyzhinivan@gmail.com@www.mendeley.com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http://www.zotero.org/styles/harvard1</vt:lpwstr>
  </property>
  <property fmtid="{D5CDD505-2E9C-101B-9397-08002B2CF9AE}" pid="15" name="Mendeley Recent Style Name 5_1">
    <vt:lpwstr>Harvard Reference format 1 (author-date)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7th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Citation Style_1">
    <vt:lpwstr>http://www.zotero.org/styles/apa</vt:lpwstr>
  </property>
</Properties>
</file>
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ED1AEA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14:paraId="622E531B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26371351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29ECE27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7FB8D97A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17C0CE3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3F074C2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Рецензент</w:t>
            </w:r>
          </w:p>
          <w:p w14:paraId="6B44D466" w14:textId="2421AA7B" w:rsidR="00785A9B" w:rsidRPr="00EF73E3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Генеральный директор</w:t>
            </w:r>
          </w:p>
          <w:p w14:paraId="4A954278" w14:textId="0CDA15CC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ООО «</w:t>
            </w:r>
            <w:r w:rsidR="00EF73E3" w:rsidRPr="00EF73E3">
              <w:t>Наполеон</w:t>
            </w:r>
            <w:r w:rsidRPr="00EF73E3">
              <w:t xml:space="preserve"> </w:t>
            </w:r>
            <w:proofErr w:type="spellStart"/>
            <w:r w:rsidR="00EF73E3" w:rsidRPr="00EF73E3">
              <w:t>Айти</w:t>
            </w:r>
            <w:proofErr w:type="spellEnd"/>
            <w:r w:rsidRPr="00EF73E3">
              <w:t>»</w:t>
            </w:r>
          </w:p>
          <w:p w14:paraId="5B23C158" w14:textId="5D0F6D6C" w:rsidR="00785A9B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____________ П.С</w:t>
            </w:r>
            <w:r w:rsidR="00BF3B59" w:rsidRPr="00EF73E3">
              <w:t xml:space="preserve">. </w:t>
            </w:r>
            <w:proofErr w:type="spellStart"/>
            <w:r w:rsidRPr="00EF73E3">
              <w:t>Подкорытов</w:t>
            </w:r>
            <w:proofErr w:type="spellEnd"/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 Л.Б.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02305FD1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</w:t>
      </w:r>
      <w:r w:rsidR="00EF73E3">
        <w:rPr>
          <w:b/>
          <w:sz w:val="32"/>
          <w:szCs w:val="32"/>
        </w:rPr>
        <w:t>ТЕХНОЛОГИИ</w:t>
      </w:r>
      <w:r>
        <w:rPr>
          <w:b/>
          <w:sz w:val="32"/>
          <w:szCs w:val="32"/>
        </w:rPr>
        <w:t xml:space="preserve"> </w:t>
      </w:r>
      <w:r w:rsidR="00EF73E3">
        <w:rPr>
          <w:b/>
          <w:sz w:val="32"/>
          <w:szCs w:val="32"/>
        </w:rPr>
        <w:t>СОЗДАНИЯ ЦИФРОВЫХ ДВОЙНИКОВ</w:t>
      </w:r>
      <w:r>
        <w:rPr>
          <w:b/>
          <w:sz w:val="32"/>
          <w:szCs w:val="32"/>
        </w:rPr>
        <w:t xml:space="preserve">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СИСТЕМЫ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7777777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>__________ Г.И.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ins w:id="0" w:author="Rostislav Bobin" w:date="2019-05-20T08:04:00Z">
              <w:r w:rsidR="00FB3A4A" w:rsidRPr="00FB3A4A">
                <w:rPr>
                  <w:rPrChange w:id="1" w:author="Rostislav Bobin" w:date="2019-05-20T08:04:00Z">
                    <w:rPr>
                      <w:lang w:val="en-US"/>
                    </w:rPr>
                  </w:rPrChange>
                </w:rPr>
                <w:t xml:space="preserve"> </w:t>
              </w:r>
            </w:ins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</w:t>
            </w:r>
            <w:proofErr w:type="spellStart"/>
            <w:r>
              <w:t>нормоконтролер</w:t>
            </w:r>
            <w:proofErr w:type="spellEnd"/>
            <w:r>
              <w:t>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_____________ О.Н.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AF23385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ins w:id="2" w:author="Rostislav Bobin" w:date="2019-05-17T10:23:00Z"/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ins w:id="3" w:author="Rostislav Bobin" w:date="2019-05-17T10:23:00Z"/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11F2CC71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2A99B5D6" w14:textId="77777777" w:rsidR="00785A9B" w:rsidRDefault="00BF3B59">
      <w:pPr>
        <w:widowControl w:val="0"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</w:p>
    <w:p w14:paraId="65E1A1B7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университет»</w:t>
      </w:r>
    </w:p>
    <w:p w14:paraId="1C05D48E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</w:t>
      </w:r>
    </w:p>
    <w:p w14:paraId="26B814B8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Высшая школа электроники и компьютерных наук</w:t>
      </w:r>
    </w:p>
    <w:p w14:paraId="7EFF951B" w14:textId="77777777" w:rsidR="00785A9B" w:rsidRDefault="00BF3B59">
      <w:pPr>
        <w:widowControl w:val="0"/>
        <w:spacing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>________________ Л.Б.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>
      <w:pPr>
        <w:widowControl w:val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491A5483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</w:t>
      </w:r>
      <w:r w:rsidR="00EF73E3">
        <w:rPr>
          <w:color w:val="000000"/>
          <w:szCs w:val="28"/>
        </w:rPr>
        <w:t>тверждена приказом ректора от 25.04.2019 № 899</w:t>
      </w:r>
      <w:r>
        <w:rPr>
          <w:color w:val="000000"/>
          <w:szCs w:val="28"/>
        </w:rPr>
        <w:t>)</w:t>
      </w:r>
    </w:p>
    <w:p w14:paraId="3B7087E3" w14:textId="54D38434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Разработка </w:t>
      </w:r>
      <w:r w:rsidR="00EF73E3">
        <w:rPr>
          <w:color w:val="000000"/>
          <w:szCs w:val="28"/>
        </w:rPr>
        <w:t>технологии создания цифровых двойников</w:t>
      </w:r>
      <w:r>
        <w:rPr>
          <w:color w:val="000000"/>
          <w:szCs w:val="28"/>
        </w:rPr>
        <w:t xml:space="preserve">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</w:t>
      </w:r>
      <w:proofErr w:type="spellStart"/>
      <w:r w:rsidRPr="00553241">
        <w:rPr>
          <w:lang w:val="en-US"/>
        </w:rPr>
        <w:t>Borodulin</w:t>
      </w:r>
      <w:proofErr w:type="spellEnd"/>
      <w:r w:rsidRPr="00553241">
        <w:rPr>
          <w:lang w:val="en-US"/>
        </w:rPr>
        <w:t xml:space="preserve">, G. Radchenko, A. </w:t>
      </w:r>
      <w:proofErr w:type="spellStart"/>
      <w:r w:rsidRPr="00553241">
        <w:rPr>
          <w:lang w:val="en-US"/>
        </w:rPr>
        <w:t>Shestakov</w:t>
      </w:r>
      <w:proofErr w:type="spellEnd"/>
      <w:r w:rsidRPr="00553241">
        <w:rPr>
          <w:lang w:val="en-US"/>
        </w:rPr>
        <w:t xml:space="preserve">, L. Sokolinsky,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R. Prodan, "Towards Digital Twins Cloud Platform: Microservices and Computational Workflows to Rule a Smart Factory", Proc. the10th Int. </w:t>
      </w:r>
      <w:proofErr w:type="spellStart"/>
      <w:r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</w:t>
      </w:r>
      <w:proofErr w:type="spellEnd"/>
      <w:r>
        <w:t xml:space="preserve">. - UCC '17, </w:t>
      </w:r>
      <w:proofErr w:type="spellStart"/>
      <w:r>
        <w:t>pp</w:t>
      </w:r>
      <w:proofErr w:type="spellEnd"/>
      <w:r>
        <w:t xml:space="preserve">. 209-210, </w:t>
      </w:r>
      <w:proofErr w:type="spellStart"/>
      <w:r>
        <w:t>December</w:t>
      </w:r>
      <w:proofErr w:type="spellEnd"/>
      <w:r>
        <w:t xml:space="preserve">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</w:t>
      </w:r>
      <w:proofErr w:type="spellStart"/>
      <w:r w:rsidRPr="00553241">
        <w:rPr>
          <w:lang w:val="en-US"/>
        </w:rPr>
        <w:t>Alaasam</w:t>
      </w:r>
      <w:proofErr w:type="spellEnd"/>
      <w:r w:rsidRPr="00553241">
        <w:rPr>
          <w:lang w:val="en-US"/>
        </w:rPr>
        <w:t xml:space="preserve">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“Micro-Workflows: Kafka and Kepler fusion to support Digital Twins of Industrial Processes”, IEEE/ACM Int. </w:t>
      </w:r>
      <w:proofErr w:type="spellStart"/>
      <w:r>
        <w:lastRenderedPageBreak/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</w:t>
      </w:r>
      <w:proofErr w:type="spellEnd"/>
      <w:r>
        <w:t xml:space="preserve">. – UCC '18, </w:t>
      </w:r>
      <w:proofErr w:type="spellStart"/>
      <w:r>
        <w:t>pp</w:t>
      </w:r>
      <w:proofErr w:type="spellEnd"/>
      <w:r>
        <w:t xml:space="preserve">. 83-88, </w:t>
      </w:r>
      <w:proofErr w:type="spellStart"/>
      <w:r>
        <w:t>December</w:t>
      </w:r>
      <w:proofErr w:type="spellEnd"/>
      <w:r>
        <w:t xml:space="preserve">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4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4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Content>
        <w:p w14:paraId="6AAE992C" w14:textId="77777777" w:rsidR="006B07A6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028535" w:history="1">
            <w:r w:rsidR="006B07A6" w:rsidRPr="008B0041">
              <w:rPr>
                <w:rStyle w:val="ac"/>
                <w:rFonts w:eastAsia="SimSun"/>
                <w:noProof/>
              </w:rPr>
              <w:t>ВВЕДЕНИЕ</w:t>
            </w:r>
            <w:r w:rsidR="006B07A6">
              <w:rPr>
                <w:noProof/>
                <w:webHidden/>
              </w:rPr>
              <w:tab/>
            </w:r>
            <w:r w:rsidR="006B07A6">
              <w:rPr>
                <w:noProof/>
                <w:webHidden/>
              </w:rPr>
              <w:fldChar w:fldCharType="begin"/>
            </w:r>
            <w:r w:rsidR="006B07A6">
              <w:rPr>
                <w:noProof/>
                <w:webHidden/>
              </w:rPr>
              <w:instrText xml:space="preserve"> PAGEREF _Toc10028535 \h </w:instrText>
            </w:r>
            <w:r w:rsidR="006B07A6">
              <w:rPr>
                <w:noProof/>
                <w:webHidden/>
              </w:rPr>
            </w:r>
            <w:r w:rsidR="006B07A6">
              <w:rPr>
                <w:noProof/>
                <w:webHidden/>
              </w:rPr>
              <w:fldChar w:fldCharType="separate"/>
            </w:r>
            <w:r w:rsidR="006B07A6">
              <w:rPr>
                <w:noProof/>
                <w:webHidden/>
              </w:rPr>
              <w:t>6</w:t>
            </w:r>
            <w:r w:rsidR="006B07A6">
              <w:rPr>
                <w:noProof/>
                <w:webHidden/>
              </w:rPr>
              <w:fldChar w:fldCharType="end"/>
            </w:r>
          </w:hyperlink>
        </w:p>
        <w:p w14:paraId="47370C85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36" w:history="1">
            <w:r w:rsidRPr="008B0041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8147F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37" w:history="1">
            <w:r w:rsidRPr="008B0041">
              <w:rPr>
                <w:rStyle w:val="ac"/>
                <w:rFonts w:eastAsia="SimSu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1F3B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38" w:history="1">
            <w:r w:rsidRPr="008B0041">
              <w:rPr>
                <w:rStyle w:val="ac"/>
                <w:rFonts w:eastAsia="SimSu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0522" w14:textId="77777777" w:rsidR="006B07A6" w:rsidRDefault="006B07A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39" w:history="1">
            <w:r w:rsidRPr="008B0041">
              <w:rPr>
                <w:rStyle w:val="ac"/>
                <w:rFonts w:eastAsia="SimSun"/>
                <w:noProof/>
                <w:lang w:val="en-US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B600" w14:textId="77777777" w:rsidR="006B07A6" w:rsidRDefault="006B07A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0" w:history="1">
            <w:r w:rsidRPr="008B0041">
              <w:rPr>
                <w:rStyle w:val="ac"/>
                <w:rFonts w:eastAsia="SimSun"/>
                <w:noProof/>
                <w:lang w:val="en-US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6173B" w14:textId="77777777" w:rsidR="006B07A6" w:rsidRDefault="006B07A6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1" w:history="1">
            <w:r w:rsidRPr="008B0041">
              <w:rPr>
                <w:rStyle w:val="ac"/>
                <w:rFonts w:eastAsia="SimSun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2EBE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2" w:history="1">
            <w:r w:rsidRPr="008B0041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BEF9D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3" w:history="1">
            <w:r w:rsidRPr="008B0041">
              <w:rPr>
                <w:rStyle w:val="ac"/>
                <w:rFonts w:eastAsia="SimSu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238B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4" w:history="1">
            <w:r w:rsidRPr="008B0041">
              <w:rPr>
                <w:rStyle w:val="ac"/>
                <w:rFonts w:eastAsia="SimSu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4463E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5" w:history="1">
            <w:r w:rsidRPr="008B0041">
              <w:rPr>
                <w:rStyle w:val="ac"/>
                <w:rFonts w:eastAsia="SimSu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7B95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6" w:history="1">
            <w:r w:rsidRPr="008B0041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F2C5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7" w:history="1">
            <w:r w:rsidRPr="008B0041">
              <w:rPr>
                <w:rStyle w:val="ac"/>
                <w:rFonts w:eastAsia="SimSu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A6221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8" w:history="1">
            <w:r w:rsidRPr="008B0041">
              <w:rPr>
                <w:rStyle w:val="ac"/>
                <w:rFonts w:eastAsia="SimSu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381C7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49" w:history="1">
            <w:r w:rsidRPr="008B0041">
              <w:rPr>
                <w:rStyle w:val="ac"/>
                <w:rFonts w:eastAsia="SimSu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7773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0" w:history="1">
            <w:r w:rsidRPr="008B0041">
              <w:rPr>
                <w:rStyle w:val="ac"/>
                <w:rFonts w:eastAsia="SimSun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API</w:t>
            </w:r>
            <w:r w:rsidRPr="008B0041">
              <w:rPr>
                <w:rStyle w:val="ac"/>
                <w:rFonts w:eastAsia="SimSun"/>
                <w:noProof/>
              </w:rPr>
              <w:t xml:space="preserve"> </w:t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Pr="008B0041">
              <w:rPr>
                <w:rStyle w:val="ac"/>
                <w:rFonts w:eastAsia="SimSun"/>
                <w:noProof/>
              </w:rPr>
              <w:t xml:space="preserve"> </w:t>
            </w:r>
            <w:r w:rsidRPr="008B0041">
              <w:rPr>
                <w:rStyle w:val="ac"/>
                <w:rFonts w:eastAsia="SimSun"/>
                <w:noProof/>
                <w:lang w:val="en-US"/>
              </w:rPr>
              <w:t>Twins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14D8C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1" w:history="1">
            <w:r w:rsidRPr="008B0041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B460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2" w:history="1">
            <w:r w:rsidRPr="008B0041">
              <w:rPr>
                <w:rStyle w:val="ac"/>
                <w:rFonts w:eastAsia="SimSu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896A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3" w:history="1">
            <w:r w:rsidRPr="008B0041">
              <w:rPr>
                <w:rStyle w:val="ac"/>
                <w:rFonts w:eastAsia="SimSu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6660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4" w:history="1">
            <w:r w:rsidRPr="008B0041">
              <w:rPr>
                <w:rStyle w:val="ac"/>
                <w:rFonts w:eastAsia="SimSun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338F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5" w:history="1">
            <w:r w:rsidRPr="008B0041">
              <w:rPr>
                <w:rStyle w:val="ac"/>
                <w:rFonts w:eastAsia="SimSun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E81D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6" w:history="1">
            <w:r w:rsidRPr="008B0041">
              <w:rPr>
                <w:rStyle w:val="ac"/>
                <w:rFonts w:eastAsia="SimSun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7816A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7" w:history="1">
            <w:r w:rsidRPr="008B0041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CBA64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8" w:history="1">
            <w:r w:rsidRPr="008B0041">
              <w:rPr>
                <w:rStyle w:val="ac"/>
                <w:rFonts w:eastAsia="SimSun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63F9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59" w:history="1">
            <w:r w:rsidRPr="008B0041">
              <w:rPr>
                <w:rStyle w:val="ac"/>
                <w:rFonts w:eastAsia="SimSun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31289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0" w:history="1">
            <w:r w:rsidRPr="008B0041">
              <w:rPr>
                <w:rStyle w:val="ac"/>
                <w:rFonts w:eastAsia="SimSun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8B0041">
              <w:rPr>
                <w:rStyle w:val="ac"/>
                <w:rFonts w:eastAsia="SimSun"/>
                <w:noProof/>
              </w:rPr>
              <w:t xml:space="preserve">Тестирование </w:t>
            </w:r>
            <w:r w:rsidRPr="008B0041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Pr="008B0041">
              <w:rPr>
                <w:rStyle w:val="ac"/>
                <w:rFonts w:eastAsia="SimSun"/>
                <w:noProof/>
              </w:rPr>
              <w:t>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AEBC2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1" w:history="1">
            <w:r w:rsidRPr="008B0041">
              <w:rPr>
                <w:rStyle w:val="ac"/>
                <w:rFonts w:eastAsia="SimSu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35116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2" w:history="1">
            <w:r w:rsidRPr="008B0041">
              <w:rPr>
                <w:rStyle w:val="ac"/>
                <w:rFonts w:eastAsia="SimSu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8A24" w14:textId="77777777" w:rsidR="006B07A6" w:rsidRDefault="006B07A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3" w:history="1">
            <w:r w:rsidRPr="008B0041">
              <w:rPr>
                <w:rStyle w:val="ac"/>
                <w:rFonts w:eastAsia="SimSu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2560D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4" w:history="1">
            <w:r w:rsidRPr="008B0041">
              <w:rPr>
                <w:rStyle w:val="ac"/>
                <w:rFonts w:eastAsia="SimSu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1BCC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5" w:history="1">
            <w:r w:rsidRPr="008B0041">
              <w:rPr>
                <w:rStyle w:val="ac"/>
                <w:rFonts w:eastAsia="SimSu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32A3E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6" w:history="1">
            <w:r w:rsidRPr="008B0041">
              <w:rPr>
                <w:rStyle w:val="ac"/>
                <w:rFonts w:eastAsia="SimSun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84ACA" w14:textId="77777777" w:rsidR="006B07A6" w:rsidRDefault="006B07A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8567" w:history="1">
            <w:r w:rsidRPr="008B0041">
              <w:rPr>
                <w:rStyle w:val="ac"/>
                <w:rFonts w:eastAsia="SimSun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ED320C">
      <w:pPr>
        <w:pStyle w:val="1"/>
        <w:numPr>
          <w:ilvl w:val="0"/>
          <w:numId w:val="0"/>
        </w:numPr>
        <w:ind w:left="360"/>
      </w:pPr>
      <w:r>
        <w:br w:type="page"/>
      </w:r>
      <w:bookmarkStart w:id="5" w:name="_Toc10028535"/>
      <w:r>
        <w:lastRenderedPageBreak/>
        <w:t>ВВЕДЕНИЕ</w:t>
      </w:r>
      <w:bookmarkEnd w:id="5"/>
    </w:p>
    <w:p w14:paraId="0A4C8C38" w14:textId="477E4D31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_Ref3555118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1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 2019 год — 745 миллиардов долларов США, на 2022 —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_Ref3555133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2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D32BA35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привело к появлению Промышленного интернета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IIoT) —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_Ref3555145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3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</w:t>
      </w:r>
      <w:proofErr w:type="spellStart"/>
      <w:r w:rsidR="00553241">
        <w:rPr>
          <w:color w:val="000000"/>
          <w:szCs w:val="28"/>
        </w:rPr>
        <w:t>Digital</w:t>
      </w:r>
      <w:proofErr w:type="spellEnd"/>
      <w:r w:rsidR="00553241">
        <w:rPr>
          <w:color w:val="000000"/>
          <w:szCs w:val="28"/>
        </w:rPr>
        <w:t xml:space="preserve"> </w:t>
      </w:r>
      <w:proofErr w:type="spellStart"/>
      <w:r w:rsidR="00553241">
        <w:rPr>
          <w:color w:val="000000"/>
          <w:szCs w:val="28"/>
        </w:rPr>
        <w:t>Twin</w:t>
      </w:r>
      <w:proofErr w:type="spellEnd"/>
      <w:r w:rsidR="00553241">
        <w:rPr>
          <w:color w:val="000000"/>
          <w:szCs w:val="28"/>
        </w:rPr>
        <w:t>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13D8699E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—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_Ref3555163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4</w:t>
      </w:r>
      <w:r w:rsidR="00D67520">
        <w:rPr>
          <w:color w:val="000000"/>
          <w:szCs w:val="28"/>
        </w:rPr>
        <w:fldChar w:fldCharType="end"/>
      </w:r>
      <w:r w:rsidR="00D67520" w:rsidRPr="00D67520">
        <w:rPr>
          <w:color w:val="000000"/>
          <w:szCs w:val="28"/>
        </w:rPr>
        <w:t>,</w:t>
      </w:r>
      <w:ins w:id="6" w:author="Gleb Radchenko" w:date="2019-05-24T13:05:00Z">
        <w:r w:rsidR="002D3E29">
          <w:rPr>
            <w:color w:val="000000"/>
            <w:szCs w:val="28"/>
            <w:lang w:val="en-US"/>
          </w:rPr>
          <w:t> </w:t>
        </w:r>
      </w:ins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_Ref3555166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7</w:t>
      </w:r>
      <w:r w:rsidR="00D67520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</w:t>
      </w:r>
    </w:p>
    <w:p w14:paraId="22A3FAB8" w14:textId="419B0D46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</w:t>
      </w:r>
      <w:r>
        <w:rPr>
          <w:color w:val="000000"/>
          <w:szCs w:val="28"/>
        </w:rPr>
        <w:lastRenderedPageBreak/>
        <w:t xml:space="preserve">множество решений для цифрового преобразования бизнеса. Гибкость и </w:t>
      </w:r>
      <w:proofErr w:type="spellStart"/>
      <w:r>
        <w:rPr>
          <w:color w:val="000000"/>
          <w:szCs w:val="28"/>
        </w:rPr>
        <w:t>автоматизированность</w:t>
      </w:r>
      <w:proofErr w:type="spellEnd"/>
      <w:r>
        <w:rPr>
          <w:color w:val="000000"/>
          <w:szCs w:val="28"/>
        </w:rPr>
        <w:t xml:space="preserve">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D67520">
        <w:rPr>
          <w:color w:val="000000"/>
          <w:szCs w:val="28"/>
        </w:rPr>
        <w:fldChar w:fldCharType="begin"/>
      </w:r>
      <w:r w:rsidR="00D67520">
        <w:rPr>
          <w:color w:val="000000"/>
          <w:szCs w:val="28"/>
        </w:rPr>
        <w:instrText xml:space="preserve"> REF _Ref3555186 \r \h </w:instrText>
      </w:r>
      <w:r w:rsidR="00D67520">
        <w:rPr>
          <w:color w:val="000000"/>
          <w:szCs w:val="28"/>
        </w:rPr>
      </w:r>
      <w:r w:rsidR="00D67520">
        <w:rPr>
          <w:color w:val="000000"/>
          <w:szCs w:val="28"/>
        </w:rPr>
        <w:fldChar w:fldCharType="separate"/>
      </w:r>
      <w:r w:rsidR="00D67520">
        <w:rPr>
          <w:color w:val="000000"/>
          <w:szCs w:val="28"/>
        </w:rPr>
        <w:t>5</w:t>
      </w:r>
      <w:r w:rsidR="00D67520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120E7750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_Ref3555203 \r \h </w:instrText>
      </w:r>
      <w:r w:rsidR="00D67520">
        <w:fldChar w:fldCharType="separate"/>
      </w:r>
      <w:r w:rsidR="00D67520">
        <w:t>18</w:t>
      </w:r>
      <w:r w:rsidR="00D67520">
        <w:fldChar w:fldCharType="end"/>
      </w:r>
      <w:r w:rsidR="00725A86" w:rsidRPr="00746587">
        <w:t>]</w:t>
      </w:r>
      <w:r>
        <w:t xml:space="preserve"> и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 w:rsidR="00725A86" w:rsidRPr="00746587">
        <w:t xml:space="preserve"> [</w:t>
      </w:r>
      <w:r w:rsidR="00D67520">
        <w:fldChar w:fldCharType="begin"/>
      </w:r>
      <w:r w:rsidR="00D67520">
        <w:instrText xml:space="preserve"> REF _Ref3555213 \r \h </w:instrText>
      </w:r>
      <w:r w:rsidR="00D67520">
        <w:fldChar w:fldCharType="separate"/>
      </w:r>
      <w:r w:rsidR="00D67520">
        <w:t>19</w:t>
      </w:r>
      <w:r w:rsidR="00D67520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74658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77777777" w:rsidR="00785A9B" w:rsidRDefault="00BF3B59" w:rsidP="0074658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77777777" w:rsidR="00785A9B" w:rsidRDefault="00BF3B59" w:rsidP="00746587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1874E7CF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Pr="006B07A6">
        <w:t>ений. Объем работы составляет 55 страниц, объем библиографии – 36</w:t>
      </w:r>
      <w:r w:rsidR="00BF3B59" w:rsidRPr="006B07A6">
        <w:t xml:space="preserve"> и</w:t>
      </w:r>
      <w:r w:rsidRPr="006B07A6">
        <w:t>сточников, объем приложений – 10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7" w:name="_Toc10028536"/>
      <w:r>
        <w:lastRenderedPageBreak/>
        <w:t>ОБЗОР ЛИТЕРАТУРЫ</w:t>
      </w:r>
      <w:bookmarkEnd w:id="7"/>
    </w:p>
    <w:p w14:paraId="06D4B210" w14:textId="2A8DFC7D" w:rsidR="00785A9B" w:rsidRDefault="00125A2C" w:rsidP="00ED320C">
      <w:pPr>
        <w:pStyle w:val="2"/>
      </w:pPr>
      <w:bookmarkStart w:id="8" w:name="_Toc10028537"/>
      <w:r>
        <w:t>Концепция интернета вещей, облачных вычислений и цифровых двойников</w:t>
      </w:r>
      <w:bookmarkEnd w:id="8"/>
    </w:p>
    <w:p w14:paraId="28BFBA86" w14:textId="19CD8F47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_Ref3555118 \r \h </w:instrText>
      </w:r>
      <w:r w:rsidR="00D67520">
        <w:fldChar w:fldCharType="separate"/>
      </w:r>
      <w:r w:rsidR="00D67520">
        <w:t>1</w:t>
      </w:r>
      <w:r w:rsidR="00D67520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_Ref3555243 \r \h </w:instrText>
      </w:r>
      <w:r w:rsidR="00D67520">
        <w:fldChar w:fldCharType="separate"/>
      </w:r>
      <w:r w:rsidR="00D67520">
        <w:t>10</w:t>
      </w:r>
      <w:r w:rsidR="00D67520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D67520">
        <w:fldChar w:fldCharType="begin"/>
      </w:r>
      <w:r w:rsidR="00D67520">
        <w:instrText xml:space="preserve"> REF _Ref3555253 \r \h </w:instrText>
      </w:r>
      <w:r w:rsidR="00D67520">
        <w:fldChar w:fldCharType="separate"/>
      </w:r>
      <w:r w:rsidR="00D67520">
        <w:t>8</w:t>
      </w:r>
      <w:r w:rsidR="00D67520">
        <w:fldChar w:fldCharType="end"/>
      </w:r>
      <w:r>
        <w:t xml:space="preserve">]. </w:t>
      </w:r>
    </w:p>
    <w:p w14:paraId="5E636EAF" w14:textId="1B30F88F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>
        <w:t xml:space="preserve">интернета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A50643" w:rsidRPr="00ED320C">
        <w:fldChar w:fldCharType="begin"/>
      </w:r>
      <w:r w:rsidR="00A50643" w:rsidRPr="00ED320C">
        <w:instrText xml:space="preserve"> REF _Ref5362346 \r \h </w:instrText>
      </w:r>
      <w:r w:rsidR="00ED320C">
        <w:instrText xml:space="preserve"> \* MERGEFORMAT </w:instrText>
      </w:r>
      <w:r w:rsidR="00A50643" w:rsidRPr="00ED320C">
        <w:fldChar w:fldCharType="separate"/>
      </w:r>
      <w:r w:rsidR="00A50643" w:rsidRPr="00ED320C">
        <w:t>22</w:t>
      </w:r>
      <w:r w:rsidR="00A50643" w:rsidRPr="00ED320C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_Ref3555145 \r \h </w:instrText>
      </w:r>
      <w:r w:rsidR="00D67520">
        <w:fldChar w:fldCharType="separate"/>
      </w:r>
      <w:r w:rsidR="00D67520">
        <w:t>3</w:t>
      </w:r>
      <w:r w:rsidR="00D67520">
        <w:fldChar w:fldCharType="end"/>
      </w:r>
      <w:r w:rsidR="00BF3B59">
        <w:t xml:space="preserve">]. </w:t>
      </w:r>
    </w:p>
    <w:p w14:paraId="279A1EC5" w14:textId="189B6DD1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</w:t>
      </w:r>
      <w:proofErr w:type="spellStart"/>
      <w:r w:rsidR="007E00DE">
        <w:t>Industry</w:t>
      </w:r>
      <w:proofErr w:type="spellEnd"/>
      <w:r w:rsidR="007E00DE">
        <w:t xml:space="preserve"> 4.0)</w:t>
      </w:r>
      <w:r w:rsidR="00746587">
        <w:t>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>
        <w:t xml:space="preserve">моменты — внедрение </w:t>
      </w:r>
      <w:proofErr w:type="spellStart"/>
      <w:r>
        <w:t>киберфизических</w:t>
      </w:r>
      <w:proofErr w:type="spellEnd"/>
      <w:r>
        <w:t xml:space="preserve">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D67520">
        <w:fldChar w:fldCharType="begin"/>
      </w:r>
      <w:r w:rsidR="00D67520">
        <w:instrText xml:space="preserve"> REF _Ref3555290 \r \h </w:instrText>
      </w:r>
      <w:r w:rsidR="00D67520">
        <w:fldChar w:fldCharType="separate"/>
      </w:r>
      <w:r w:rsidR="00D67520">
        <w:t>11</w:t>
      </w:r>
      <w:r w:rsidR="00D67520">
        <w:fldChar w:fldCharType="end"/>
      </w:r>
      <w:r>
        <w:t xml:space="preserve">]. </w:t>
      </w:r>
      <w:proofErr w:type="spellStart"/>
      <w:r w:rsidR="00430599">
        <w:t>Киберфизические</w:t>
      </w:r>
      <w:proofErr w:type="spellEnd"/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D67520">
        <w:fldChar w:fldCharType="begin"/>
      </w:r>
      <w:r w:rsidR="00D67520">
        <w:instrText xml:space="preserve"> REF _Ref3555266 \r \h </w:instrText>
      </w:r>
      <w:r w:rsidR="00D67520">
        <w:fldChar w:fldCharType="separate"/>
      </w:r>
      <w:r w:rsidR="00D67520">
        <w:t>9</w:t>
      </w:r>
      <w:r w:rsidR="00D67520">
        <w:fldChar w:fldCharType="end"/>
      </w:r>
      <w:r>
        <w:t xml:space="preserve">]. Элементы такой системы могут находиться как рядом, </w:t>
      </w:r>
      <w:r>
        <w:lastRenderedPageBreak/>
        <w:t>например, в одной производственной зоне, так и далеко друг от друга, а взаимодействие между ними —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5F4CE16" w:rsidR="00354673" w:rsidRDefault="00BF3B59">
      <w:pPr>
        <w:widowControl w:val="0"/>
      </w:pPr>
      <w:r>
        <w:t xml:space="preserve"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</w:t>
      </w:r>
      <w:proofErr w:type="spellStart"/>
      <w:r>
        <w:t>киберфизических</w:t>
      </w:r>
      <w:proofErr w:type="spellEnd"/>
      <w:r>
        <w:t xml:space="preserve"> систем является концепция цифровых двойников (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</w:t>
      </w:r>
      <w:proofErr w:type="spellEnd"/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_Ref3555321 \r \h </w:instrText>
      </w:r>
      <w:r w:rsidR="00D67520">
        <w:fldChar w:fldCharType="separate"/>
      </w:r>
      <w:r w:rsidR="00ED320C">
        <w:t>12</w:t>
      </w:r>
      <w:r w:rsidR="00D67520">
        <w:fldChar w:fldCharType="end"/>
      </w:r>
      <w:r>
        <w:t xml:space="preserve">]. </w:t>
      </w:r>
    </w:p>
    <w:p w14:paraId="5E9B3452" w14:textId="06A9186E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 xml:space="preserve"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вычисления (англ.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) —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данных, приложениям и сервисам —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D67520">
        <w:fldChar w:fldCharType="begin"/>
      </w:r>
      <w:r w:rsidR="00D67520">
        <w:instrText xml:space="preserve"> REF _Ref3555333 \r \h </w:instrText>
      </w:r>
      <w:r w:rsidR="00D67520">
        <w:fldChar w:fldCharType="separate"/>
      </w:r>
      <w:r w:rsidR="00D67520">
        <w:t>13</w:t>
      </w:r>
      <w:r w:rsidR="00D67520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</w:t>
      </w:r>
      <w:r>
        <w:lastRenderedPageBreak/>
        <w:t>Облачные вычисления способны справиться с 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F97084">
        <w:fldChar w:fldCharType="begin"/>
      </w:r>
      <w:r w:rsidR="00F97084">
        <w:instrText xml:space="preserve"> REF _Ref3555243 \r \h </w:instrText>
      </w:r>
      <w:r w:rsidR="00F97084">
        <w:fldChar w:fldCharType="separate"/>
      </w:r>
      <w:r w:rsidR="00F97084">
        <w:t>10</w:t>
      </w:r>
      <w:r w:rsidR="00F97084">
        <w:fldChar w:fldCharType="end"/>
      </w:r>
      <w:r w:rsidR="00F97084" w:rsidRPr="007D3F1E">
        <w:t>]</w:t>
      </w:r>
      <w:r>
        <w:t>.</w:t>
      </w:r>
    </w:p>
    <w:p w14:paraId="033315F2" w14:textId="659142B0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6D0FFB">
        <w:rPr>
          <w:lang w:val="en-US"/>
        </w:rPr>
        <w:fldChar w:fldCharType="begin"/>
      </w:r>
      <w:r w:rsidR="006D0FFB" w:rsidRPr="0085346D">
        <w:instrText xml:space="preserve"> </w:instrText>
      </w:r>
      <w:r w:rsidR="006D0FFB">
        <w:rPr>
          <w:lang w:val="en-US"/>
        </w:rPr>
        <w:instrText>REF</w:instrText>
      </w:r>
      <w:r w:rsidR="006D0FFB" w:rsidRPr="0085346D">
        <w:instrText xml:space="preserve"> _</w:instrText>
      </w:r>
      <w:r w:rsidR="006D0FFB">
        <w:rPr>
          <w:lang w:val="en-US"/>
        </w:rPr>
        <w:instrText>Ref</w:instrText>
      </w:r>
      <w:r w:rsidR="006D0FFB" w:rsidRPr="0085346D">
        <w:instrText>6488017 \</w:instrText>
      </w:r>
      <w:r w:rsidR="006D0FFB">
        <w:rPr>
          <w:lang w:val="en-US"/>
        </w:rPr>
        <w:instrText>r</w:instrText>
      </w:r>
      <w:r w:rsidR="006D0FFB" w:rsidRPr="0085346D">
        <w:instrText xml:space="preserve"> \</w:instrText>
      </w:r>
      <w:r w:rsidR="006D0FFB">
        <w:rPr>
          <w:lang w:val="en-US"/>
        </w:rPr>
        <w:instrText>h</w:instrText>
      </w:r>
      <w:r w:rsidR="006D0FFB" w:rsidRPr="0085346D">
        <w:instrText xml:space="preserve"> </w:instrText>
      </w:r>
      <w:r w:rsidR="006D0FFB">
        <w:rPr>
          <w:lang w:val="en-US"/>
        </w:rPr>
      </w:r>
      <w:r w:rsidR="006D0FFB">
        <w:rPr>
          <w:lang w:val="en-US"/>
        </w:rPr>
        <w:fldChar w:fldCharType="separate"/>
      </w:r>
      <w:r w:rsidR="006D0FFB" w:rsidRPr="0085346D">
        <w:t>24</w:t>
      </w:r>
      <w:r w:rsidR="006D0FFB">
        <w:rPr>
          <w:lang w:val="en-US"/>
        </w:rPr>
        <w:fldChar w:fldCharType="end"/>
      </w:r>
      <w:r w:rsidR="006D0FFB" w:rsidRPr="0085346D">
        <w:t>]</w:t>
      </w:r>
      <w:r>
        <w:t xml:space="preserve">. Передача трафика до </w:t>
      </w:r>
      <w:proofErr w:type="spellStart"/>
      <w:r>
        <w:t>ЦОДа</w:t>
      </w:r>
      <w:proofErr w:type="spellEnd"/>
      <w:r>
        <w:t xml:space="preserve">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4A905603" w14:textId="035D6E06" w:rsidR="00125A2C" w:rsidRDefault="00BF3B59" w:rsidP="0085346D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proofErr w:type="spellStart"/>
      <w:r>
        <w:t>og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D67520">
        <w:fldChar w:fldCharType="begin"/>
      </w:r>
      <w:r w:rsidR="00D67520">
        <w:instrText xml:space="preserve"> REF _Ref3555345 \r \h </w:instrText>
      </w:r>
      <w:r w:rsidR="00D67520">
        <w:fldChar w:fldCharType="separate"/>
      </w:r>
      <w:r w:rsidR="00D67520">
        <w:t>14</w:t>
      </w:r>
      <w:r w:rsidR="00D67520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125A2C">
        <w:t xml:space="preserve"> </w:t>
      </w:r>
    </w:p>
    <w:p w14:paraId="5754E6F6" w14:textId="77777777" w:rsidR="0085346D" w:rsidRDefault="0085346D" w:rsidP="0085346D">
      <w:pPr>
        <w:widowControl w:val="0"/>
      </w:pPr>
    </w:p>
    <w:p w14:paraId="172277EB" w14:textId="0F32967B" w:rsidR="00785A9B" w:rsidRPr="00125A2C" w:rsidRDefault="00125A2C">
      <w:pPr>
        <w:pStyle w:val="2"/>
      </w:pPr>
      <w:bookmarkStart w:id="9" w:name="_Toc5361837"/>
      <w:bookmarkStart w:id="10" w:name="_Toc10028538"/>
      <w:bookmarkEnd w:id="9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10"/>
    </w:p>
    <w:p w14:paraId="77D90EEF" w14:textId="0E19F18A" w:rsidR="00725A86" w:rsidRDefault="00BF3B59">
      <w:pPr>
        <w:widowControl w:val="0"/>
        <w:spacing w:after="16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</w:t>
      </w:r>
      <w:r w:rsidR="00125A2C">
        <w:rPr>
          <w:szCs w:val="28"/>
        </w:rPr>
        <w:lastRenderedPageBreak/>
        <w:t xml:space="preserve">возможности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proofErr w:type="spellStart"/>
      <w:r w:rsidRPr="009A15E8">
        <w:rPr>
          <w:szCs w:val="28"/>
        </w:rPr>
        <w:t>Microsoft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Azure</w:t>
      </w:r>
      <w:proofErr w:type="spellEnd"/>
      <w:r w:rsidRPr="009A15E8">
        <w:rPr>
          <w:szCs w:val="28"/>
        </w:rPr>
        <w:t xml:space="preserve"> и </w:t>
      </w:r>
      <w:proofErr w:type="spellStart"/>
      <w:r w:rsidRPr="009A15E8">
        <w:rPr>
          <w:szCs w:val="28"/>
        </w:rPr>
        <w:t>Amazon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Web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Services</w:t>
      </w:r>
      <w:proofErr w:type="spellEnd"/>
      <w:r w:rsidRPr="009A15E8">
        <w:rPr>
          <w:szCs w:val="28"/>
        </w:rPr>
        <w:t>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612C4A">
      <w:pPr>
        <w:pStyle w:val="3"/>
        <w:rPr>
          <w:lang w:val="en-US"/>
        </w:rPr>
      </w:pPr>
      <w:bookmarkStart w:id="11" w:name="_Toc10028539"/>
      <w:r>
        <w:rPr>
          <w:lang w:val="en-US"/>
        </w:rPr>
        <w:t>Microsoft Azure</w:t>
      </w:r>
      <w:bookmarkEnd w:id="11"/>
      <w:r>
        <w:rPr>
          <w:lang w:val="en-US"/>
        </w:rPr>
        <w:t xml:space="preserve"> </w:t>
      </w:r>
    </w:p>
    <w:p w14:paraId="197D58F3" w14:textId="77777777" w:rsidR="0044706D" w:rsidRDefault="0044706D" w:rsidP="0044706D">
      <w:pPr>
        <w:widowControl w:val="0"/>
        <w:spacing w:after="160"/>
        <w:ind w:firstLine="708"/>
      </w:pPr>
      <w:proofErr w:type="spellStart"/>
      <w:r w:rsidRPr="009A15E8">
        <w:rPr>
          <w:szCs w:val="28"/>
        </w:rPr>
        <w:t>Azure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Digital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Twins</w:t>
      </w:r>
      <w:proofErr w:type="spellEnd"/>
      <w:r w:rsidRPr="009A15E8">
        <w:rPr>
          <w:szCs w:val="28"/>
        </w:rPr>
        <w:t xml:space="preserve"> от </w:t>
      </w:r>
      <w:proofErr w:type="spellStart"/>
      <w:r w:rsidRPr="009A15E8">
        <w:rPr>
          <w:szCs w:val="28"/>
        </w:rPr>
        <w:t>Microsoft</w:t>
      </w:r>
      <w:proofErr w:type="spellEnd"/>
      <w:r w:rsidRPr="009A15E8">
        <w:rPr>
          <w:szCs w:val="28"/>
        </w:rPr>
        <w:t xml:space="preserve">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>
        <w:fldChar w:fldCharType="begin"/>
      </w:r>
      <w:r>
        <w:instrText xml:space="preserve"> REF _Ref3555213 \r \h </w:instrText>
      </w:r>
      <w:r>
        <w:fldChar w:fldCharType="separate"/>
      </w:r>
      <w:r>
        <w:t>19</w:t>
      </w:r>
      <w:r>
        <w:fldChar w:fldCharType="end"/>
      </w:r>
      <w:r w:rsidRPr="009A15E8">
        <w:t>]</w:t>
      </w:r>
      <w:r>
        <w:t xml:space="preserve">.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имеет следующие ключевые возможности:</w:t>
      </w:r>
    </w:p>
    <w:p w14:paraId="78CA31B3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пространственный интеллектуальный граф</w:t>
      </w:r>
      <w:r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proofErr w:type="spellStart"/>
      <w:r w:rsidRPr="006D0FFB">
        <w:t>Digital</w:t>
      </w:r>
      <w:proofErr w:type="spellEnd"/>
      <w:r w:rsidRPr="006D0FFB">
        <w:t xml:space="preserve"> </w:t>
      </w:r>
      <w:proofErr w:type="spellStart"/>
      <w:r w:rsidRPr="006D0FFB">
        <w:t>Twins</w:t>
      </w:r>
      <w:proofErr w:type="spellEnd"/>
      <w:r w:rsidRPr="006D0FFB">
        <w:t xml:space="preserve">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>
        <w:fldChar w:fldCharType="begin"/>
      </w:r>
      <w:r>
        <w:instrText xml:space="preserve"> REF _Ref3555375 \r \h  \* MERGEFORMAT </w:instrText>
      </w:r>
      <w:r>
        <w:fldChar w:fldCharType="separate"/>
      </w:r>
      <w:r>
        <w:t>15</w:t>
      </w:r>
      <w:r>
        <w:fldChar w:fldCharType="end"/>
      </w:r>
      <w:r>
        <w:t>]</w:t>
      </w:r>
      <w:r>
        <w:rPr>
          <w:color w:val="000000"/>
          <w:szCs w:val="28"/>
        </w:rPr>
        <w:t>;</w:t>
      </w:r>
    </w:p>
    <w:p w14:paraId="7FE18E8B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цифровые модели объектов двойников</w:t>
      </w:r>
      <w:r>
        <w:rPr>
          <w:color w:val="000000"/>
          <w:szCs w:val="28"/>
        </w:rPr>
        <w:t xml:space="preserve"> —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77777777" w:rsidR="0044706D" w:rsidRPr="008F2FAC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Cs w:val="28"/>
        </w:rPr>
      </w:pPr>
      <w:r>
        <w:rPr>
          <w:i/>
          <w:color w:val="000000"/>
          <w:szCs w:val="28"/>
        </w:rPr>
        <w:t xml:space="preserve">расширенные вычислительные ресурсы </w:t>
      </w:r>
      <w:r>
        <w:rPr>
          <w:color w:val="000000"/>
          <w:szCs w:val="28"/>
        </w:rPr>
        <w:t>—</w:t>
      </w:r>
      <w:r>
        <w:rPr>
          <w:i/>
          <w:color w:val="000000"/>
          <w:szCs w:val="28"/>
        </w:rPr>
        <w:t xml:space="preserve"> </w:t>
      </w:r>
      <w:r w:rsidRPr="008F2FAC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Default="0044706D" w:rsidP="0044706D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/>
        <w:rPr>
          <w:i/>
          <w:color w:val="000000"/>
          <w:szCs w:val="28"/>
        </w:rPr>
      </w:pPr>
      <w:r>
        <w:rPr>
          <w:i/>
          <w:color w:val="000000"/>
          <w:szCs w:val="28"/>
        </w:rPr>
        <w:lastRenderedPageBreak/>
        <w:t xml:space="preserve">встроенное управление доступом </w:t>
      </w:r>
      <w:r>
        <w:rPr>
          <w:color w:val="000000"/>
          <w:szCs w:val="28"/>
        </w:rPr>
        <w:t xml:space="preserve">с помощью функций управления доступом и идентификацией, такие как управление доступом на основе ролей и </w:t>
      </w:r>
      <w:proofErr w:type="spellStart"/>
      <w:r>
        <w:rPr>
          <w:color w:val="000000"/>
          <w:szCs w:val="28"/>
        </w:rPr>
        <w:t>Azure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Active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Directory</w:t>
      </w:r>
      <w:proofErr w:type="spellEnd"/>
      <w:r>
        <w:rPr>
          <w:color w:val="000000"/>
          <w:szCs w:val="28"/>
        </w:rPr>
        <w:t>.</w:t>
      </w:r>
    </w:p>
    <w:p w14:paraId="5353CEA9" w14:textId="3F4FAB82" w:rsidR="0044706D" w:rsidRDefault="000B2E8D" w:rsidP="0044706D">
      <w:pPr>
        <w:widowControl w:val="0"/>
        <w:spacing w:after="16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</w:t>
      </w:r>
      <w:proofErr w:type="spellStart"/>
      <w:r w:rsidR="0044706D">
        <w:t>Azure</w:t>
      </w:r>
      <w:proofErr w:type="spellEnd"/>
      <w:r w:rsidR="0044706D">
        <w:t xml:space="preserve"> </w:t>
      </w:r>
      <w:proofErr w:type="spellStart"/>
      <w:r w:rsidR="0044706D">
        <w:t>Digital</w:t>
      </w:r>
      <w:proofErr w:type="spellEnd"/>
      <w:r w:rsidR="0044706D">
        <w:t xml:space="preserve"> </w:t>
      </w:r>
      <w:proofErr w:type="spellStart"/>
      <w:r w:rsidR="0044706D">
        <w:t>Twins</w:t>
      </w:r>
      <w:proofErr w:type="spellEnd"/>
      <w:r w:rsidR="0044706D">
        <w:t xml:space="preserve"> использует </w:t>
      </w:r>
      <w:proofErr w:type="spellStart"/>
      <w:r w:rsidR="0044706D">
        <w:t>Azure</w:t>
      </w:r>
      <w:proofErr w:type="spellEnd"/>
      <w:r w:rsidR="0044706D">
        <w:t xml:space="preserve"> </w:t>
      </w:r>
      <w:proofErr w:type="spellStart"/>
      <w:r w:rsidR="0044706D">
        <w:t>IoT</w:t>
      </w:r>
      <w:proofErr w:type="spellEnd"/>
      <w:r w:rsidR="0044706D">
        <w:t xml:space="preserve"> </w:t>
      </w:r>
      <w:proofErr w:type="spellStart"/>
      <w:r w:rsidR="0044706D">
        <w:t>Hub</w:t>
      </w:r>
      <w:proofErr w:type="spellEnd"/>
      <w:r w:rsidR="0044706D">
        <w:t xml:space="preserve">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2B7DD7">
        <w:fldChar w:fldCharType="begin"/>
      </w:r>
      <w:r w:rsidR="002B7DD7">
        <w:instrText xml:space="preserve"> REF _Ref6559934 \n \h </w:instrText>
      </w:r>
      <w:r w:rsidR="002B7DD7">
        <w:fldChar w:fldCharType="separate"/>
      </w:r>
      <w:r w:rsidR="002B7DD7">
        <w:t>26</w:t>
      </w:r>
      <w:r w:rsidR="002B7DD7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DE571B">
        <w:fldChar w:fldCharType="begin"/>
      </w:r>
      <w:r w:rsidR="00DE571B">
        <w:instrText xml:space="preserve"> REF _Ref6560022 \n \h </w:instrText>
      </w:r>
      <w:r w:rsidR="00DE571B">
        <w:fldChar w:fldCharType="separate"/>
      </w:r>
      <w:r w:rsidR="00DE571B">
        <w:t>27</w:t>
      </w:r>
      <w:r w:rsidR="00DE571B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</w:t>
      </w:r>
      <w:proofErr w:type="spellStart"/>
      <w:r w:rsidR="0044706D" w:rsidRPr="00227B83">
        <w:t>Azure</w:t>
      </w:r>
      <w:proofErr w:type="spellEnd"/>
      <w:r w:rsidR="0044706D" w:rsidRPr="00227B83">
        <w:t xml:space="preserve"> </w:t>
      </w:r>
      <w:proofErr w:type="spellStart"/>
      <w:r w:rsidR="0044706D" w:rsidRPr="00227B83">
        <w:t>Digital</w:t>
      </w:r>
      <w:proofErr w:type="spellEnd"/>
      <w:r w:rsidR="0044706D" w:rsidRPr="00227B83">
        <w:t xml:space="preserve"> </w:t>
      </w:r>
      <w:proofErr w:type="spellStart"/>
      <w:r w:rsidR="0044706D" w:rsidRPr="00227B83">
        <w:t>Twins</w:t>
      </w:r>
      <w:proofErr w:type="spellEnd"/>
      <w:r w:rsidR="0044706D" w:rsidRPr="00227B83">
        <w:t>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>
            <w:pPr>
              <w:widowControl w:val="0"/>
              <w:spacing w:after="160"/>
              <w:ind w:firstLine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Рис. 1</w:t>
            </w:r>
            <w:r w:rsidR="0044706D" w:rsidRPr="00612C4A">
              <w:rPr>
                <w:b/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612C4A">
      <w:pPr>
        <w:pStyle w:val="3"/>
        <w:rPr>
          <w:lang w:val="en-US"/>
        </w:rPr>
      </w:pPr>
      <w:bookmarkStart w:id="12" w:name="_Toc10028540"/>
      <w:r>
        <w:rPr>
          <w:lang w:val="en-US"/>
        </w:rPr>
        <w:t>Amazon Web Services</w:t>
      </w:r>
      <w:bookmarkEnd w:id="12"/>
    </w:p>
    <w:p w14:paraId="49EA8D17" w14:textId="77777777" w:rsidR="00E05CCC" w:rsidRDefault="00E05CCC" w:rsidP="00E05CCC">
      <w:pPr>
        <w:widowControl w:val="0"/>
        <w:spacing w:after="16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Pr="00125A2C">
        <w:t xml:space="preserve"> —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>
        <w:rPr>
          <w:lang w:val="en-US"/>
        </w:rPr>
        <w:fldChar w:fldCharType="begin"/>
      </w:r>
      <w:r w:rsidRPr="00125A2C">
        <w:instrText xml:space="preserve"> </w:instrText>
      </w:r>
      <w:r>
        <w:rPr>
          <w:lang w:val="en-US"/>
        </w:rPr>
        <w:instrText>REF</w:instrText>
      </w:r>
      <w:r w:rsidRPr="00125A2C">
        <w:instrText xml:space="preserve"> _</w:instrText>
      </w:r>
      <w:r>
        <w:rPr>
          <w:lang w:val="en-US"/>
        </w:rPr>
        <w:instrText>Ref</w:instrText>
      </w:r>
      <w:r w:rsidRPr="00125A2C">
        <w:instrText>3555386 \</w:instrText>
      </w:r>
      <w:r>
        <w:rPr>
          <w:lang w:val="en-US"/>
        </w:rPr>
        <w:instrText>r</w:instrText>
      </w:r>
      <w:r w:rsidRPr="00125A2C">
        <w:instrText xml:space="preserve"> \</w:instrText>
      </w:r>
      <w:r>
        <w:rPr>
          <w:lang w:val="en-US"/>
        </w:rPr>
        <w:instrText>h</w:instrText>
      </w:r>
      <w:r w:rsidRPr="00125A2C">
        <w:instrText xml:space="preserve">  \* </w:instrText>
      </w:r>
      <w:r>
        <w:rPr>
          <w:lang w:val="en-US"/>
        </w:rPr>
        <w:instrText>MERGEFORMAT</w:instrText>
      </w:r>
      <w:r w:rsidRPr="00125A2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125A2C">
        <w:t>20</w:t>
      </w:r>
      <w:r>
        <w:rPr>
          <w:lang w:val="en-US"/>
        </w:rPr>
        <w:fldChar w:fldCharType="end"/>
      </w:r>
      <w:r w:rsidRPr="00125A2C">
        <w:t xml:space="preserve">]. </w:t>
      </w:r>
      <w:r>
        <w:t xml:space="preserve"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</w:t>
      </w:r>
      <w:r>
        <w:lastRenderedPageBreak/>
        <w:t>протоколы, форматы данных и синтаксис сообщений [</w:t>
      </w:r>
      <w:r>
        <w:fldChar w:fldCharType="begin"/>
      </w:r>
      <w:r>
        <w:instrText xml:space="preserve"> REF _Ref3555397 \r \h  \* MERGEFORMAT </w:instrText>
      </w:r>
      <w:r>
        <w:fldChar w:fldCharType="separate"/>
      </w:r>
      <w:r>
        <w:t>16</w:t>
      </w:r>
      <w:r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Модель.</w:t>
      </w:r>
      <w:r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i/>
          <w:color w:val="000000"/>
          <w:szCs w:val="28"/>
        </w:rPr>
        <w:t>Отображение</w:t>
      </w:r>
      <w:r>
        <w:rPr>
          <w:color w:val="000000"/>
          <w:szCs w:val="28"/>
        </w:rPr>
        <w:t xml:space="preserve">. Отображение представляет информацию, которая позволяет AWS </w:t>
      </w:r>
      <w:proofErr w:type="spellStart"/>
      <w:r>
        <w:rPr>
          <w:color w:val="000000"/>
          <w:szCs w:val="28"/>
        </w:rPr>
        <w:t>IoT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Things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Graph</w:t>
      </w:r>
      <w:proofErr w:type="spellEnd"/>
      <w:r>
        <w:rPr>
          <w:color w:val="000000"/>
          <w:szCs w:val="28"/>
        </w:rPr>
        <w:t xml:space="preserve">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E05CCC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/>
      </w:pPr>
      <w:r>
        <w:rPr>
          <w:i/>
          <w:color w:val="000000"/>
          <w:szCs w:val="28"/>
        </w:rPr>
        <w:t>Поток</w:t>
      </w:r>
      <w:r>
        <w:rPr>
          <w:color w:val="000000"/>
          <w:szCs w:val="28"/>
        </w:rPr>
        <w:t xml:space="preserve">. Поток состоит из последовательности взаимодействий между устройствами и </w:t>
      </w:r>
      <w:proofErr w:type="spellStart"/>
      <w:r>
        <w:rPr>
          <w:color w:val="000000"/>
          <w:szCs w:val="28"/>
        </w:rPr>
        <w:t>web</w:t>
      </w:r>
      <w:proofErr w:type="spellEnd"/>
      <w:r>
        <w:rPr>
          <w:color w:val="000000"/>
          <w:szCs w:val="28"/>
        </w:rPr>
        <w:t>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612C4A">
      <w:pPr>
        <w:widowControl w:val="0"/>
      </w:pPr>
      <w:r w:rsidRPr="00612C4A">
        <w:t>AWS</w:t>
      </w:r>
      <w:r w:rsidRPr="00A07AFB">
        <w:t xml:space="preserve"> </w:t>
      </w:r>
      <w:proofErr w:type="spellStart"/>
      <w:r w:rsidRPr="00612C4A">
        <w:t>IoT</w:t>
      </w:r>
      <w:proofErr w:type="spellEnd"/>
      <w:r w:rsidRPr="00A07AFB">
        <w:t xml:space="preserve"> </w:t>
      </w:r>
      <w:proofErr w:type="spellStart"/>
      <w:r w:rsidRPr="00612C4A">
        <w:t>Things</w:t>
      </w:r>
      <w:proofErr w:type="spellEnd"/>
      <w:r w:rsidRPr="00A07AFB">
        <w:t xml:space="preserve"> </w:t>
      </w:r>
      <w:proofErr w:type="spellStart"/>
      <w:r w:rsidRPr="00612C4A">
        <w:t>Graph</w:t>
      </w:r>
      <w:proofErr w:type="spellEnd"/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proofErr w:type="spellStart"/>
      <w:r w:rsidRPr="00612C4A">
        <w:t>Amazon</w:t>
      </w:r>
      <w:proofErr w:type="spellEnd"/>
      <w:r w:rsidRPr="00A07AFB">
        <w:t xml:space="preserve"> </w:t>
      </w:r>
      <w:r>
        <w:t xml:space="preserve">для Интернета вещей – </w:t>
      </w:r>
      <w:r w:rsidRPr="00307F7B">
        <w:t xml:space="preserve">AWS </w:t>
      </w:r>
      <w:proofErr w:type="spellStart"/>
      <w:r w:rsidRPr="00307F7B">
        <w:t>IoT</w:t>
      </w:r>
      <w:proofErr w:type="spellEnd"/>
      <w:r w:rsidRPr="00307F7B">
        <w:t xml:space="preserve"> </w:t>
      </w:r>
      <w:proofErr w:type="spellStart"/>
      <w:r w:rsidRPr="00612C4A">
        <w:t>Core</w:t>
      </w:r>
      <w:proofErr w:type="spellEnd"/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>
        <w:t>30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 xml:space="preserve">AWS </w:t>
      </w:r>
      <w:proofErr w:type="spellStart"/>
      <w:r w:rsidRPr="00307F7B">
        <w:t>IoT</w:t>
      </w:r>
      <w:proofErr w:type="spellEnd"/>
      <w:r w:rsidRPr="00307F7B">
        <w:t xml:space="preserve"> </w:t>
      </w:r>
      <w:proofErr w:type="spellStart"/>
      <w:r w:rsidRPr="00307F7B">
        <w:t>Greengrass</w:t>
      </w:r>
      <w:proofErr w:type="spellEnd"/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>
        <w:t>31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612C4A">
      <w:pPr>
        <w:widowControl w:val="0"/>
      </w:pPr>
      <w:r w:rsidRPr="00307F7B">
        <w:t xml:space="preserve">AWS </w:t>
      </w:r>
      <w:proofErr w:type="spellStart"/>
      <w:r w:rsidRPr="00307F7B">
        <w:t>IoT</w:t>
      </w:r>
      <w:proofErr w:type="spellEnd"/>
      <w:r w:rsidRPr="00307F7B">
        <w:t xml:space="preserve"> </w:t>
      </w:r>
      <w:proofErr w:type="spellStart"/>
      <w:r w:rsidRPr="00612C4A">
        <w:t>Core</w:t>
      </w:r>
      <w:proofErr w:type="spellEnd"/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>
        <w:rPr>
          <w:i/>
          <w:lang w:val="en-US"/>
        </w:rPr>
        <w:t>Message</w:t>
      </w:r>
      <w:r w:rsidRPr="00A07AFB">
        <w:rPr>
          <w:i/>
        </w:rPr>
        <w:t xml:space="preserve"> </w:t>
      </w:r>
      <w:r>
        <w:rPr>
          <w:i/>
          <w:lang w:val="en-US"/>
        </w:rPr>
        <w:t>Broker</w:t>
      </w:r>
      <w:r w:rsidRPr="00A07AFB">
        <w:rPr>
          <w:i/>
        </w:rPr>
        <w:t xml:space="preserve">. </w:t>
      </w:r>
      <w:r>
        <w:t>Э</w:t>
      </w:r>
      <w:r w:rsidRPr="00A07AFB">
        <w:t xml:space="preserve">то высокопроизводительный брокер сообщений, работающий по стандарту «издатель-подписчик», который надежно и с низкой задержкой передает сообщения всех устройств IoT и </w:t>
      </w:r>
      <w:r>
        <w:t>приложений в нужном направлении;</w:t>
      </w:r>
    </w:p>
    <w:p w14:paraId="20880881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Шлюз устройств</w:t>
      </w:r>
      <w:r>
        <w:t xml:space="preserve"> </w:t>
      </w:r>
      <w:r w:rsidRPr="002423B6">
        <w:t xml:space="preserve">служит точкой входа для устройств IoT, </w:t>
      </w:r>
      <w:r w:rsidRPr="002423B6">
        <w:lastRenderedPageBreak/>
        <w:t xml:space="preserve">подключающихся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 xml:space="preserve">связь устройств с AWS </w:t>
      </w:r>
      <w:proofErr w:type="spellStart"/>
      <w:r>
        <w:t>IoT</w:t>
      </w:r>
      <w:proofErr w:type="spellEnd"/>
      <w:r>
        <w:t xml:space="preserve"> </w:t>
      </w:r>
      <w:proofErr w:type="spellStart"/>
      <w:r>
        <w:t>Core</w:t>
      </w:r>
      <w:proofErr w:type="spellEnd"/>
      <w:r w:rsidRPr="00A07AFB">
        <w:t>;</w:t>
      </w:r>
    </w:p>
    <w:p w14:paraId="1DBB02E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 xml:space="preserve">льное приложение к AWS </w:t>
      </w:r>
      <w:proofErr w:type="spellStart"/>
      <w:r>
        <w:t>IoT</w:t>
      </w:r>
      <w:proofErr w:type="spellEnd"/>
      <w:r>
        <w:t xml:space="preserve"> </w:t>
      </w:r>
      <w:proofErr w:type="spellStart"/>
      <w:r>
        <w:t>Core</w:t>
      </w:r>
      <w:proofErr w:type="spellEnd"/>
      <w:r>
        <w:t>;</w:t>
      </w:r>
    </w:p>
    <w:p w14:paraId="2A6BEB35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Тени устройств</w:t>
      </w:r>
      <w:r>
        <w:t xml:space="preserve">. </w:t>
      </w:r>
      <w:r w:rsidRPr="002423B6">
        <w:t xml:space="preserve">С помощью AWS </w:t>
      </w:r>
      <w:proofErr w:type="spellStart"/>
      <w:r w:rsidRPr="002423B6">
        <w:t>IoT</w:t>
      </w:r>
      <w:proofErr w:type="spellEnd"/>
      <w:r w:rsidRPr="002423B6">
        <w:t xml:space="preserve"> </w:t>
      </w:r>
      <w:proofErr w:type="spellStart"/>
      <w:r w:rsidRPr="002423B6">
        <w:t>Core</w:t>
      </w:r>
      <w:proofErr w:type="spellEnd"/>
      <w:r w:rsidRPr="002423B6">
        <w:t xml:space="preserve">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E05CCC">
      <w:pPr>
        <w:pStyle w:val="ab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A07AFB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 xml:space="preserve">Сервис правил оценивает входящие сообщения, публикуемые в AWS </w:t>
      </w:r>
      <w:proofErr w:type="spellStart"/>
      <w:r w:rsidRPr="002423B6">
        <w:t>IoT</w:t>
      </w:r>
      <w:proofErr w:type="spellEnd"/>
      <w:r w:rsidRPr="002423B6">
        <w:t xml:space="preserve"> </w:t>
      </w:r>
      <w:proofErr w:type="spellStart"/>
      <w:r w:rsidRPr="002423B6">
        <w:t>Core</w:t>
      </w:r>
      <w:proofErr w:type="spellEnd"/>
      <w:r w:rsidRPr="002423B6">
        <w:t xml:space="preserve">, а затем преобразует и доставляет их другому устройству или </w:t>
      </w:r>
      <w:r w:rsidRPr="002423B6">
        <w:lastRenderedPageBreak/>
        <w:t>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612C4A">
      <w:pPr>
        <w:widowControl w:val="0"/>
      </w:pPr>
      <w:r w:rsidRPr="00612C4A">
        <w:t>AWS</w:t>
      </w:r>
      <w:r w:rsidRPr="00A07AFB">
        <w:t xml:space="preserve"> </w:t>
      </w:r>
      <w:proofErr w:type="spellStart"/>
      <w:r w:rsidRPr="00612C4A">
        <w:t>IoT</w:t>
      </w:r>
      <w:proofErr w:type="spellEnd"/>
      <w:r w:rsidRPr="00A07AFB">
        <w:t xml:space="preserve"> </w:t>
      </w:r>
      <w:proofErr w:type="spellStart"/>
      <w:r w:rsidRPr="00612C4A">
        <w:t>Greengrass</w:t>
      </w:r>
      <w:proofErr w:type="spellEnd"/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</w:t>
      </w:r>
      <w:proofErr w:type="spellStart"/>
      <w:r>
        <w:t>IoT</w:t>
      </w:r>
      <w:proofErr w:type="spellEnd"/>
      <w:r>
        <w:t xml:space="preserve"> </w:t>
      </w:r>
      <w:proofErr w:type="spellStart"/>
      <w:r>
        <w:t>Greengrass</w:t>
      </w:r>
      <w:proofErr w:type="spellEnd"/>
      <w:r>
        <w:t xml:space="preserve">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 xml:space="preserve">AWS </w:t>
      </w:r>
      <w:proofErr w:type="spellStart"/>
      <w:r w:rsidRPr="00030F2E">
        <w:t>IoT</w:t>
      </w:r>
      <w:proofErr w:type="spellEnd"/>
      <w:r w:rsidRPr="00030F2E">
        <w:t xml:space="preserve"> </w:t>
      </w:r>
      <w:proofErr w:type="spellStart"/>
      <w:r w:rsidRPr="00030F2E">
        <w:t>Greengrass</w:t>
      </w:r>
      <w:proofErr w:type="spellEnd"/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 xml:space="preserve"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</w:t>
      </w:r>
      <w:proofErr w:type="spellStart"/>
      <w:r w:rsidRPr="00030F2E">
        <w:t>IoT</w:t>
      </w:r>
      <w:proofErr w:type="spellEnd"/>
      <w:r w:rsidRPr="00030F2E">
        <w:t xml:space="preserve"> </w:t>
      </w:r>
      <w:proofErr w:type="spellStart"/>
      <w:r w:rsidRPr="00030F2E">
        <w:t>Greengrass</w:t>
      </w:r>
      <w:proofErr w:type="spellEnd"/>
      <w:r w:rsidRPr="00030F2E">
        <w:t xml:space="preserve">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</w:t>
      </w:r>
      <w:proofErr w:type="spellStart"/>
      <w:r w:rsidRPr="00612C4A">
        <w:t>IoT</w:t>
      </w:r>
      <w:proofErr w:type="spellEnd"/>
      <w:r w:rsidRPr="00612C4A">
        <w:t xml:space="preserve"> </w:t>
      </w:r>
      <w:proofErr w:type="spellStart"/>
      <w:r w:rsidRPr="00612C4A">
        <w:t>Things</w:t>
      </w:r>
      <w:proofErr w:type="spellEnd"/>
      <w:r w:rsidRPr="00612C4A">
        <w:t xml:space="preserve"> </w:t>
      </w:r>
      <w:proofErr w:type="spellStart"/>
      <w:r w:rsidRPr="00612C4A">
        <w:t>Graph</w:t>
      </w:r>
      <w:proofErr w:type="spellEnd"/>
      <w:r w:rsidRPr="00612C4A">
        <w:t xml:space="preserve">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75BB8B41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</w:t>
      </w:r>
      <w:proofErr w:type="spellStart"/>
      <w:r w:rsidRPr="00612C4A">
        <w:t>IoT</w:t>
      </w:r>
      <w:proofErr w:type="spellEnd"/>
      <w:r w:rsidRPr="00612C4A">
        <w:t xml:space="preserve"> </w:t>
      </w:r>
      <w:proofErr w:type="spellStart"/>
      <w:r w:rsidRPr="00612C4A">
        <w:t>Things</w:t>
      </w:r>
      <w:proofErr w:type="spellEnd"/>
      <w:r w:rsidRPr="00612C4A">
        <w:t xml:space="preserve"> </w:t>
      </w:r>
      <w:proofErr w:type="spellStart"/>
      <w:r w:rsidRPr="00612C4A">
        <w:t>Graph</w:t>
      </w:r>
      <w:proofErr w:type="spellEnd"/>
      <w:r w:rsidRPr="00612C4A">
        <w:t xml:space="preserve">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>в 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</w:t>
      </w:r>
      <w:r>
        <w:lastRenderedPageBreak/>
        <w:t xml:space="preserve">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proofErr w:type="spellStart"/>
      <w:r w:rsidR="002C0B3C" w:rsidRPr="00612C4A">
        <w:t>IoT</w:t>
      </w:r>
      <w:proofErr w:type="spellEnd"/>
      <w:r w:rsidR="002C0B3C" w:rsidRPr="00BB43F0">
        <w:t xml:space="preserve"> </w:t>
      </w:r>
      <w:proofErr w:type="spellStart"/>
      <w:r w:rsidR="002C0B3C" w:rsidRPr="00612C4A">
        <w:t>Greengrass</w:t>
      </w:r>
      <w:proofErr w:type="spellEnd"/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</w:t>
      </w:r>
      <w:proofErr w:type="spellStart"/>
      <w:r w:rsidRPr="008C0A47">
        <w:t>IoT</w:t>
      </w:r>
      <w:proofErr w:type="spellEnd"/>
      <w:r w:rsidRPr="008C0A47">
        <w:t xml:space="preserve"> </w:t>
      </w:r>
      <w:proofErr w:type="spellStart"/>
      <w:r w:rsidRPr="008C0A47">
        <w:t>Things</w:t>
      </w:r>
      <w:proofErr w:type="spellEnd"/>
      <w:r w:rsidRPr="008C0A47">
        <w:t xml:space="preserve"> </w:t>
      </w:r>
      <w:proofErr w:type="spellStart"/>
      <w:r w:rsidRPr="008C0A47">
        <w:t>Graph</w:t>
      </w:r>
      <w:proofErr w:type="spellEnd"/>
      <w:r w:rsidRPr="008C0A47">
        <w:t xml:space="preserve"> отображаются 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E0B47B5" w:rsidR="006245BF" w:rsidRPr="006245BF" w:rsidRDefault="006B07A6" w:rsidP="00612C4A">
            <w:pPr>
              <w:widowControl w:val="0"/>
              <w:spacing w:after="160"/>
              <w:ind w:firstLine="0"/>
              <w:jc w:val="center"/>
            </w:pPr>
            <w:r>
              <w:rPr>
                <w:b/>
              </w:rPr>
              <w:t>Рис. 2</w:t>
            </w:r>
            <w:r w:rsidR="006245BF">
              <w:rPr>
                <w:b/>
              </w:rPr>
              <w:t xml:space="preserve">. </w:t>
            </w:r>
            <w:r w:rsidR="006245BF">
              <w:t>Пример настройки иерархии графа с помощью редактора потоков</w:t>
            </w:r>
          </w:p>
        </w:tc>
      </w:tr>
    </w:tbl>
    <w:p w14:paraId="60928484" w14:textId="77777777" w:rsidR="00E05CCC" w:rsidRPr="00EF73E3" w:rsidRDefault="00E05CCC" w:rsidP="00612C4A">
      <w:pPr>
        <w:rPr>
          <w:lang w:val="en-US"/>
        </w:rPr>
      </w:pPr>
    </w:p>
    <w:p w14:paraId="62849A77" w14:textId="16FF11E3" w:rsidR="00ED59E6" w:rsidRDefault="00ED59E6" w:rsidP="00195187">
      <w:pPr>
        <w:pStyle w:val="3"/>
      </w:pPr>
      <w:bookmarkStart w:id="13" w:name="_Toc10028541"/>
      <w:r>
        <w:t>Концепция пространственного интеллектуального графа</w:t>
      </w:r>
      <w:bookmarkEnd w:id="13"/>
    </w:p>
    <w:p w14:paraId="008F7804" w14:textId="2E8F2776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214707">
        <w:fldChar w:fldCharType="begin"/>
      </w:r>
      <w:r w:rsidR="00214707">
        <w:instrText xml:space="preserve"> REF _Ref5974083 \n \h </w:instrText>
      </w:r>
      <w:r w:rsidR="00214707">
        <w:fldChar w:fldCharType="separate"/>
      </w:r>
      <w:r w:rsidR="00214707">
        <w:t>23</w:t>
      </w:r>
      <w:r w:rsidR="00214707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 xml:space="preserve">Данная концепция представляет физические среды и связанные </w:t>
      </w:r>
      <w:r w:rsidR="00ED59E6">
        <w:lastRenderedPageBreak/>
        <w:t>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>регионы, 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="00A72889">
        <w:t>;</w:t>
      </w:r>
    </w:p>
    <w:p w14:paraId="5EBCC21E" w14:textId="0717416A" w:rsid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07FAA936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IoTHub</w:t>
      </w:r>
      <w:proofErr w:type="spellEnd"/>
      <w:r w:rsidR="005A316B">
        <w:t> </w:t>
      </w:r>
      <w:r w:rsidR="005A316B" w:rsidRPr="0085346D">
        <w:t>[</w:t>
      </w:r>
      <w:r w:rsidR="005A316B">
        <w:fldChar w:fldCharType="begin"/>
      </w:r>
      <w:r w:rsidR="005A316B">
        <w:instrText xml:space="preserve"> REF _Ref6559934 \r \h </w:instrText>
      </w:r>
      <w:r w:rsidR="00273449">
        <w:instrText xml:space="preserve"> \* MERGEFORMAT </w:instrText>
      </w:r>
      <w:r w:rsidR="005A316B">
        <w:fldChar w:fldCharType="separate"/>
      </w:r>
      <w:r w:rsidR="005A316B">
        <w:t>26</w:t>
      </w:r>
      <w:r w:rsidR="005A316B">
        <w:fldChar w:fldCharType="end"/>
      </w:r>
      <w:r w:rsidR="005A316B" w:rsidRPr="0085346D">
        <w:t>]</w:t>
      </w:r>
      <w:r w:rsidR="005A316B">
        <w:t>;</w:t>
      </w:r>
    </w:p>
    <w:p w14:paraId="39894C76" w14:textId="238CEFD8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Онтологии</w:t>
      </w:r>
      <w:r w:rsidR="005A316B">
        <w:t xml:space="preserve"> </w:t>
      </w:r>
      <w:r w:rsidR="00A72889">
        <w:t xml:space="preserve">–  предварительно определенные </w:t>
      </w:r>
      <w:r w:rsidR="00A72889" w:rsidRPr="00A72889">
        <w:t xml:space="preserve">объектные модели </w:t>
      </w:r>
      <w:proofErr w:type="spellStart"/>
      <w:r w:rsidR="00A72889" w:rsidRPr="00A72889">
        <w:t>Digital</w:t>
      </w:r>
      <w:proofErr w:type="spellEnd"/>
      <w:r w:rsidR="00A72889" w:rsidRPr="00A72889">
        <w:t xml:space="preserve"> </w:t>
      </w:r>
      <w:proofErr w:type="spellStart"/>
      <w:r w:rsidR="00A72889" w:rsidRPr="00A72889">
        <w:t>Twins</w:t>
      </w:r>
      <w:proofErr w:type="spellEnd"/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70D9FA5F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Роли</w:t>
      </w:r>
      <w:r w:rsidR="005A316B">
        <w:t xml:space="preserve"> </w:t>
      </w:r>
      <w:r w:rsidR="005A316B" w:rsidRPr="005A316B">
        <w:t xml:space="preserve">—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lastRenderedPageBreak/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363A3CAF" w:rsidR="005A316B" w:rsidRDefault="00591EAB" w:rsidP="002D3E29">
      <w:pPr>
        <w:pStyle w:val="ab"/>
        <w:numPr>
          <w:ilvl w:val="0"/>
          <w:numId w:val="18"/>
        </w:numPr>
        <w:spacing w:line="360" w:lineRule="auto"/>
        <w:jc w:val="both"/>
      </w:pPr>
      <w:r w:rsidRPr="0085346D">
        <w:rPr>
          <w:i/>
        </w:rPr>
        <w:t>Конечные точки</w:t>
      </w:r>
      <w:r w:rsidR="005A316B">
        <w:t xml:space="preserve"> </w:t>
      </w:r>
      <w:r w:rsidR="005A316B" w:rsidRPr="005A316B">
        <w:t xml:space="preserve">— это расположения, в которые направляются сообщения телеметрии и события </w:t>
      </w:r>
      <w:proofErr w:type="spellStart"/>
      <w:r w:rsidR="005A316B" w:rsidRPr="005A316B">
        <w:t>Digital</w:t>
      </w:r>
      <w:proofErr w:type="spellEnd"/>
      <w:r w:rsidR="005A316B" w:rsidRPr="005A316B">
        <w:t xml:space="preserve"> </w:t>
      </w:r>
      <w:proofErr w:type="spellStart"/>
      <w:r w:rsidR="005A316B" w:rsidRPr="005A316B">
        <w:t>Twins</w:t>
      </w:r>
      <w:proofErr w:type="spellEnd"/>
      <w:r w:rsidR="005A316B" w:rsidRPr="005A316B">
        <w:t>, например</w:t>
      </w:r>
      <w:r w:rsidR="005A316B">
        <w:t>,</w:t>
      </w:r>
      <w:r w:rsidR="005A316B" w:rsidRPr="005A316B">
        <w:t xml:space="preserve"> </w:t>
      </w:r>
      <w:proofErr w:type="spellStart"/>
      <w:r w:rsidR="005A316B" w:rsidRPr="005A316B">
        <w:t>Event</w:t>
      </w:r>
      <w:proofErr w:type="spellEnd"/>
      <w:r w:rsidR="005A316B" w:rsidRPr="005A316B">
        <w:t xml:space="preserve"> </w:t>
      </w:r>
      <w:proofErr w:type="spellStart"/>
      <w:r w:rsidR="005A316B" w:rsidRPr="005A316B">
        <w:t>Hub</w:t>
      </w:r>
      <w:proofErr w:type="spellEnd"/>
      <w:r w:rsidR="005A316B">
        <w:rPr>
          <w:lang w:val="en-US"/>
        </w:rPr>
        <w:t> </w:t>
      </w:r>
      <w:r w:rsidR="0035627F" w:rsidRPr="0085346D">
        <w:t>[</w:t>
      </w:r>
      <w:r w:rsidR="005A316B">
        <w:rPr>
          <w:lang w:val="en-US"/>
        </w:rPr>
        <w:fldChar w:fldCharType="begin"/>
      </w:r>
      <w:r w:rsidR="005A316B" w:rsidRPr="0085346D">
        <w:instrText xml:space="preserve"> </w:instrText>
      </w:r>
      <w:r w:rsidR="005A316B">
        <w:rPr>
          <w:lang w:val="en-US"/>
        </w:rPr>
        <w:instrText>REF</w:instrText>
      </w:r>
      <w:r w:rsidR="005A316B" w:rsidRPr="0085346D">
        <w:instrText xml:space="preserve"> _</w:instrText>
      </w:r>
      <w:r w:rsidR="005A316B">
        <w:rPr>
          <w:lang w:val="en-US"/>
        </w:rPr>
        <w:instrText>Ref</w:instrText>
      </w:r>
      <w:r w:rsidR="005A316B" w:rsidRPr="0085346D">
        <w:instrText>6560022 \</w:instrText>
      </w:r>
      <w:r w:rsidR="005A316B">
        <w:rPr>
          <w:lang w:val="en-US"/>
        </w:rPr>
        <w:instrText>r</w:instrText>
      </w:r>
      <w:r w:rsidR="005A316B" w:rsidRPr="0085346D">
        <w:instrText xml:space="preserve"> \</w:instrText>
      </w:r>
      <w:r w:rsidR="005A316B">
        <w:rPr>
          <w:lang w:val="en-US"/>
        </w:rPr>
        <w:instrText>h</w:instrText>
      </w:r>
      <w:r w:rsidR="005A316B" w:rsidRPr="0085346D">
        <w:instrText xml:space="preserve"> </w:instrText>
      </w:r>
      <w:r w:rsidR="00273449" w:rsidRPr="0085346D">
        <w:instrText xml:space="preserve"> \* </w:instrText>
      </w:r>
      <w:r w:rsidR="00273449">
        <w:rPr>
          <w:lang w:val="en-US"/>
        </w:rPr>
        <w:instrText>MERGEFORMAT</w:instrText>
      </w:r>
      <w:r w:rsidR="00273449" w:rsidRPr="0085346D">
        <w:instrText xml:space="preserve"> </w:instrText>
      </w:r>
      <w:r w:rsidR="005A316B">
        <w:rPr>
          <w:lang w:val="en-US"/>
        </w:rPr>
      </w:r>
      <w:r w:rsidR="005A316B">
        <w:rPr>
          <w:lang w:val="en-US"/>
        </w:rPr>
        <w:fldChar w:fldCharType="separate"/>
      </w:r>
      <w:r w:rsidR="005A316B" w:rsidRPr="0085346D">
        <w:t>27</w:t>
      </w:r>
      <w:r w:rsidR="005A316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77777777" w:rsidR="005A316B" w:rsidRDefault="005A316B" w:rsidP="002D3E29">
      <w:pPr>
        <w:pStyle w:val="ab"/>
        <w:numPr>
          <w:ilvl w:val="0"/>
          <w:numId w:val="18"/>
        </w:numPr>
        <w:spacing w:line="360" w:lineRule="auto"/>
        <w:jc w:val="both"/>
      </w:pPr>
      <w:proofErr w:type="spellStart"/>
      <w:r w:rsidRPr="0085346D">
        <w:rPr>
          <w:i/>
        </w:rPr>
        <w:t>Сопоставители</w:t>
      </w:r>
      <w:proofErr w:type="spellEnd"/>
      <w:r>
        <w:t xml:space="preserve"> </w:t>
      </w:r>
      <w:r w:rsidRPr="005A316B">
        <w:t>являются объектами, которые определяют, какие определяемые пользователем функции выполняются для</w:t>
      </w:r>
      <w:r>
        <w:t xml:space="preserve"> заданного сообщения телеметрии.</w:t>
      </w:r>
    </w:p>
    <w:p w14:paraId="0D086B0A" w14:textId="2395ECEB" w:rsidR="00ED59E6" w:rsidRDefault="005A316B">
      <w:r w:rsidRPr="005A316B">
        <w:t xml:space="preserve">Пространственный граф —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proofErr w:type="spellStart"/>
      <w:r w:rsidRPr="005A316B">
        <w:t>Digital</w:t>
      </w:r>
      <w:proofErr w:type="spellEnd"/>
      <w:r w:rsidRPr="005A316B">
        <w:t xml:space="preserve"> </w:t>
      </w:r>
      <w:proofErr w:type="spellStart"/>
      <w:r w:rsidRPr="005A316B">
        <w:t>Twins</w:t>
      </w:r>
      <w:proofErr w:type="spellEnd"/>
      <w:r w:rsidRPr="005A316B">
        <w:t xml:space="preserve">. Пространственный граф поддерживает наследование, фильтрацию, обход, </w:t>
      </w:r>
      <w:r>
        <w:t>масштабируемость и расширяемость. Взаимодействие</w:t>
      </w:r>
      <w:r w:rsidRPr="005A316B">
        <w:t xml:space="preserve"> с про</w:t>
      </w:r>
      <w:r>
        <w:t>странственным графом и управление</w:t>
      </w:r>
      <w:r w:rsidRPr="005A316B">
        <w:t xml:space="preserve"> им </w:t>
      </w:r>
      <w:r>
        <w:t xml:space="preserve">осуществляется </w:t>
      </w:r>
      <w:r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>
        <w:t>.</w:t>
      </w:r>
    </w:p>
    <w:p w14:paraId="626B0E61" w14:textId="1D65D034" w:rsidR="00AC21C3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>
        <w:rPr>
          <w:lang w:val="en-US"/>
        </w:rPr>
        <w:fldChar w:fldCharType="begin"/>
      </w:r>
      <w:r w:rsidRPr="00F64D49">
        <w:instrText xml:space="preserve"> </w:instrText>
      </w:r>
      <w:r>
        <w:rPr>
          <w:lang w:val="en-US"/>
        </w:rPr>
        <w:instrText>REF</w:instrText>
      </w:r>
      <w:r w:rsidRPr="00F64D49">
        <w:instrText xml:space="preserve"> _</w:instrText>
      </w:r>
      <w:r>
        <w:rPr>
          <w:lang w:val="en-US"/>
        </w:rPr>
        <w:instrText>Ref</w:instrText>
      </w:r>
      <w:r w:rsidRPr="00F64D49">
        <w:instrText>8983004 \</w:instrText>
      </w:r>
      <w:r>
        <w:rPr>
          <w:lang w:val="en-US"/>
        </w:rPr>
        <w:instrText>r</w:instrText>
      </w:r>
      <w:r w:rsidRPr="00F64D49">
        <w:instrText xml:space="preserve"> \</w:instrText>
      </w:r>
      <w:r>
        <w:rPr>
          <w:lang w:val="en-US"/>
        </w:rPr>
        <w:instrText>h</w:instrText>
      </w:r>
      <w:r w:rsidRPr="00F64D4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F64D49">
        <w:t>29</w:t>
      </w:r>
      <w:r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Пространства</w:t>
      </w:r>
      <w:r>
        <w:rPr>
          <w:i/>
        </w:rPr>
        <w:t>.</w:t>
      </w:r>
      <w:r>
        <w:t xml:space="preserve"> Представлены виртуальными помещениями с идентификаторами (</w:t>
      </w:r>
      <w:r>
        <w:rPr>
          <w:lang w:val="en-US"/>
        </w:rPr>
        <w:t>Focus</w:t>
      </w:r>
      <w:r w:rsidRPr="00F64D49">
        <w:t xml:space="preserve"> </w:t>
      </w:r>
      <w:r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Pr="00F64D49">
        <w:t xml:space="preserve"> </w:t>
      </w:r>
      <w:r>
        <w:t>с идентификатором номера комнаты в названии;</w:t>
      </w:r>
    </w:p>
    <w:p w14:paraId="015AA0D6" w14:textId="36F76271" w:rsidR="00AC21C3" w:rsidRDefault="00AC21C3" w:rsidP="00AC21C3">
      <w:pPr>
        <w:pStyle w:val="ab"/>
        <w:numPr>
          <w:ilvl w:val="0"/>
          <w:numId w:val="18"/>
        </w:numPr>
        <w:spacing w:line="360" w:lineRule="auto"/>
      </w:pPr>
      <w:r w:rsidRPr="0085346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70799546" w14:textId="77777777" w:rsidR="00AC21C3" w:rsidRDefault="00AC21C3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0C67443" wp14:editId="32B37EE3">
                  <wp:extent cx="5813222" cy="280289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42" cy="281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6E088391" w:rsidR="00E457F9" w:rsidRPr="000F2E8B" w:rsidRDefault="006B07A6" w:rsidP="00F64D49">
            <w:pPr>
              <w:ind w:firstLine="0"/>
              <w:jc w:val="center"/>
            </w:pPr>
            <w:r>
              <w:rPr>
                <w:b/>
              </w:rPr>
              <w:t>Рис. 3</w:t>
            </w:r>
            <w:r w:rsidR="00E457F9" w:rsidRPr="00F64D49">
              <w:rPr>
                <w:b/>
              </w:rPr>
              <w:t>.</w:t>
            </w:r>
            <w:r w:rsidR="00E457F9"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4" w:name="_Toc9242695"/>
      <w:bookmarkStart w:id="15" w:name="_Toc9242696"/>
      <w:bookmarkStart w:id="16" w:name="_Toc9242697"/>
      <w:bookmarkEnd w:id="14"/>
      <w:bookmarkEnd w:id="15"/>
      <w:bookmarkEnd w:id="16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7" w:name="_Toc10028542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7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8" w:name="_Toc10028543"/>
      <w:r>
        <w:t xml:space="preserve">Данные устройств </w:t>
      </w:r>
      <w:r>
        <w:rPr>
          <w:lang w:val="en-US"/>
        </w:rPr>
        <w:t>IoT</w:t>
      </w:r>
      <w:bookmarkEnd w:id="18"/>
    </w:p>
    <w:p w14:paraId="6504D04B" w14:textId="6606DDAF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4F25D8">
        <w:fldChar w:fldCharType="begin"/>
      </w:r>
      <w:r w:rsidR="004F25D8">
        <w:instrText xml:space="preserve"> REF _Ref5355911 \r \h  \* MERGEFORMAT </w:instrText>
      </w:r>
      <w:r w:rsidR="004F25D8">
        <w:fldChar w:fldCharType="separate"/>
      </w:r>
      <w:r w:rsidR="004F25D8">
        <w:t>21</w:t>
      </w:r>
      <w:r w:rsidR="004F25D8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сегментация дневного потребления энергии</w:t>
      </w:r>
      <w:r>
        <w:rPr>
          <w:lang w:val="en-US"/>
        </w:rPr>
        <w:t>;</w:t>
      </w:r>
    </w:p>
    <w:p w14:paraId="5625FBEE" w14:textId="50F88DDB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разбивка кривой электрической нагрузки;</w:t>
      </w:r>
    </w:p>
    <w:p w14:paraId="250F2483" w14:textId="572E08CE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04375A9D" w:rsidR="0007585F" w:rsidRPr="0007585F" w:rsidRDefault="0007585F" w:rsidP="00ED320C">
      <w:pPr>
        <w:pStyle w:val="ab"/>
        <w:numPr>
          <w:ilvl w:val="0"/>
          <w:numId w:val="11"/>
        </w:numPr>
        <w:spacing w:line="360" w:lineRule="auto"/>
      </w:pPr>
      <w:r>
        <w:t>прогнозирование потребления электроэнергии в масштабе города;</w:t>
      </w:r>
    </w:p>
    <w:p w14:paraId="5F6F5092" w14:textId="4EBA599D" w:rsidR="00137B5D" w:rsidRDefault="00137B5D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>
        <w:rPr>
          <w:lang w:val="en-US"/>
        </w:rPr>
        <w:fldChar w:fldCharType="begin"/>
      </w:r>
      <w:r w:rsidRPr="006D767F">
        <w:instrText xml:space="preserve"> </w:instrText>
      </w:r>
      <w:r>
        <w:rPr>
          <w:lang w:val="en-US"/>
        </w:rPr>
        <w:instrText>REF</w:instrText>
      </w:r>
      <w:r w:rsidRPr="006D767F">
        <w:instrText xml:space="preserve"> _</w:instrText>
      </w:r>
      <w:r>
        <w:rPr>
          <w:lang w:val="en-US"/>
        </w:rPr>
        <w:instrText>Ref</w:instrText>
      </w:r>
      <w:r w:rsidRPr="006D767F">
        <w:instrText>6557837 \</w:instrText>
      </w:r>
      <w:r>
        <w:rPr>
          <w:lang w:val="en-US"/>
        </w:rPr>
        <w:instrText>r</w:instrText>
      </w:r>
      <w:r w:rsidRPr="006D767F">
        <w:instrText xml:space="preserve"> \</w:instrText>
      </w:r>
      <w:r>
        <w:rPr>
          <w:lang w:val="en-US"/>
        </w:rPr>
        <w:instrText>h</w:instrText>
      </w:r>
      <w:r w:rsidRPr="006D767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D767F">
        <w:t>25</w:t>
      </w:r>
      <w:r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A3BFF4" w14:textId="77777777" w:rsidR="00137B5D" w:rsidRDefault="00137B5D"/>
    <w:p w14:paraId="1B07EFCD" w14:textId="77777777" w:rsidR="00137B5D" w:rsidRDefault="00137B5D"/>
    <w:p w14:paraId="6E78AC09" w14:textId="0F0FCDA9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E730C0">
        <w:rPr>
          <w:rFonts w:eastAsia="Times New Roman"/>
          <w:b/>
          <w:color w:val="000000"/>
          <w:lang w:eastAsia="ru-RU"/>
        </w:rPr>
        <w:t>Табл. 1.</w:t>
      </w:r>
      <w:r>
        <w:rPr>
          <w:rFonts w:eastAsia="Times New Roman"/>
          <w:color w:val="000000"/>
          <w:lang w:eastAsia="ru-RU"/>
        </w:rPr>
        <w:t xml:space="preserve"> Схема исходного набора данных</w:t>
      </w:r>
    </w:p>
    <w:tbl>
      <w:tblPr>
        <w:tblStyle w:val="af2"/>
        <w:tblW w:w="911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689"/>
        <w:gridCol w:w="844"/>
        <w:gridCol w:w="2365"/>
        <w:gridCol w:w="1164"/>
        <w:gridCol w:w="1208"/>
        <w:gridCol w:w="1841"/>
      </w:tblGrid>
      <w:tr w:rsidR="00137B5D" w14:paraId="27B37F55" w14:textId="77777777" w:rsidTr="00E730C0">
        <w:trPr>
          <w:trHeight w:val="974"/>
        </w:trPr>
        <w:tc>
          <w:tcPr>
            <w:tcW w:w="1689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  <w:proofErr w:type="spellEnd"/>
          </w:p>
        </w:tc>
        <w:tc>
          <w:tcPr>
            <w:tcW w:w="844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  <w:proofErr w:type="spellEnd"/>
          </w:p>
        </w:tc>
        <w:tc>
          <w:tcPr>
            <w:tcW w:w="2365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  <w:proofErr w:type="spellEnd"/>
          </w:p>
        </w:tc>
        <w:tc>
          <w:tcPr>
            <w:tcW w:w="1164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</w:t>
            </w: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hh</w:t>
            </w:r>
            <w:proofErr w:type="spellEnd"/>
          </w:p>
        </w:tc>
        <w:tc>
          <w:tcPr>
            <w:tcW w:w="1208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4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  <w:proofErr w:type="spellEnd"/>
          </w:p>
        </w:tc>
      </w:tr>
      <w:tr w:rsidR="00137B5D" w14:paraId="23D76F49" w14:textId="77777777" w:rsidTr="00E730C0">
        <w:trPr>
          <w:trHeight w:val="974"/>
        </w:trPr>
        <w:tc>
          <w:tcPr>
            <w:tcW w:w="1689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44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64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08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4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E730C0">
        <w:trPr>
          <w:trHeight w:val="974"/>
        </w:trPr>
        <w:tc>
          <w:tcPr>
            <w:tcW w:w="1689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44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  <w:proofErr w:type="spellEnd"/>
          </w:p>
        </w:tc>
        <w:tc>
          <w:tcPr>
            <w:tcW w:w="2365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64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08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4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E730C0">
        <w:trPr>
          <w:trHeight w:val="974"/>
        </w:trPr>
        <w:tc>
          <w:tcPr>
            <w:tcW w:w="1689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44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64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08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4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E730C0">
        <w:trPr>
          <w:trHeight w:val="988"/>
        </w:trPr>
        <w:tc>
          <w:tcPr>
            <w:tcW w:w="1689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44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365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64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08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4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LCLid</w:t>
      </w:r>
      <w:proofErr w:type="spellEnd"/>
      <w:r>
        <w:rPr>
          <w:szCs w:val="28"/>
        </w:rPr>
        <w:t xml:space="preserve"> </w:t>
      </w:r>
      <w:r w:rsidRPr="0073755D">
        <w:rPr>
          <w:szCs w:val="28"/>
        </w:rPr>
        <w:t>—</w:t>
      </w:r>
      <w:r>
        <w:rPr>
          <w:szCs w:val="28"/>
        </w:rPr>
        <w:t xml:space="preserve"> </w:t>
      </w:r>
      <w:r w:rsidRPr="006154F0">
        <w:rPr>
          <w:szCs w:val="28"/>
        </w:rPr>
        <w:t xml:space="preserve">уникальный идентификатор </w:t>
      </w:r>
      <w:r>
        <w:rPr>
          <w:szCs w:val="28"/>
        </w:rPr>
        <w:t>квартиры</w:t>
      </w:r>
      <w:r w:rsidRPr="006154F0">
        <w:rPr>
          <w:szCs w:val="28"/>
        </w:rPr>
        <w:t>;</w:t>
      </w:r>
    </w:p>
    <w:p w14:paraId="3B25B46F" w14:textId="77777777" w:rsidR="00137B5D" w:rsidRPr="006154F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stdorToU</w:t>
      </w:r>
      <w:proofErr w:type="spellEnd"/>
      <w:r w:rsidRPr="006154F0">
        <w:rPr>
          <w:i/>
          <w:szCs w:val="28"/>
        </w:rPr>
        <w:t xml:space="preserve"> </w:t>
      </w:r>
      <w:r w:rsidRPr="0073755D">
        <w:rPr>
          <w:i/>
          <w:szCs w:val="28"/>
        </w:rPr>
        <w:t>—</w:t>
      </w:r>
      <w:r>
        <w:rPr>
          <w:szCs w:val="28"/>
        </w:rPr>
        <w:t xml:space="preserve"> тарифный план квартиры</w:t>
      </w:r>
      <w:r w:rsidRPr="006154F0">
        <w:rPr>
          <w:szCs w:val="28"/>
        </w:rPr>
        <w:t>;</w:t>
      </w:r>
    </w:p>
    <w:p w14:paraId="3087EBA1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proofErr w:type="spellStart"/>
      <w:r>
        <w:rPr>
          <w:i/>
          <w:szCs w:val="28"/>
          <w:lang w:val="en-US"/>
        </w:rPr>
        <w:t>DateTime</w:t>
      </w:r>
      <w:proofErr w:type="spellEnd"/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время очередного сбора данных с </w:t>
      </w:r>
      <w:proofErr w:type="spellStart"/>
      <w:r>
        <w:rPr>
          <w:szCs w:val="28"/>
          <w:lang w:val="en-US"/>
        </w:rPr>
        <w:t>iot</w:t>
      </w:r>
      <w:proofErr w:type="spellEnd"/>
      <w:r w:rsidRPr="006D767F">
        <w:rPr>
          <w:szCs w:val="28"/>
        </w:rPr>
        <w:t>-</w:t>
      </w:r>
      <w:r>
        <w:rPr>
          <w:szCs w:val="28"/>
        </w:rPr>
        <w:t>устройства</w:t>
      </w:r>
      <w:r w:rsidRPr="006D767F">
        <w:rPr>
          <w:szCs w:val="28"/>
        </w:rPr>
        <w:t>;</w:t>
      </w:r>
    </w:p>
    <w:p w14:paraId="69674924" w14:textId="77777777" w:rsidR="00137B5D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 w:rsidRPr="006D767F">
        <w:rPr>
          <w:i/>
          <w:szCs w:val="28"/>
          <w:lang w:val="en-US"/>
        </w:rPr>
        <w:t>KWH</w:t>
      </w:r>
      <w:r w:rsidRPr="006D767F">
        <w:rPr>
          <w:i/>
          <w:szCs w:val="28"/>
        </w:rPr>
        <w:t>/</w:t>
      </w:r>
      <w:proofErr w:type="spellStart"/>
      <w:r w:rsidRPr="006D767F">
        <w:rPr>
          <w:i/>
          <w:szCs w:val="28"/>
          <w:lang w:val="en-US"/>
        </w:rPr>
        <w:t>hh</w:t>
      </w:r>
      <w:proofErr w:type="spellEnd"/>
      <w:r w:rsidRPr="006D767F">
        <w:rPr>
          <w:szCs w:val="28"/>
        </w:rPr>
        <w:t xml:space="preserve"> — </w:t>
      </w:r>
      <w:r>
        <w:rPr>
          <w:szCs w:val="28"/>
        </w:rPr>
        <w:t xml:space="preserve">показания </w:t>
      </w:r>
      <w:proofErr w:type="spellStart"/>
      <w:r>
        <w:rPr>
          <w:szCs w:val="28"/>
          <w:lang w:val="en-US"/>
        </w:rPr>
        <w:t>iot</w:t>
      </w:r>
      <w:proofErr w:type="spellEnd"/>
      <w:r w:rsidRPr="006D767F">
        <w:rPr>
          <w:szCs w:val="28"/>
        </w:rPr>
        <w:t>-</w:t>
      </w:r>
      <w:r>
        <w:rPr>
          <w:szCs w:val="28"/>
        </w:rPr>
        <w:t>устройства, отображающие количество потребленных киловатт электроэнергии за 30 минут;</w:t>
      </w:r>
    </w:p>
    <w:p w14:paraId="3A6DD91F" w14:textId="77777777" w:rsidR="00137B5D" w:rsidRPr="00F66840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>
        <w:rPr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текущая категория квартиры по шкале </w:t>
      </w:r>
      <w:r>
        <w:rPr>
          <w:szCs w:val="28"/>
          <w:lang w:val="en-US"/>
        </w:rPr>
        <w:t>Acorn</w:t>
      </w:r>
      <w:r>
        <w:rPr>
          <w:szCs w:val="28"/>
        </w:rPr>
        <w:t>;</w:t>
      </w:r>
    </w:p>
    <w:p w14:paraId="232F5B72" w14:textId="77777777" w:rsidR="00137B5D" w:rsidRPr="006D767F" w:rsidRDefault="00137B5D" w:rsidP="00137B5D">
      <w:pPr>
        <w:pStyle w:val="ab"/>
        <w:numPr>
          <w:ilvl w:val="0"/>
          <w:numId w:val="17"/>
        </w:numPr>
        <w:tabs>
          <w:tab w:val="left" w:pos="1134"/>
        </w:tabs>
        <w:spacing w:after="160" w:line="360" w:lineRule="auto"/>
        <w:ind w:left="0" w:firstLine="709"/>
        <w:jc w:val="both"/>
        <w:rPr>
          <w:szCs w:val="28"/>
        </w:rPr>
      </w:pPr>
      <w:r>
        <w:rPr>
          <w:i/>
          <w:szCs w:val="28"/>
          <w:lang w:val="en-US"/>
        </w:rPr>
        <w:t>Acorn</w:t>
      </w:r>
      <w:r w:rsidRPr="006D767F">
        <w:rPr>
          <w:i/>
          <w:szCs w:val="28"/>
        </w:rPr>
        <w:t>_</w:t>
      </w:r>
      <w:r>
        <w:rPr>
          <w:i/>
          <w:szCs w:val="28"/>
          <w:lang w:val="en-US"/>
        </w:rPr>
        <w:t>grouped</w:t>
      </w:r>
      <w:r w:rsidRPr="006D767F">
        <w:rPr>
          <w:i/>
          <w:szCs w:val="28"/>
        </w:rPr>
        <w:t xml:space="preserve"> </w:t>
      </w:r>
      <w:r w:rsidRPr="0073755D">
        <w:rPr>
          <w:szCs w:val="28"/>
        </w:rPr>
        <w:t>—</w:t>
      </w:r>
      <w:r w:rsidRPr="006154F0">
        <w:rPr>
          <w:szCs w:val="28"/>
        </w:rPr>
        <w:t xml:space="preserve"> </w:t>
      </w:r>
      <w:r>
        <w:rPr>
          <w:szCs w:val="28"/>
        </w:rPr>
        <w:t xml:space="preserve">статус текущего энергопотребления по шкале </w:t>
      </w:r>
      <w:r>
        <w:rPr>
          <w:szCs w:val="28"/>
          <w:lang w:val="en-US"/>
        </w:rPr>
        <w:t>Acorn</w:t>
      </w:r>
      <w:r w:rsidRPr="006D767F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9" w:name="_Toc10028544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9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483C7456" w:rsidR="00757870" w:rsidRDefault="00757870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lastRenderedPageBreak/>
        <w:t xml:space="preserve">система должна </w:t>
      </w:r>
      <w:r w:rsidR="007977F7">
        <w:t>предоставлять информацию по запросу пользователей о количестве потребленной ими электроэнергии в текущий момент и в заданный промежуток времени;</w:t>
      </w:r>
    </w:p>
    <w:p w14:paraId="298A25C3" w14:textId="08F571B2" w:rsidR="00757870" w:rsidRDefault="007977F7" w:rsidP="00195187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предоставлять интерфейс </w:t>
      </w:r>
      <w:r w:rsidR="00197AA6">
        <w:t>добавления новых пользователей и устройств, а также</w:t>
      </w:r>
      <w:r>
        <w:t xml:space="preserve"> удаления старых;</w:t>
      </w:r>
    </w:p>
    <w:p w14:paraId="3BE245A6" w14:textId="52A121EB" w:rsidR="00757870" w:rsidRDefault="00757870" w:rsidP="0085346D">
      <w:pPr>
        <w:pStyle w:val="ab"/>
        <w:numPr>
          <w:ilvl w:val="0"/>
          <w:numId w:val="14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523F2"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функции первичной обработки телеметрии должны быть написаны на языке программирования </w:t>
      </w:r>
      <w:r>
        <w:rPr>
          <w:lang w:val="en-US"/>
        </w:rPr>
        <w:t>JavaScript</w:t>
      </w:r>
      <w:r>
        <w:t>;</w:t>
      </w:r>
    </w:p>
    <w:p w14:paraId="2C13628C" w14:textId="38E956F7" w:rsidR="00D844BF" w:rsidRDefault="00D844BF" w:rsidP="00D844BF">
      <w:pPr>
        <w:pStyle w:val="ab"/>
        <w:numPr>
          <w:ilvl w:val="0"/>
          <w:numId w:val="32"/>
        </w:numPr>
        <w:spacing w:line="360" w:lineRule="auto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Pr="00D844BF">
        <w:t>;</w:t>
      </w:r>
    </w:p>
    <w:p w14:paraId="7B4B517B" w14:textId="49E4310D" w:rsidR="00B807BB" w:rsidRDefault="00757870" w:rsidP="0085346D">
      <w:pPr>
        <w:pStyle w:val="2"/>
      </w:pPr>
      <w:bookmarkStart w:id="20" w:name="_Toc10028545"/>
      <w:r>
        <w:t>Варианты использования системы</w:t>
      </w:r>
      <w:bookmarkEnd w:id="20"/>
    </w:p>
    <w:p w14:paraId="523A972A" w14:textId="04198C9A" w:rsidR="00757870" w:rsidRDefault="00757870">
      <w:r>
        <w:t>В ходе анализа проектируемой системы были выявлены основные варианты использования, к</w:t>
      </w:r>
      <w:r w:rsidR="006B07A6">
        <w:t>оторые представлены на рисунке 4</w:t>
      </w:r>
      <w:r>
        <w:t xml:space="preserve">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lastRenderedPageBreak/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125296">
            <w:pPr>
              <w:ind w:firstLine="0"/>
              <w:jc w:val="center"/>
            </w:pPr>
            <w:r w:rsidRPr="00F502AC">
              <w:rPr>
                <w:b/>
              </w:rPr>
              <w:t xml:space="preserve">Рис. </w:t>
            </w:r>
            <w:r w:rsidR="006B07A6">
              <w:rPr>
                <w:b/>
              </w:rPr>
              <w:t>4</w:t>
            </w:r>
            <w:r w:rsidRPr="00F502AC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2F6D2898" w14:textId="0B341C7D" w:rsidR="00BA74D4" w:rsidRDefault="000B2E8D" w:rsidP="00BA74D4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711002AD" w14:textId="27952FCF" w:rsidR="00BA74D4" w:rsidRPr="000B34D4" w:rsidRDefault="00BA74D4" w:rsidP="00BA74D4">
      <w:pPr>
        <w:widowControl w:val="0"/>
      </w:pPr>
      <w:r>
        <w:t>Были выделены следующие основные актеры, взаимодействующие с системой:</w:t>
      </w:r>
    </w:p>
    <w:p w14:paraId="0E4397C5" w14:textId="78EEC43A" w:rsidR="00BA74D4" w:rsidRDefault="00BA74D4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</w:t>
      </w:r>
      <w:r w:rsidR="00197AA6">
        <w:rPr>
          <w:szCs w:val="28"/>
        </w:rPr>
        <w:t xml:space="preserve"> пользователь системы</w:t>
      </w:r>
      <w:r>
        <w:rPr>
          <w:szCs w:val="28"/>
        </w:rPr>
        <w:t xml:space="preserve">, отвечающий за </w:t>
      </w:r>
      <w:r w:rsidR="007B2C28">
        <w:rPr>
          <w:szCs w:val="28"/>
        </w:rPr>
        <w:t>добавление</w:t>
      </w:r>
      <w:r w:rsidR="00197AA6">
        <w:rPr>
          <w:szCs w:val="28"/>
        </w:rPr>
        <w:t xml:space="preserve"> и удаление</w:t>
      </w:r>
      <w:r w:rsidR="007B2C28">
        <w:rPr>
          <w:szCs w:val="28"/>
        </w:rPr>
        <w:t xml:space="preserve"> пользователей и устройств</w:t>
      </w:r>
      <w:r w:rsidR="00197AA6">
        <w:rPr>
          <w:szCs w:val="28"/>
        </w:rPr>
        <w:t>. Также имеет возможность просматривать статистику потребления энергии другими пользователями системы</w:t>
      </w:r>
      <w:r w:rsidR="007B2C28">
        <w:rPr>
          <w:szCs w:val="28"/>
        </w:rPr>
        <w:t>;</w:t>
      </w:r>
    </w:p>
    <w:p w14:paraId="522209DA" w14:textId="221F6C85" w:rsidR="00BA74D4" w:rsidRDefault="0000241F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Пользователь</w:t>
      </w:r>
      <w:r w:rsidR="00BA74D4">
        <w:rPr>
          <w:szCs w:val="28"/>
        </w:rPr>
        <w:t xml:space="preserve"> – это </w:t>
      </w:r>
      <w:r w:rsidR="00197AA6">
        <w:rPr>
          <w:szCs w:val="28"/>
        </w:rPr>
        <w:t>владелец дома-участника проекта</w:t>
      </w:r>
      <w:r w:rsidR="00BA74D4">
        <w:rPr>
          <w:szCs w:val="28"/>
        </w:rPr>
        <w:t>,</w:t>
      </w:r>
      <w:r>
        <w:rPr>
          <w:szCs w:val="28"/>
        </w:rPr>
        <w:t xml:space="preserve"> </w:t>
      </w:r>
      <w:r w:rsidR="007B2C28">
        <w:rPr>
          <w:szCs w:val="28"/>
        </w:rPr>
        <w:t xml:space="preserve">имеющий доступ </w:t>
      </w:r>
      <w:r>
        <w:rPr>
          <w:szCs w:val="28"/>
        </w:rPr>
        <w:t xml:space="preserve">к результату обработки </w:t>
      </w:r>
      <w:r w:rsidR="007B2C28">
        <w:rPr>
          <w:szCs w:val="28"/>
        </w:rPr>
        <w:t>данных, полученных с его устройства</w:t>
      </w:r>
      <w:r w:rsidR="00BA74D4">
        <w:rPr>
          <w:szCs w:val="28"/>
        </w:rPr>
        <w:t>.</w:t>
      </w:r>
    </w:p>
    <w:p w14:paraId="7EE0CD41" w14:textId="0C847604" w:rsidR="00BA74D4" w:rsidRDefault="00BA74D4" w:rsidP="00BA74D4">
      <w:pPr>
        <w:widowControl w:val="0"/>
      </w:pPr>
      <w:r>
        <w:t>Для данных актеров были определены следующие основны</w:t>
      </w:r>
      <w:r w:rsidR="0000241F">
        <w:t>е варианты использования системы</w:t>
      </w:r>
      <w:r>
        <w:t>:</w:t>
      </w:r>
    </w:p>
    <w:p w14:paraId="1713885F" w14:textId="642D4E8C" w:rsidR="000B34D4" w:rsidRPr="000B34D4" w:rsidRDefault="000B34D4" w:rsidP="000B3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112F2762" w14:textId="4B6A8029" w:rsidR="00BA74D4" w:rsidRDefault="007B2C28" w:rsidP="00BA74D4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 w:rsidR="00BA74D4">
        <w:rPr>
          <w:szCs w:val="28"/>
        </w:rPr>
        <w:t xml:space="preserve"> – </w:t>
      </w:r>
      <w:r w:rsidR="0000241F">
        <w:rPr>
          <w:szCs w:val="28"/>
        </w:rPr>
        <w:t xml:space="preserve">добавить в </w:t>
      </w:r>
      <w:r>
        <w:rPr>
          <w:szCs w:val="28"/>
        </w:rPr>
        <w:t>систему</w:t>
      </w:r>
      <w:r w:rsidR="0000241F">
        <w:rPr>
          <w:szCs w:val="28"/>
        </w:rPr>
        <w:t xml:space="preserve"> </w:t>
      </w:r>
      <w:r>
        <w:rPr>
          <w:szCs w:val="28"/>
        </w:rPr>
        <w:t xml:space="preserve">нового пользователя; </w:t>
      </w:r>
    </w:p>
    <w:p w14:paraId="1BAC97D5" w14:textId="0E5A0E88" w:rsidR="0000241F" w:rsidRPr="00195187" w:rsidRDefault="000B34D4" w:rsidP="00A07AFB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>
        <w:rPr>
          <w:szCs w:val="28"/>
        </w:rPr>
        <w:t xml:space="preserve"> </w:t>
      </w:r>
      <w:r w:rsidR="007B2C28" w:rsidRPr="00A07AFB">
        <w:rPr>
          <w:i/>
          <w:szCs w:val="28"/>
        </w:rPr>
        <w:t>Посмотреть среднее энергопотребление за промежуток</w:t>
      </w:r>
      <w:r w:rsidR="00A07AFB">
        <w:rPr>
          <w:i/>
          <w:szCs w:val="28"/>
        </w:rPr>
        <w:t xml:space="preserve"> времени</w:t>
      </w:r>
      <w:r w:rsidR="0000241F">
        <w:rPr>
          <w:szCs w:val="28"/>
        </w:rPr>
        <w:t xml:space="preserve"> – </w:t>
      </w:r>
      <w:r w:rsidR="007B2C28" w:rsidRPr="006D767F">
        <w:rPr>
          <w:szCs w:val="28"/>
        </w:rPr>
        <w:t xml:space="preserve">предоставить пользователю информацию о </w:t>
      </w:r>
      <w:r w:rsidR="00CE5927">
        <w:rPr>
          <w:szCs w:val="28"/>
        </w:rPr>
        <w:t>потребленной</w:t>
      </w:r>
      <w:r w:rsidR="007B2C28" w:rsidRPr="006D767F">
        <w:rPr>
          <w:szCs w:val="28"/>
        </w:rPr>
        <w:t xml:space="preserve"> им </w:t>
      </w:r>
      <w:r w:rsidR="007B2C28" w:rsidRPr="006D767F">
        <w:rPr>
          <w:szCs w:val="28"/>
        </w:rPr>
        <w:lastRenderedPageBreak/>
        <w:t>энергии</w:t>
      </w:r>
      <w:r w:rsidR="007B2C28">
        <w:rPr>
          <w:szCs w:val="28"/>
        </w:rPr>
        <w:t xml:space="preserve"> за определенный промежуток времени;</w:t>
      </w:r>
    </w:p>
    <w:p w14:paraId="6DA78E5D" w14:textId="3D61D2D7" w:rsidR="00BA74D4" w:rsidRPr="00CE5927" w:rsidRDefault="007B2C28" w:rsidP="00CE5927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="00BA74D4" w:rsidRPr="000C2CA8">
        <w:rPr>
          <w:szCs w:val="28"/>
        </w:rPr>
        <w:t xml:space="preserve"> – </w:t>
      </w:r>
      <w:r>
        <w:rPr>
          <w:szCs w:val="28"/>
        </w:rPr>
        <w:t>отправить уведомление пользователю по электронной почте при выполнении</w:t>
      </w:r>
      <w:r w:rsidR="00CE5927">
        <w:rPr>
          <w:szCs w:val="28"/>
        </w:rPr>
        <w:t xml:space="preserve">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14A771E6" w14:textId="28A696C3" w:rsidR="007B2C28" w:rsidRPr="000C2CA8" w:rsidRDefault="007B2C28">
      <w:pPr>
        <w:pStyle w:val="ab"/>
        <w:widowControl w:val="0"/>
        <w:numPr>
          <w:ilvl w:val="0"/>
          <w:numId w:val="15"/>
        </w:numPr>
        <w:spacing w:line="360" w:lineRule="auto"/>
        <w:ind w:left="0" w:firstLine="720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432586C" w14:textId="40E67B65" w:rsidR="00757870" w:rsidRPr="00757870" w:rsidRDefault="00BA74D4">
      <w:r w:rsidRPr="004523F2">
        <w:t>Спецификация вариантов использования приведена в приложении 1.</w:t>
      </w:r>
    </w:p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1" w:name="_Toc10028546"/>
      <w:r>
        <w:lastRenderedPageBreak/>
        <w:t xml:space="preserve">АРХИТЕКТУРА </w:t>
      </w:r>
      <w:r w:rsidRPr="00A07AFB">
        <w:t>СИСТЕМЫ</w:t>
      </w:r>
      <w:bookmarkEnd w:id="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2" w:name="_Toc10028547"/>
      <w:r>
        <w:t>Общее описание архитектуры системы</w:t>
      </w:r>
      <w:bookmarkEnd w:id="22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23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4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7322CF4" w:rsidR="001907E9" w:rsidRDefault="006B07A6" w:rsidP="00730EF2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Рис. 5</w:t>
            </w:r>
            <w:r w:rsidR="001907E9" w:rsidRPr="001907E9">
              <w:rPr>
                <w:b/>
              </w:rPr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</w:t>
            </w:r>
            <w:commentRangeStart w:id="25"/>
            <w:del w:id="26" w:author="Rostislav Bobin" w:date="2019-05-27T01:08:00Z">
              <w:r w:rsidR="001907E9" w:rsidDel="008D7204">
                <w:delText>Общая схема цифрового двойника</w:delText>
              </w:r>
              <w:commentRangeEnd w:id="25"/>
              <w:r w:rsidR="00A07AFB" w:rsidDel="008D7204">
                <w:rPr>
                  <w:rStyle w:val="afc"/>
                  <w:rFonts w:eastAsia="Times New Roman"/>
                </w:rPr>
                <w:commentReference w:id="25"/>
              </w:r>
            </w:del>
            <w:ins w:id="27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26D78C8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 xml:space="preserve">, </w:t>
      </w:r>
      <w:r>
        <w:t>выполняет обработку данных, полученных из генератора, а также</w:t>
      </w:r>
      <w:r>
        <w:t xml:space="preserve">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поступающих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lastRenderedPageBreak/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>Диаграмму ком</w:t>
      </w:r>
      <w:bookmarkStart w:id="28" w:name="_GoBack"/>
      <w:bookmarkEnd w:id="28"/>
      <w:r w:rsidR="00170FD1">
        <w:t xml:space="preserve">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39CA956F">
                  <wp:extent cx="57594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>
              <w:rPr>
                <w:b/>
              </w:rPr>
              <w:t>Рис. 6</w:t>
            </w:r>
            <w:r w:rsidR="008100FC" w:rsidRPr="008100FC">
              <w:rPr>
                <w:b/>
              </w:rPr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9" w:name="_Toc10028548"/>
      <w:r>
        <w:t>Описание компонентов, составляющих систему</w:t>
      </w:r>
      <w:bookmarkEnd w:id="29"/>
    </w:p>
    <w:p w14:paraId="6AC25450" w14:textId="56BC54CF" w:rsidR="008100FC" w:rsidRDefault="008100FC">
      <w:commentRangeStart w:id="30"/>
      <w:r>
        <w:t>Разберем подробно отдельные компоненты, составляющие программную систему.</w:t>
      </w:r>
      <w:commentRangeEnd w:id="30"/>
      <w:r w:rsidR="00635824">
        <w:rPr>
          <w:rStyle w:val="afc"/>
        </w:rPr>
        <w:commentReference w:id="30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170FD1">
        <w:t xml:space="preserve">: </w:t>
      </w:r>
    </w:p>
    <w:p w14:paraId="0D5F04E1" w14:textId="19678CFC" w:rsidR="00AF7D62" w:rsidRPr="00612C4A" w:rsidRDefault="00AF7D62" w:rsidP="00612C4A">
      <w:pPr>
        <w:pStyle w:val="ab"/>
        <w:numPr>
          <w:ilvl w:val="1"/>
          <w:numId w:val="33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8342F9">
      <w:pPr>
        <w:pStyle w:val="ab"/>
        <w:numPr>
          <w:ilvl w:val="1"/>
          <w:numId w:val="33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2CE1123D" w:rsidR="00AF7D62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170FD1" w:rsidRPr="00AF7D62">
        <w:rPr>
          <w:i/>
        </w:rPr>
        <w:t>Функция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</w:t>
      </w:r>
      <w:proofErr w:type="spellStart"/>
      <w:r w:rsidR="0034666E">
        <w:lastRenderedPageBreak/>
        <w:t>сопоставителями</w:t>
      </w:r>
      <w:proofErr w:type="spellEnd"/>
      <w:r w:rsidR="0096271E">
        <w:t xml:space="preserve">, в частности, выявление помещений, текущие показатели энергопотребления которых превышают заранее определенные рекомендуемые нормы энергопотребления. </w:t>
      </w:r>
    </w:p>
    <w:p w14:paraId="20A79F6F" w14:textId="341C04DE" w:rsidR="00AF7D62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34666E" w:rsidRPr="00AF7D62">
        <w:rPr>
          <w:i/>
        </w:rPr>
        <w:t>Модуль создания графа</w:t>
      </w:r>
      <w:r w:rsidR="0034666E">
        <w:t xml:space="preserve"> – получает на вход </w:t>
      </w:r>
      <w:r w:rsidR="0034666E" w:rsidRPr="002218FF">
        <w:rPr>
          <w:i/>
        </w:rPr>
        <w:t>файл</w:t>
      </w:r>
      <w:r w:rsidR="002218FF" w:rsidRPr="002218FF">
        <w:rPr>
          <w:i/>
        </w:rPr>
        <w:t xml:space="preserve"> с описанием графа</w:t>
      </w:r>
      <w:r w:rsidR="0034666E">
        <w:t xml:space="preserve"> </w:t>
      </w:r>
      <w:proofErr w:type="spellStart"/>
      <w:r w:rsidR="0034666E">
        <w:t>сериализации</w:t>
      </w:r>
      <w:proofErr w:type="spellEnd"/>
      <w:r w:rsidR="0034666E">
        <w:t xml:space="preserve"> данных формата </w:t>
      </w:r>
      <w:r w:rsidR="0034666E" w:rsidRPr="00AF7D62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AF7D62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AF7D62">
        <w:rPr>
          <w:lang w:val="en-US"/>
        </w:rPr>
        <w:t>API</w:t>
      </w:r>
      <w:r w:rsidR="00455A2A" w:rsidRPr="00455A2A">
        <w:t xml:space="preserve"> </w:t>
      </w:r>
      <w:r w:rsidR="00455A2A" w:rsidRPr="00AF7D62">
        <w:rPr>
          <w:lang w:val="en-US"/>
        </w:rPr>
        <w:t>Digital</w:t>
      </w:r>
      <w:r w:rsidR="00455A2A" w:rsidRPr="00455A2A">
        <w:t xml:space="preserve"> </w:t>
      </w:r>
      <w:r w:rsidR="00455A2A" w:rsidRPr="00AF7D62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>
        <w:t xml:space="preserve"> </w:t>
      </w:r>
      <w:r w:rsidRPr="00AF7D62">
        <w:t xml:space="preserve">в соответствии с определенной схемой, а также </w:t>
      </w:r>
      <w:r>
        <w:t>возвращает строку</w:t>
      </w:r>
      <w:r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proofErr w:type="spellStart"/>
      <w:r w:rsidR="007B10E1" w:rsidRPr="007B10E1">
        <w:t>Azure</w:t>
      </w:r>
      <w:proofErr w:type="spellEnd"/>
      <w:r w:rsidR="007B10E1" w:rsidRPr="007B10E1">
        <w:t xml:space="preserve"> </w:t>
      </w:r>
      <w:proofErr w:type="spellStart"/>
      <w:r w:rsidR="007B10E1" w:rsidRPr="007B10E1">
        <w:t>Active</w:t>
      </w:r>
      <w:proofErr w:type="spellEnd"/>
      <w:r w:rsidR="007B10E1" w:rsidRPr="007B10E1">
        <w:t xml:space="preserve"> </w:t>
      </w:r>
      <w:proofErr w:type="spellStart"/>
      <w:r w:rsidR="007B10E1" w:rsidRPr="007B10E1">
        <w:t>Directory</w:t>
      </w:r>
      <w:proofErr w:type="spellEnd"/>
      <w:r w:rsidR="007B10E1" w:rsidRPr="007B10E1">
        <w:t xml:space="preserve"> [34], т.е. устройство, с которого планируется получить файл с иерархией графа и осуществлять сбор телеметрии, должно иметь на это право.</w:t>
      </w:r>
    </w:p>
    <w:p w14:paraId="0ED1EEB9" w14:textId="082EFFB9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2B5578" w:rsidRPr="00AF7D62">
        <w:rPr>
          <w:i/>
        </w:rPr>
        <w:t>Модуль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AF7D62">
        <w:rPr>
          <w:lang w:val="en-US"/>
        </w:rPr>
        <w:t> </w:t>
      </w:r>
      <w:r w:rsidR="00455A2A" w:rsidRPr="00455A2A">
        <w:t>[</w:t>
      </w:r>
      <w:r w:rsidR="00455A2A">
        <w:fldChar w:fldCharType="begin"/>
      </w:r>
      <w:r w:rsidR="00455A2A">
        <w:instrText xml:space="preserve"> REF _Ref9245952 \r \h </w:instrText>
      </w:r>
      <w:r w:rsidR="00581ACE">
        <w:instrText xml:space="preserve"> \* MERGEFORMAT </w:instrText>
      </w:r>
      <w:r w:rsidR="00455A2A">
        <w:fldChar w:fldCharType="separate"/>
      </w:r>
      <w:r w:rsidR="00455A2A">
        <w:t>32</w:t>
      </w:r>
      <w:r w:rsidR="00455A2A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AF7D62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>
      <w:pPr>
        <w:pStyle w:val="ab"/>
        <w:numPr>
          <w:ilvl w:val="1"/>
          <w:numId w:val="33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44A84F2A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455A2A" w:rsidRPr="00FA1304">
        <w:rPr>
          <w:i/>
        </w:rPr>
        <w:t>Модуль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>
        <w:t xml:space="preserve"> </w:t>
      </w:r>
      <w:r w:rsidR="00581ACE">
        <w:lastRenderedPageBreak/>
        <w:t>выполняется запрос</w:t>
      </w:r>
      <w:r w:rsidR="003D7269">
        <w:t> </w:t>
      </w:r>
      <w:r w:rsidR="003D7269" w:rsidRPr="00581ACE">
        <w:t>[</w:t>
      </w:r>
      <w:r w:rsidR="003D7269">
        <w:fldChar w:fldCharType="begin"/>
      </w:r>
      <w:r w:rsidR="003D7269">
        <w:instrText xml:space="preserve"> REF _Ref9246260 \r \h  \* MERGEFORMAT </w:instrText>
      </w:r>
      <w:r w:rsidR="003D7269">
        <w:fldChar w:fldCharType="separate"/>
      </w:r>
      <w:r w:rsidR="003D7269">
        <w:t>33</w:t>
      </w:r>
      <w:r w:rsidR="003D7269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3D7269">
        <w:t xml:space="preserve">роннего ПО – </w:t>
      </w:r>
      <w:proofErr w:type="spellStart"/>
      <w:r w:rsidR="003D7269">
        <w:t>Postman</w:t>
      </w:r>
      <w:proofErr w:type="spellEnd"/>
      <w:r w:rsidR="003D7269">
        <w:t xml:space="preserve"> API [36]) и </w:t>
      </w:r>
      <w:r w:rsidR="003D7269" w:rsidRPr="003D7269">
        <w:t xml:space="preserve">снабжает каждый запрос требуемыми заголовками авторизации. </w:t>
      </w:r>
    </w:p>
    <w:p w14:paraId="236219EF" w14:textId="69B57F95" w:rsidR="00455A2A" w:rsidRDefault="00AF7D62" w:rsidP="00BF02A7">
      <w:pPr>
        <w:pStyle w:val="ab"/>
        <w:numPr>
          <w:ilvl w:val="2"/>
          <w:numId w:val="33"/>
        </w:numPr>
        <w:spacing w:line="360" w:lineRule="auto"/>
        <w:jc w:val="both"/>
      </w:pPr>
      <w:r>
        <w:rPr>
          <w:i/>
        </w:rPr>
        <w:t xml:space="preserve"> </w:t>
      </w:r>
      <w:r w:rsidR="00DA18DF">
        <w:rPr>
          <w:i/>
        </w:rPr>
        <w:t>Генератор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BDB6765" w:rsidR="008342F9" w:rsidRDefault="008342F9" w:rsidP="002218FF">
      <w:pPr>
        <w:pStyle w:val="ab"/>
        <w:numPr>
          <w:ilvl w:val="1"/>
          <w:numId w:val="33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>
        <w:fldChar w:fldCharType="begin"/>
      </w:r>
      <w:r>
        <w:instrText xml:space="preserve"> REF _Ref9254486 \r \h  \* MERGEFORMAT </w:instrText>
      </w:r>
      <w:r>
        <w:fldChar w:fldCharType="separate"/>
      </w:r>
      <w:r>
        <w:t>35</w:t>
      </w:r>
      <w:r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0459EACD" w14:textId="77777777" w:rsidR="008342F9" w:rsidRDefault="008342F9" w:rsidP="008342F9"/>
    <w:p w14:paraId="298230BF" w14:textId="77777777" w:rsidR="0033163E" w:rsidRPr="008100FC" w:rsidRDefault="0033163E" w:rsidP="0033163E"/>
    <w:p w14:paraId="1EDC15B5" w14:textId="5C584E10" w:rsidR="0058297E" w:rsidRDefault="00343DA3" w:rsidP="0058297E">
      <w:pPr>
        <w:pStyle w:val="2"/>
      </w:pPr>
      <w:bookmarkStart w:id="31" w:name="_Toc10028549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31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70FBEEAD" w:rsidR="00581ACE" w:rsidRDefault="00343DA3" w:rsidP="00343DA3">
      <w:r>
        <w:lastRenderedPageBreak/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proofErr w:type="spellStart"/>
      <w:r>
        <w:rPr>
          <w:lang w:val="en-US"/>
        </w:rPr>
        <w:t>Syste</w:t>
      </w:r>
      <w:proofErr w:type="spellEnd"/>
      <w:r>
        <w:t>m.</w:t>
      </w:r>
      <w:r>
        <w:rPr>
          <w:lang w:val="en-US"/>
        </w:rPr>
        <w:t>Data</w:t>
      </w:r>
      <w:r w:rsidRPr="00343DA3">
        <w:t>.</w:t>
      </w:r>
      <w:proofErr w:type="spellStart"/>
      <w:r>
        <w:rPr>
          <w:lang w:val="en-US"/>
        </w:rPr>
        <w:t>SqlClient</w:t>
      </w:r>
      <w:proofErr w:type="spellEnd"/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63B8C8B8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registration</w:t>
      </w:r>
      <w:r>
        <w:t xml:space="preserve"> – содержащая логины и пароли пользователей.</w:t>
      </w:r>
    </w:p>
    <w:p w14:paraId="42F91AE7" w14:textId="6C95D90F" w:rsidR="005305E1" w:rsidRDefault="005305E1" w:rsidP="005305E1">
      <w:pPr>
        <w:pStyle w:val="ab"/>
        <w:numPr>
          <w:ilvl w:val="0"/>
          <w:numId w:val="34"/>
        </w:numPr>
        <w:spacing w:line="360" w:lineRule="auto"/>
      </w:pPr>
      <w:r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434E0B89">
                  <wp:extent cx="5759450" cy="2070100"/>
                  <wp:effectExtent l="0" t="0" r="0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>
            <w:pPr>
              <w:ind w:firstLine="0"/>
              <w:jc w:val="center"/>
            </w:pPr>
            <w:r>
              <w:rPr>
                <w:b/>
              </w:rPr>
              <w:t>Рис. 7</w:t>
            </w:r>
            <w:r w:rsidR="005305E1" w:rsidRPr="005305E1">
              <w:rPr>
                <w:b/>
              </w:rPr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5305E1"/>
    <w:p w14:paraId="7847933D" w14:textId="34FD174F" w:rsidR="005305E1" w:rsidRPr="00724564" w:rsidRDefault="00724564" w:rsidP="005305E1">
      <w:pPr>
        <w:pStyle w:val="2"/>
      </w:pPr>
      <w:bookmarkStart w:id="32" w:name="_Toc10028550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32"/>
    </w:p>
    <w:p w14:paraId="021247A3" w14:textId="185E9565" w:rsidR="00724564" w:rsidRDefault="006B07A6" w:rsidP="00724564">
      <w:r>
        <w:t>На рисунке 8</w:t>
      </w:r>
      <w:r w:rsidR="00724564">
        <w:t xml:space="preserve"> представлена диаграмма деятельности, пошагово отражающая выполнение взаимодействия с </w:t>
      </w:r>
      <w:r w:rsidR="00724564">
        <w:rPr>
          <w:lang w:val="en-US"/>
        </w:rPr>
        <w:t>API</w:t>
      </w:r>
      <w:r w:rsidR="00724564" w:rsidRPr="00724564">
        <w:t xml:space="preserve"> </w:t>
      </w:r>
      <w:r w:rsidR="00724564">
        <w:rPr>
          <w:lang w:val="en-US"/>
        </w:rPr>
        <w:t>Digital</w:t>
      </w:r>
      <w:r w:rsidR="00724564" w:rsidRPr="00724564">
        <w:t xml:space="preserve"> </w:t>
      </w:r>
      <w:r w:rsidR="00724564">
        <w:rPr>
          <w:lang w:val="en-US"/>
        </w:rPr>
        <w:t>Twins</w:t>
      </w:r>
      <w:r w:rsidR="00724564">
        <w:t xml:space="preserve"> для </w:t>
      </w:r>
      <w:r w:rsidR="00695244">
        <w:t xml:space="preserve">получения информации о текущем энергопотреблении.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CD34E8" w14:paraId="224333BE" w14:textId="77777777" w:rsidTr="00B10EA7">
        <w:tc>
          <w:tcPr>
            <w:tcW w:w="9060" w:type="dxa"/>
          </w:tcPr>
          <w:p w14:paraId="72E3A523" w14:textId="3D0A1989" w:rsidR="00CD34E8" w:rsidRDefault="000B2E8D" w:rsidP="00CD34E8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7827F00" wp14:editId="27710142">
                  <wp:extent cx="5759450" cy="3176905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7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10EA7">
        <w:tc>
          <w:tcPr>
            <w:tcW w:w="9060" w:type="dxa"/>
          </w:tcPr>
          <w:p w14:paraId="4D934333" w14:textId="36800692" w:rsidR="00CD34E8" w:rsidRDefault="006B07A6" w:rsidP="00125296">
            <w:pPr>
              <w:ind w:firstLine="0"/>
              <w:jc w:val="center"/>
            </w:pPr>
            <w:r>
              <w:rPr>
                <w:b/>
              </w:rPr>
              <w:t>Рис. 8</w:t>
            </w:r>
            <w:r w:rsidR="00CD34E8" w:rsidRPr="00CD34E8">
              <w:rPr>
                <w:b/>
              </w:rPr>
              <w:t>.</w:t>
            </w:r>
            <w:r w:rsidR="00CD34E8">
              <w:rPr>
                <w:b/>
              </w:rPr>
              <w:t xml:space="preserve"> </w:t>
            </w:r>
            <w:r w:rsidR="00CD34E8">
              <w:t>Диаграмма деятельности системы создания пространственного интеллектуального графа и отправки сообщений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49A043A2" w14:textId="06CBC1EF" w:rsidR="00711988" w:rsidRPr="00BF02A7" w:rsidRDefault="00711988" w:rsidP="00BF02A7">
      <w:pPr>
        <w:ind w:firstLine="720"/>
        <w:rPr>
          <w:b/>
          <w:bCs/>
        </w:rPr>
      </w:pPr>
      <w:r>
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</w:r>
      <w:r>
        <w:rPr>
          <w:lang w:val="en-US"/>
        </w:rPr>
        <w:t>Digital</w:t>
      </w:r>
      <w:r w:rsidRPr="00BB43F0">
        <w:t xml:space="preserve"> </w:t>
      </w:r>
      <w:r>
        <w:rPr>
          <w:lang w:val="en-US"/>
        </w:rPr>
        <w:t>Twins</w:t>
      </w:r>
      <w:r w:rsidRPr="00BB43F0">
        <w:t xml:space="preserve"> </w:t>
      </w:r>
      <w:r>
        <w:t xml:space="preserve">клиента </w:t>
      </w:r>
      <w:r>
        <w:rPr>
          <w:lang w:val="en-US"/>
        </w:rPr>
        <w:t>Postman</w:t>
      </w:r>
      <w:r w:rsidRPr="00BB43F0">
        <w:t xml:space="preserve"> </w:t>
      </w:r>
      <w:r>
        <w:rPr>
          <w:lang w:val="en-US"/>
        </w:rPr>
        <w:t>API</w:t>
      </w:r>
      <w:r>
        <w:t xml:space="preserve">. На этом шаге модуль регистрации и аутентификации обращается к таблице </w:t>
      </w:r>
      <w:r>
        <w:rPr>
          <w:lang w:val="en-US"/>
        </w:rPr>
        <w:t>Registration</w:t>
      </w:r>
      <w:r w:rsidRPr="00BF02A7">
        <w:t xml:space="preserve"> </w:t>
      </w:r>
      <w:r>
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</w:r>
      <w:r>
        <w:rPr>
          <w:lang w:val="en-US"/>
        </w:rPr>
        <w:t>REST</w:t>
      </w:r>
      <w:r w:rsidRPr="00BB43F0">
        <w:t xml:space="preserve">-запроса к </w:t>
      </w:r>
      <w:r>
        <w:rPr>
          <w:lang w:val="en-US"/>
        </w:rPr>
        <w:t>API</w:t>
      </w:r>
      <w:r w:rsidRPr="00BB43F0">
        <w:t xml:space="preserve"> </w:t>
      </w:r>
      <w:r>
        <w:rPr>
          <w:lang w:val="en-US"/>
        </w:rPr>
        <w:t>Azure</w:t>
      </w:r>
      <w:r w:rsidRPr="00BB43F0">
        <w:t xml:space="preserve"> </w:t>
      </w:r>
      <w:r>
        <w:rPr>
          <w:lang w:val="en-US"/>
        </w:rPr>
        <w:t>Digital</w:t>
      </w:r>
      <w:r w:rsidRPr="00BB43F0">
        <w:t xml:space="preserve"> </w:t>
      </w:r>
      <w:r>
        <w:rPr>
          <w:lang w:val="en-US"/>
        </w:rPr>
        <w:t>Twins</w:t>
      </w:r>
      <w:r>
        <w:t xml:space="preserve"> путем использования соответствующего элемента управления. Генератор </w:t>
      </w:r>
      <w:r>
        <w:rPr>
          <w:lang w:val="en-US"/>
        </w:rPr>
        <w:t>REST</w:t>
      </w:r>
      <w:r w:rsidRPr="00BF02A7">
        <w:t>-</w:t>
      </w:r>
      <w:r>
        <w:t xml:space="preserve">запросов обращается к таблице </w:t>
      </w:r>
      <w:r>
        <w:rPr>
          <w:lang w:val="en-US"/>
        </w:rPr>
        <w:t>Spaces</w:t>
      </w:r>
      <w:r w:rsidRPr="00BF02A7">
        <w:t xml:space="preserve"> </w:t>
      </w:r>
      <w:r>
        <w:t xml:space="preserve"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После этого </w:t>
      </w:r>
      <w:r>
        <w:rPr>
          <w:lang w:val="en-US"/>
        </w:rPr>
        <w:t>API</w:t>
      </w:r>
      <w:r w:rsidRPr="00BF02A7">
        <w:t xml:space="preserve"> </w:t>
      </w:r>
      <w:r>
        <w:rPr>
          <w:lang w:val="en-US"/>
        </w:rPr>
        <w:t>Digital</w:t>
      </w:r>
      <w:r w:rsidRPr="00BF02A7">
        <w:t xml:space="preserve"> </w:t>
      </w:r>
      <w:r>
        <w:rPr>
          <w:lang w:val="en-US"/>
        </w:rPr>
        <w:t>Twins</w:t>
      </w:r>
      <w:r w:rsidRPr="00BF02A7">
        <w:t xml:space="preserve"> </w:t>
      </w:r>
      <w:r>
        <w:t xml:space="preserve">возвращает клиентскому приложению </w:t>
      </w:r>
      <w:r w:rsidR="004151B3">
        <w:t xml:space="preserve">результат выполнения запроса в виде </w:t>
      </w:r>
      <w:r>
        <w:rPr>
          <w:lang w:val="en-US"/>
        </w:rPr>
        <w:t>JSON</w:t>
      </w:r>
      <w:r w:rsidRPr="00BF02A7">
        <w:t>-</w:t>
      </w:r>
      <w:r>
        <w:t>ответ</w:t>
      </w:r>
      <w:r w:rsidR="004151B3">
        <w:t>а</w:t>
      </w:r>
      <w:r w:rsidRPr="00BF02A7">
        <w:t>,</w:t>
      </w:r>
      <w:r w:rsidR="004151B3">
        <w:t xml:space="preserve"> из которого извлекается нужная информация путем десериализации и выводится пользователю. </w:t>
      </w:r>
      <w:r w:rsidRPr="00BF02A7">
        <w:t xml:space="preserve"> </w:t>
      </w:r>
    </w:p>
    <w:p w14:paraId="0E353623" w14:textId="72D816B5" w:rsidR="00711988" w:rsidRDefault="00711988" w:rsidP="00224397">
      <w:ins w:id="33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34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bookmarkStart w:id="35" w:name="_Toc10028551"/>
      <w:r>
        <w:lastRenderedPageBreak/>
        <w:t>РЕАЛИЗАЦИЯ СИСТЕМЫ</w:t>
      </w:r>
      <w:bookmarkEnd w:id="35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36" w:name="_Toc10028552"/>
      <w:r>
        <w:t>Средства реализации</w:t>
      </w:r>
      <w:bookmarkEnd w:id="36"/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proofErr w:type="spellStart"/>
      <w:r w:rsidR="00334283">
        <w:rPr>
          <w:lang w:val="en-US"/>
        </w:rPr>
        <w:t>RestSharp</w:t>
      </w:r>
      <w:proofErr w:type="spellEnd"/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 xml:space="preserve">Он содержит все необходимые инструменты для работы с запросами. В качестве </w:t>
      </w:r>
      <w:proofErr w:type="spellStart"/>
      <w:r>
        <w:t>фреймворка</w:t>
      </w:r>
      <w:proofErr w:type="spellEnd"/>
      <w:r>
        <w:t xml:space="preserve"> для </w:t>
      </w:r>
      <w:proofErr w:type="spellStart"/>
      <w:r>
        <w:t>сериализации</w:t>
      </w:r>
      <w:proofErr w:type="spellEnd"/>
      <w:r w:rsidRPr="002C496B">
        <w:t>/</w:t>
      </w:r>
      <w:proofErr w:type="spellStart"/>
      <w:r>
        <w:t>десериализации</w:t>
      </w:r>
      <w:proofErr w:type="spellEnd"/>
      <w:r>
        <w:t xml:space="preserve">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Json</w:t>
      </w:r>
      <w:proofErr w:type="spellEnd"/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proofErr w:type="spellStart"/>
      <w:r>
        <w:rPr>
          <w:lang w:val="en-US"/>
        </w:rPr>
        <w:t>Newtonsoft</w:t>
      </w:r>
      <w:proofErr w:type="spellEnd"/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37" w:name="_Toc10028553"/>
      <w:r>
        <w:t>Иерархия пространственного интеллектуального графа</w:t>
      </w:r>
      <w:bookmarkEnd w:id="37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224397" w14:paraId="71D24313" w14:textId="77777777" w:rsidTr="00BF02A7">
        <w:tc>
          <w:tcPr>
            <w:tcW w:w="9060" w:type="dxa"/>
          </w:tcPr>
          <w:p w14:paraId="656F1700" w14:textId="6E2068FE" w:rsidR="00224397" w:rsidRPr="00224397" w:rsidRDefault="006B07A6">
            <w:pPr>
              <w:ind w:firstLine="0"/>
            </w:pPr>
            <w:r>
              <w:rPr>
                <w:b/>
              </w:rPr>
              <w:t>Листинг 1</w:t>
            </w:r>
            <w:r w:rsidR="00224397" w:rsidRPr="00BF02A7">
              <w:rPr>
                <w:b/>
              </w:rPr>
              <w:t xml:space="preserve">.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EF73E3" w14:paraId="5C8E5BE8" w14:textId="77777777" w:rsidTr="00BF02A7"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- name: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Quickstart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IoTHub</w:t>
            </w:r>
            <w:proofErr w:type="spellEnd"/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subType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FocusRoom</w:t>
            </w:r>
            <w:proofErr w:type="spellEnd"/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dataTypeValue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matcherNames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roleassignments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98e44ad7-28d4-4007-853b-b9968ad132d1 # System Role: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SpaceAdministrator</w:t>
            </w:r>
            <w:proofErr w:type="spellEnd"/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objectName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objectIdType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UserDefinedFunctionId</w:t>
            </w:r>
            <w:proofErr w:type="spellEnd"/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7158B27E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>
        <w:t xml:space="preserve"> </w:t>
      </w:r>
      <w:r w:rsidRPr="00BF02A7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0CBDC2E9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</w:t>
      </w:r>
      <w:proofErr w:type="spellStart"/>
      <w:r>
        <w:t>Type</w:t>
      </w:r>
      <w:proofErr w:type="spellEnd"/>
      <w:r>
        <w:t xml:space="preserve">) </w:t>
      </w:r>
      <w:r w:rsidRPr="004A51EB">
        <w:t>и имя (</w:t>
      </w:r>
      <w:proofErr w:type="spellStart"/>
      <w:r w:rsidRPr="004A51EB">
        <w:t>Name</w:t>
      </w:r>
      <w:proofErr w:type="spellEnd"/>
      <w:r w:rsidRPr="004A51EB">
        <w:t>).</w:t>
      </w:r>
    </w:p>
    <w:p w14:paraId="011432BC" w14:textId="739E363C" w:rsidR="004A51EB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0696D3FF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>
        <w:t xml:space="preserve"> </w:t>
      </w:r>
      <w:r w:rsidRPr="00BF02A7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48DFABFF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t xml:space="preserve"> </w:t>
      </w:r>
      <w:r w:rsidRPr="00BF02A7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</w:t>
      </w:r>
      <w:proofErr w:type="spellStart"/>
      <w:r w:rsidR="00AF30DA">
        <w:t>сопоставители</w:t>
      </w:r>
      <w:proofErr w:type="spellEnd"/>
      <w:r w:rsidR="00AF30DA">
        <w:t xml:space="preserve"> – наборы конкретных условий, которые нужно отслеживать в данных устройств или датчиков. </w:t>
      </w:r>
      <w:proofErr w:type="spellStart"/>
      <w:r w:rsidR="00AF30DA" w:rsidRPr="00AF30DA">
        <w:t>Сопоставитель</w:t>
      </w:r>
      <w:proofErr w:type="spellEnd"/>
      <w:r w:rsidR="00AF30DA" w:rsidRPr="00AF30DA">
        <w:t xml:space="preserve"> будет отслеживать датчик типа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. Для подготовки </w:t>
      </w:r>
      <w:proofErr w:type="spellStart"/>
      <w:r w:rsidR="00AF30DA" w:rsidRPr="00AF30DA">
        <w:t>сопоставителя</w:t>
      </w:r>
      <w:proofErr w:type="spellEnd"/>
      <w:r w:rsidR="00AF30DA" w:rsidRPr="00AF30DA">
        <w:t xml:space="preserve">, который будет отслеживать один из этих датчиков, его значение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 должно соответствовать </w:t>
      </w:r>
      <w:proofErr w:type="spellStart"/>
      <w:r w:rsidR="00AF30DA" w:rsidRPr="00AF30DA">
        <w:t>dataType</w:t>
      </w:r>
      <w:proofErr w:type="spellEnd"/>
      <w:r w:rsidR="00AF30DA" w:rsidRPr="00AF30DA">
        <w:t xml:space="preserve"> этого датчика.</w:t>
      </w:r>
    </w:p>
    <w:p w14:paraId="0386338B" w14:textId="7821DFF1" w:rsidR="004A51EB" w:rsidRPr="00BF02A7" w:rsidRDefault="004A51EB" w:rsidP="00BF02A7">
      <w:pPr>
        <w:pStyle w:val="ab"/>
        <w:numPr>
          <w:ilvl w:val="2"/>
          <w:numId w:val="36"/>
        </w:numPr>
        <w:spacing w:line="360" w:lineRule="auto"/>
        <w:jc w:val="both"/>
      </w:pPr>
      <w:r w:rsidRPr="00BF02A7">
        <w:lastRenderedPageBreak/>
        <w:t xml:space="preserve"> </w:t>
      </w:r>
      <w:proofErr w:type="spellStart"/>
      <w:r w:rsidRPr="00BF02A7">
        <w:rPr>
          <w:i/>
          <w:lang w:val="en-US"/>
        </w:rPr>
        <w:t>UserDefinedFunctions</w:t>
      </w:r>
      <w:proofErr w:type="spellEnd"/>
      <w:r w:rsidR="00AF30DA">
        <w:t xml:space="preserve"> – это узел, описывающий функции первичной обработки телеметрии. </w:t>
      </w:r>
      <w:r w:rsidR="00AF30DA" w:rsidRPr="00AF30DA">
        <w:t xml:space="preserve">Они выполняют пользовательскую логику для данных, поступающих из пространств и устройств, когда выполняются условия, указанные </w:t>
      </w:r>
      <w:proofErr w:type="spellStart"/>
      <w:r w:rsidR="00AF30DA" w:rsidRPr="00AF30DA">
        <w:t>сопоставителями</w:t>
      </w:r>
      <w:proofErr w:type="spellEnd"/>
      <w:r w:rsidR="00AF30DA" w:rsidRPr="00AF30DA">
        <w:t>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8" w:name="_Toc10028554"/>
      <w:r>
        <w:t>База данных</w:t>
      </w:r>
      <w:bookmarkEnd w:id="38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FA1304" w:rsidRPr="00FA1304" w14:paraId="1268BC80" w14:textId="77777777" w:rsidTr="0074623E">
        <w:tc>
          <w:tcPr>
            <w:tcW w:w="9060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FA1304">
              <w:rPr>
                <w:b/>
              </w:rPr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74623E">
        <w:tc>
          <w:tcPr>
            <w:tcW w:w="9060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id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bigint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stdorToU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DateTime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KWH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hh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ALTER TABLE [registration] WITH CHECK ADD CONSTRAINT [registration_fk0] FOREIGN KEY ([login])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9" w:name="_Toc10028555"/>
      <w:r>
        <w:t>Реализация отправки телеметрии</w:t>
      </w:r>
      <w:r w:rsidR="008D7204">
        <w:t xml:space="preserve"> и ее обработки</w:t>
      </w:r>
      <w:bookmarkEnd w:id="39"/>
    </w:p>
    <w:p w14:paraId="7B398369" w14:textId="31DDB4F7" w:rsidR="00601C79" w:rsidRPr="00601C79" w:rsidRDefault="00601C79" w:rsidP="00EE2D39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601C79" w14:paraId="414FA028" w14:textId="77777777" w:rsidTr="0074623E">
        <w:tc>
          <w:tcPr>
            <w:tcW w:w="9060" w:type="dxa"/>
          </w:tcPr>
          <w:p w14:paraId="29732498" w14:textId="7974C871" w:rsidR="00601C79" w:rsidRDefault="006B07A6" w:rsidP="00601C79">
            <w:pPr>
              <w:ind w:firstLine="0"/>
            </w:pPr>
            <w:r>
              <w:rPr>
                <w:b/>
              </w:rPr>
              <w:t>Листинг 3</w:t>
            </w:r>
            <w:r w:rsidR="00601C79" w:rsidRPr="00601C79">
              <w:rPr>
                <w:b/>
              </w:rPr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74623E">
        <w:tc>
          <w:tcPr>
            <w:tcW w:w="9060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process(telemetry,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executionContext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sensor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getSensorMetadata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JSON.parse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telemetry.SensorId,sensor.DataType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parseReading.SensorValue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otherSensors.find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ElectricitySensor.Value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&lt;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parentSpace.Notify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error.message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parseFloat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26BFED35" w14:textId="455C4C32" w:rsidR="00601C79" w:rsidRPr="00601C79" w:rsidRDefault="0074623E" w:rsidP="0074623E">
            <w:pPr>
              <w:ind w:firstLine="0"/>
              <w:rPr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</w:tc>
      </w:tr>
    </w:tbl>
    <w:p w14:paraId="0C1F5125" w14:textId="54B48F92" w:rsidR="00125296" w:rsidRDefault="00AF30DA" w:rsidP="00BF02A7">
      <w:pPr>
        <w:pStyle w:val="2"/>
      </w:pPr>
      <w:bookmarkStart w:id="40" w:name="_Toc10028556"/>
      <w:r>
        <w:lastRenderedPageBreak/>
        <w:t>Реализация графического интерфейса пользователя</w:t>
      </w:r>
      <w:bookmarkEnd w:id="40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73F74234" w:rsidR="00AF30DA" w:rsidRDefault="008A7193" w:rsidP="00BF02A7">
      <w:r>
        <w:t>Интерфейс клиентского приложения с</w:t>
      </w:r>
      <w:r w:rsidR="006B07A6">
        <w:t>истемы представлен на рисунках 9–10</w:t>
      </w:r>
      <w:r w:rsidR="00AF30DA">
        <w:t>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A7193" w14:paraId="6CA3E2D3" w14:textId="77777777" w:rsidTr="00BF02A7">
        <w:tc>
          <w:tcPr>
            <w:tcW w:w="9060" w:type="dxa"/>
          </w:tcPr>
          <w:p w14:paraId="1467C958" w14:textId="6E4CD789" w:rsidR="008A7193" w:rsidRDefault="00004DA7" w:rsidP="00AF30DA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4F58C92" wp14:editId="4B6545D6">
                  <wp:extent cx="5759450" cy="339598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39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BF02A7">
        <w:tc>
          <w:tcPr>
            <w:tcW w:w="9060" w:type="dxa"/>
          </w:tcPr>
          <w:p w14:paraId="664198C9" w14:textId="5DE503BE" w:rsidR="008A7193" w:rsidRPr="008A7193" w:rsidRDefault="006B07A6" w:rsidP="00BF02A7">
            <w:pPr>
              <w:ind w:firstLine="0"/>
              <w:jc w:val="center"/>
            </w:pPr>
            <w:r>
              <w:rPr>
                <w:b/>
              </w:rPr>
              <w:t>Рис. 9</w:t>
            </w:r>
            <w:r w:rsidR="008A7193">
              <w:rPr>
                <w:b/>
              </w:rPr>
              <w:t xml:space="preserve">. </w:t>
            </w:r>
            <w:r w:rsidR="008A7193">
              <w:t>Окно регистрации</w:t>
            </w:r>
          </w:p>
        </w:tc>
      </w:tr>
    </w:tbl>
    <w:p w14:paraId="291F22DE" w14:textId="77777777" w:rsidR="008A7193" w:rsidRPr="00BF02A7" w:rsidRDefault="008A7193" w:rsidP="00BF02A7"/>
    <w:p w14:paraId="26E5ABDF" w14:textId="77777777" w:rsidR="008A7193" w:rsidRPr="00BF02A7" w:rsidRDefault="00125296">
      <w:pPr>
        <w:rPr>
          <w:lang w:val="en-US"/>
        </w:rPr>
      </w:pPr>
      <w:r>
        <w:rPr>
          <w:b/>
          <w:bCs/>
        </w:rPr>
        <w:br w:type="page"/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A7193" w14:paraId="43DEA779" w14:textId="77777777" w:rsidTr="00BF02A7">
        <w:tc>
          <w:tcPr>
            <w:tcW w:w="9060" w:type="dxa"/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AD462" wp14:editId="0D8DEE1D">
                  <wp:extent cx="5759450" cy="434848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BF02A7">
        <w:tc>
          <w:tcPr>
            <w:tcW w:w="9060" w:type="dxa"/>
          </w:tcPr>
          <w:p w14:paraId="4FCBB509" w14:textId="24A811DB" w:rsidR="008A7193" w:rsidRPr="008A7193" w:rsidRDefault="006B07A6" w:rsidP="00BF02A7">
            <w:pPr>
              <w:ind w:firstLine="0"/>
              <w:jc w:val="center"/>
            </w:pPr>
            <w:r>
              <w:rPr>
                <w:b/>
              </w:rPr>
              <w:t>Рис. 10</w:t>
            </w:r>
            <w:r w:rsidR="008A7193">
              <w:rPr>
                <w:b/>
              </w:rPr>
              <w:t xml:space="preserve">. </w:t>
            </w:r>
            <w:r w:rsidR="008A7193"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bookmarkStart w:id="41" w:name="_Toc10028557"/>
      <w:r>
        <w:lastRenderedPageBreak/>
        <w:t>ТЕСТИРОВАНИЕ</w:t>
      </w:r>
      <w:bookmarkEnd w:id="41"/>
    </w:p>
    <w:p w14:paraId="7983BDC8" w14:textId="6212E3AB" w:rsidR="00C0690A" w:rsidRDefault="00C0690A" w:rsidP="00C0690A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27FF0817" w14:textId="7A023126" w:rsidR="00C0690A" w:rsidRDefault="00C0690A" w:rsidP="00C0690A">
      <w:pPr>
        <w:pStyle w:val="2"/>
      </w:pPr>
      <w:bookmarkStart w:id="42" w:name="_Toc10028558"/>
      <w:r>
        <w:t>Тестирование работоспособности системы</w:t>
      </w:r>
      <w:bookmarkEnd w:id="42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43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43"/>
      <w:r w:rsidR="00BF02A7">
        <w:rPr>
          <w:rStyle w:val="afc"/>
        </w:rPr>
        <w:commentReference w:id="43"/>
      </w:r>
    </w:p>
    <w:p w14:paraId="6D0A981D" w14:textId="6CA8277B" w:rsidR="009514D3" w:rsidRDefault="00ED05EF" w:rsidP="00ED05EF">
      <w:pPr>
        <w:pStyle w:val="2"/>
      </w:pPr>
      <w:bookmarkStart w:id="44" w:name="_Toc10028559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44"/>
    </w:p>
    <w:p w14:paraId="19388F6E" w14:textId="6111885B" w:rsidR="00ED05EF" w:rsidRDefault="00ED05EF" w:rsidP="00ED05EF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>Результат сравнения п</w:t>
      </w:r>
      <w:r w:rsidR="006B07A6">
        <w:t>риведен в таблице 2</w:t>
      </w:r>
      <w:r w:rsidR="004C5C26">
        <w:t xml:space="preserve">.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536"/>
      </w:tblGrid>
      <w:tr w:rsidR="004C5C26" w:rsidRPr="004C5C26" w14:paraId="639C8EB0" w14:textId="77777777" w:rsidTr="004C5C26">
        <w:tc>
          <w:tcPr>
            <w:tcW w:w="9060" w:type="dxa"/>
            <w:gridSpan w:val="5"/>
          </w:tcPr>
          <w:p w14:paraId="07AF1A9C" w14:textId="4A3379C8" w:rsidR="004C5C26" w:rsidRPr="004C5C26" w:rsidRDefault="006B07A6" w:rsidP="004C5C26">
            <w:pPr>
              <w:ind w:firstLine="0"/>
            </w:pPr>
            <w:r>
              <w:rPr>
                <w:b/>
              </w:rPr>
              <w:t>Табл. 2</w:t>
            </w:r>
            <w:r w:rsidR="004C5C26" w:rsidRPr="004C5C26">
              <w:rPr>
                <w:b/>
              </w:rPr>
              <w:t xml:space="preserve">.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D932D7">
        <w:tc>
          <w:tcPr>
            <w:tcW w:w="2517" w:type="dxa"/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536" w:type="dxa"/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D932D7" w:rsidRPr="004C5C26" w14:paraId="6556D456" w14:textId="77777777" w:rsidTr="00D932D7">
        <w:tc>
          <w:tcPr>
            <w:tcW w:w="2517" w:type="dxa"/>
          </w:tcPr>
          <w:p w14:paraId="31DA8877" w14:textId="19E2E094" w:rsidR="00D932D7" w:rsidRPr="00D932D7" w:rsidRDefault="00D932D7" w:rsidP="00D932D7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D932D7" w:rsidRPr="00D932D7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D932D7" w:rsidRDefault="00D932D7" w:rsidP="00ED05EF">
            <w:pPr>
              <w:ind w:firstLine="0"/>
            </w:pPr>
            <w:r>
              <w:t>0.452</w:t>
            </w:r>
          </w:p>
        </w:tc>
        <w:tc>
          <w:tcPr>
            <w:tcW w:w="1536" w:type="dxa"/>
          </w:tcPr>
          <w:p w14:paraId="686AD413" w14:textId="2ABC9FBA" w:rsidR="00D932D7" w:rsidRDefault="00D932D7" w:rsidP="00ED05EF">
            <w:pPr>
              <w:ind w:firstLine="0"/>
            </w:pPr>
            <w:r>
              <w:t>Да</w:t>
            </w:r>
          </w:p>
        </w:tc>
      </w:tr>
      <w:tr w:rsidR="00D932D7" w:rsidRPr="004C5C26" w14:paraId="09347DC0" w14:textId="77777777" w:rsidTr="00D932D7">
        <w:tc>
          <w:tcPr>
            <w:tcW w:w="2517" w:type="dxa"/>
          </w:tcPr>
          <w:p w14:paraId="477FBDD0" w14:textId="324F58BA" w:rsidR="00D932D7" w:rsidRPr="00D932D7" w:rsidRDefault="00D932D7" w:rsidP="00ED05EF">
            <w:pPr>
              <w:ind w:firstLine="0"/>
            </w:pPr>
            <w:r>
              <w:lastRenderedPageBreak/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D932D7" w:rsidRPr="00843B6B" w:rsidRDefault="00843B6B" w:rsidP="00ED05E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D932D7" w:rsidRDefault="00843B6B" w:rsidP="00ED05EF">
            <w:pPr>
              <w:ind w:firstLine="0"/>
            </w:pPr>
            <w:r>
              <w:t>0.335</w:t>
            </w:r>
          </w:p>
        </w:tc>
        <w:tc>
          <w:tcPr>
            <w:tcW w:w="1536" w:type="dxa"/>
          </w:tcPr>
          <w:p w14:paraId="00384179" w14:textId="2DDBD083" w:rsidR="00D932D7" w:rsidRDefault="00843B6B" w:rsidP="00ED05EF">
            <w:pPr>
              <w:ind w:firstLine="0"/>
            </w:pPr>
            <w:r>
              <w:t>Да</w:t>
            </w:r>
          </w:p>
        </w:tc>
      </w:tr>
    </w:tbl>
    <w:p w14:paraId="2BE71578" w14:textId="4C0FEBD1" w:rsidR="004C5C26" w:rsidRDefault="004C5C26" w:rsidP="004C5C26">
      <w:pPr>
        <w:pStyle w:val="2"/>
      </w:pPr>
      <w:bookmarkStart w:id="45" w:name="_Toc10028560"/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45"/>
    </w:p>
    <w:p w14:paraId="607BD165" w14:textId="71A36A03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367FC0">
        <w:fldChar w:fldCharType="begin"/>
      </w:r>
      <w:r w:rsidR="00367FC0">
        <w:instrText xml:space="preserve"> REF _Ref9332564 \r \h </w:instrText>
      </w:r>
      <w:r w:rsidR="00367FC0">
        <w:fldChar w:fldCharType="separate"/>
      </w:r>
      <w:r w:rsidR="00367FC0">
        <w:t>36</w:t>
      </w:r>
      <w:r w:rsidR="00367FC0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46"/>
      <w:r w:rsidR="002B1DCC">
        <w:t xml:space="preserve"> 4. </w:t>
      </w:r>
      <w:commentRangeEnd w:id="46"/>
      <w:r w:rsidR="00125296">
        <w:rPr>
          <w:rStyle w:val="afc"/>
        </w:rPr>
        <w:commentReference w:id="46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47" w:author="Rostislav Bobin" w:date="2019-04-05T12:44:00Z">
          <w:pPr>
            <w:pStyle w:val="1"/>
            <w:widowControl w:val="0"/>
          </w:pPr>
        </w:pPrChange>
      </w:pPr>
      <w:bookmarkStart w:id="48" w:name="_Toc10028561"/>
      <w:r>
        <w:lastRenderedPageBreak/>
        <w:t>ЗАКЛЮЧЕНИЕ</w:t>
      </w:r>
      <w:bookmarkEnd w:id="48"/>
    </w:p>
    <w:p w14:paraId="56CA108C" w14:textId="41006555" w:rsidR="002B1DCC" w:rsidRDefault="002B1DCC" w:rsidP="002B1DCC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77777777" w:rsidR="00A033D9" w:rsidRP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 xml:space="preserve">разработан прототип цифрового двойника на основе облачных вычислительных ресурсов вычислительной платформы </w:t>
      </w:r>
      <w:r>
        <w:rPr>
          <w:lang w:val="en-US"/>
        </w:rPr>
        <w:t>Microsoft</w:t>
      </w:r>
      <w:r w:rsidRPr="00A033D9">
        <w:t xml:space="preserve"> </w:t>
      </w:r>
      <w:r>
        <w:rPr>
          <w:lang w:val="en-US"/>
        </w:rPr>
        <w:t>Azure</w:t>
      </w:r>
      <w:r w:rsidRPr="00A033D9">
        <w:t>;</w:t>
      </w:r>
    </w:p>
    <w:p w14:paraId="267B9069" w14:textId="43B2952A" w:rsidR="00A033D9" w:rsidRDefault="00A033D9" w:rsidP="00A033D9">
      <w:pPr>
        <w:pStyle w:val="ab"/>
        <w:numPr>
          <w:ilvl w:val="0"/>
          <w:numId w:val="35"/>
        </w:numPr>
        <w:spacing w:line="360" w:lineRule="auto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572A20E" w14:textId="54EAFF11" w:rsidR="00785A9B" w:rsidRPr="00A033D9" w:rsidRDefault="00BF3B59">
      <w:pPr>
        <w:pStyle w:val="1"/>
        <w:numPr>
          <w:ilvl w:val="0"/>
          <w:numId w:val="0"/>
        </w:numPr>
        <w:pPrChange w:id="49" w:author="Rostislav Bobin" w:date="2019-04-05T12:45:00Z">
          <w:pPr>
            <w:pStyle w:val="1"/>
            <w:widowControl w:val="0"/>
          </w:pPr>
        </w:pPrChange>
      </w:pPr>
      <w:bookmarkStart w:id="50" w:name="_Toc10028562"/>
      <w:r>
        <w:lastRenderedPageBreak/>
        <w:t>ЛИТЕРАТУРА</w:t>
      </w:r>
      <w:bookmarkEnd w:id="50"/>
    </w:p>
    <w:p w14:paraId="79BFDD08" w14:textId="21E1CCE6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51" w:name="_Ref3555118"/>
      <w:r w:rsidRPr="00553241">
        <w:rPr>
          <w:color w:val="000000"/>
          <w:szCs w:val="28"/>
          <w:lang w:val="en-US"/>
        </w:rPr>
        <w:t>Internet</w:t>
      </w:r>
      <w:r w:rsidRPr="009514D3">
        <w:rPr>
          <w:color w:val="000000"/>
          <w:szCs w:val="28"/>
          <w:lang w:val="en-US"/>
        </w:rPr>
        <w:t xml:space="preserve"> </w:t>
      </w:r>
      <w:r w:rsidR="00F5209E">
        <w:rPr>
          <w:color w:val="000000"/>
          <w:szCs w:val="28"/>
          <w:lang w:val="en-US"/>
        </w:rPr>
        <w:t>o</w:t>
      </w:r>
      <w:r w:rsidRPr="00553241">
        <w:rPr>
          <w:color w:val="000000"/>
          <w:szCs w:val="28"/>
          <w:lang w:val="en-US"/>
        </w:rPr>
        <w:t>f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Things</w:t>
      </w:r>
      <w:r w:rsidRPr="009514D3">
        <w:rPr>
          <w:color w:val="000000"/>
          <w:szCs w:val="28"/>
          <w:lang w:val="en-US"/>
        </w:rPr>
        <w:t xml:space="preserve">. </w:t>
      </w:r>
      <w:r w:rsidRPr="00553241">
        <w:rPr>
          <w:color w:val="000000"/>
          <w:szCs w:val="28"/>
          <w:lang w:val="en-US"/>
        </w:rPr>
        <w:t>Gartner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IT</w:t>
      </w:r>
      <w:r w:rsidRPr="009514D3">
        <w:rPr>
          <w:color w:val="000000"/>
          <w:szCs w:val="28"/>
          <w:lang w:val="en-US"/>
        </w:rPr>
        <w:t xml:space="preserve"> </w:t>
      </w:r>
      <w:r w:rsidRPr="00553241">
        <w:rPr>
          <w:color w:val="000000"/>
          <w:szCs w:val="28"/>
          <w:lang w:val="en-US"/>
        </w:rPr>
        <w:t>glossary</w:t>
      </w:r>
      <w:r w:rsidRPr="009514D3">
        <w:rPr>
          <w:color w:val="000000"/>
          <w:szCs w:val="28"/>
          <w:lang w:val="en-US"/>
        </w:rPr>
        <w:t xml:space="preserve">. </w:t>
      </w:r>
      <w:r w:rsidRPr="00334283">
        <w:rPr>
          <w:color w:val="000000"/>
          <w:szCs w:val="28"/>
          <w:lang w:val="en-US"/>
        </w:rPr>
        <w:t>Gartner</w:t>
      </w:r>
      <w:r w:rsidRPr="002D3E29">
        <w:rPr>
          <w:color w:val="000000"/>
          <w:szCs w:val="28"/>
        </w:rPr>
        <w:t xml:space="preserve"> (5 </w:t>
      </w:r>
      <w:r w:rsidRPr="00334283">
        <w:rPr>
          <w:color w:val="000000"/>
          <w:szCs w:val="28"/>
          <w:lang w:val="en-US"/>
        </w:rPr>
        <w:t>May</w:t>
      </w:r>
      <w:r w:rsidRPr="002D3E29">
        <w:rPr>
          <w:color w:val="000000"/>
          <w:szCs w:val="28"/>
        </w:rPr>
        <w:t xml:space="preserve"> 2012). [</w:t>
      </w:r>
      <w:r>
        <w:rPr>
          <w:color w:val="000000"/>
          <w:szCs w:val="28"/>
        </w:rPr>
        <w:t>Электронный</w:t>
      </w:r>
      <w:r w:rsidRPr="002D3E2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ресурс</w:t>
      </w:r>
      <w:r w:rsidRPr="00C0690A">
        <w:rPr>
          <w:color w:val="000000"/>
          <w:szCs w:val="28"/>
        </w:rPr>
        <w:t xml:space="preserve">] </w:t>
      </w:r>
      <w:r w:rsidRPr="00334283">
        <w:rPr>
          <w:color w:val="000000"/>
          <w:szCs w:val="28"/>
          <w:lang w:val="en-US"/>
        </w:rPr>
        <w:t>URL</w:t>
      </w:r>
      <w:r w:rsidRPr="00C0690A">
        <w:rPr>
          <w:color w:val="000000"/>
          <w:szCs w:val="28"/>
        </w:rPr>
        <w:t xml:space="preserve">: </w:t>
      </w:r>
      <w:r w:rsidRPr="00334283">
        <w:rPr>
          <w:color w:val="000000"/>
          <w:szCs w:val="28"/>
          <w:lang w:val="en-US"/>
        </w:rPr>
        <w:t>https</w:t>
      </w:r>
      <w:r w:rsidRPr="002D3E29">
        <w:rPr>
          <w:color w:val="000000"/>
          <w:szCs w:val="28"/>
        </w:rPr>
        <w:t>://</w:t>
      </w:r>
      <w:r w:rsidRPr="00334283">
        <w:rPr>
          <w:color w:val="000000"/>
          <w:szCs w:val="28"/>
          <w:lang w:val="en-US"/>
        </w:rPr>
        <w:t>www</w:t>
      </w:r>
      <w:r w:rsidRPr="002D3E29">
        <w:rPr>
          <w:color w:val="000000"/>
          <w:szCs w:val="28"/>
        </w:rPr>
        <w:t>.</w:t>
      </w:r>
      <w:proofErr w:type="spellStart"/>
      <w:r w:rsidRPr="00334283">
        <w:rPr>
          <w:color w:val="000000"/>
          <w:szCs w:val="28"/>
          <w:lang w:val="en-US"/>
        </w:rPr>
        <w:t>gartner</w:t>
      </w:r>
      <w:proofErr w:type="spellEnd"/>
      <w:r w:rsidRPr="002D3E29">
        <w:rPr>
          <w:color w:val="000000"/>
          <w:szCs w:val="28"/>
        </w:rPr>
        <w:t>.</w:t>
      </w:r>
      <w:r w:rsidRPr="00334283">
        <w:rPr>
          <w:color w:val="000000"/>
          <w:szCs w:val="28"/>
          <w:lang w:val="en-US"/>
        </w:rPr>
        <w:t>com</w:t>
      </w:r>
      <w:r w:rsidRPr="002D3E29">
        <w:rPr>
          <w:color w:val="000000"/>
          <w:szCs w:val="28"/>
        </w:rPr>
        <w:t>/</w:t>
      </w:r>
      <w:r w:rsidRPr="00334283">
        <w:rPr>
          <w:color w:val="000000"/>
          <w:szCs w:val="28"/>
          <w:lang w:val="en-US"/>
        </w:rPr>
        <w:t>it</w:t>
      </w:r>
      <w:r w:rsidRPr="002D3E29">
        <w:rPr>
          <w:color w:val="000000"/>
          <w:szCs w:val="28"/>
        </w:rPr>
        <w:t>-</w:t>
      </w:r>
      <w:proofErr w:type="spellStart"/>
      <w:r w:rsidRPr="00334283">
        <w:rPr>
          <w:color w:val="000000"/>
          <w:szCs w:val="28"/>
          <w:lang w:val="en-US"/>
        </w:rPr>
        <w:t>glos</w:t>
      </w:r>
      <w:r>
        <w:rPr>
          <w:color w:val="000000"/>
          <w:szCs w:val="28"/>
        </w:rPr>
        <w:t>sary</w:t>
      </w:r>
      <w:proofErr w:type="spellEnd"/>
      <w:r>
        <w:rPr>
          <w:color w:val="000000"/>
          <w:szCs w:val="28"/>
        </w:rPr>
        <w:t>/</w:t>
      </w:r>
      <w:proofErr w:type="spellStart"/>
      <w:r>
        <w:rPr>
          <w:color w:val="000000"/>
          <w:szCs w:val="28"/>
        </w:rPr>
        <w:t>internet-of-things</w:t>
      </w:r>
      <w:proofErr w:type="spellEnd"/>
      <w:r>
        <w:rPr>
          <w:color w:val="000000"/>
          <w:szCs w:val="28"/>
        </w:rPr>
        <w:t>/ (дата обращения: 04.02.2019).</w:t>
      </w:r>
      <w:bookmarkEnd w:id="51"/>
    </w:p>
    <w:p w14:paraId="508F75F7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52" w:name="_Ref3555133"/>
      <w:r w:rsidRPr="00553241">
        <w:rPr>
          <w:color w:val="000000"/>
          <w:szCs w:val="28"/>
          <w:lang w:val="en-US"/>
        </w:rPr>
        <w:t xml:space="preserve">IDC Forecasts Worldwide Spending on the Internet of Things in 2019. </w:t>
      </w:r>
      <w:r>
        <w:rPr>
          <w:color w:val="000000"/>
          <w:szCs w:val="28"/>
        </w:rPr>
        <w:t xml:space="preserve">[Электронный ресурс] URL: </w:t>
      </w:r>
      <w:hyperlink r:id="rId21">
        <w:r>
          <w:rPr>
            <w:color w:val="0563C1"/>
            <w:szCs w:val="28"/>
            <w:u w:val="single"/>
          </w:rPr>
          <w:t>https://www.idc.com/getdoc.jsp?containerId=prUS44596319/</w:t>
        </w:r>
      </w:hyperlink>
      <w:r>
        <w:rPr>
          <w:color w:val="000000"/>
          <w:szCs w:val="28"/>
        </w:rPr>
        <w:t xml:space="preserve"> (дата обращения: 04.02.2019).</w:t>
      </w:r>
      <w:bookmarkEnd w:id="52"/>
    </w:p>
    <w:p w14:paraId="2AAD5A86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/>
          <w:szCs w:val="28"/>
        </w:rPr>
      </w:pPr>
      <w:bookmarkStart w:id="53" w:name="_Ref3555145"/>
      <w:proofErr w:type="spellStart"/>
      <w:r w:rsidRPr="00553241">
        <w:rPr>
          <w:color w:val="000000"/>
          <w:szCs w:val="28"/>
          <w:lang w:val="en-US"/>
        </w:rPr>
        <w:t>Boyes</w:t>
      </w:r>
      <w:proofErr w:type="spellEnd"/>
      <w:r w:rsidRPr="00553241">
        <w:rPr>
          <w:color w:val="000000"/>
          <w:szCs w:val="28"/>
          <w:lang w:val="en-US"/>
        </w:rPr>
        <w:t xml:space="preserve">, Hugh; </w:t>
      </w:r>
      <w:proofErr w:type="spellStart"/>
      <w:r w:rsidRPr="00553241">
        <w:rPr>
          <w:color w:val="000000"/>
          <w:szCs w:val="28"/>
          <w:lang w:val="en-US"/>
        </w:rPr>
        <w:t>Hallaq</w:t>
      </w:r>
      <w:proofErr w:type="spellEnd"/>
      <w:r w:rsidRPr="00553241">
        <w:rPr>
          <w:color w:val="000000"/>
          <w:szCs w:val="28"/>
          <w:lang w:val="en-US"/>
        </w:rPr>
        <w:t xml:space="preserve">, </w:t>
      </w:r>
      <w:proofErr w:type="spellStart"/>
      <w:r w:rsidRPr="00553241">
        <w:rPr>
          <w:color w:val="000000"/>
          <w:szCs w:val="28"/>
          <w:lang w:val="en-US"/>
        </w:rPr>
        <w:t>Bil</w:t>
      </w:r>
      <w:proofErr w:type="spellEnd"/>
      <w:r w:rsidRPr="00553241">
        <w:rPr>
          <w:color w:val="000000"/>
          <w:szCs w:val="28"/>
          <w:lang w:val="en-US"/>
        </w:rPr>
        <w:t xml:space="preserve">; Cunningham, Joe; Watson, Tim. The industrial internet of things (IIoT): An analysis framework. </w:t>
      </w:r>
      <w:proofErr w:type="spellStart"/>
      <w:r>
        <w:rPr>
          <w:color w:val="000000"/>
          <w:szCs w:val="28"/>
        </w:rPr>
        <w:t>Computers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in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Industry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October</w:t>
      </w:r>
      <w:proofErr w:type="spellEnd"/>
      <w:r>
        <w:rPr>
          <w:color w:val="000000"/>
          <w:szCs w:val="28"/>
        </w:rPr>
        <w:t xml:space="preserve">, 2018. </w:t>
      </w:r>
      <w:proofErr w:type="spellStart"/>
      <w:r>
        <w:rPr>
          <w:color w:val="000000"/>
          <w:szCs w:val="28"/>
        </w:rPr>
        <w:t>Vol</w:t>
      </w:r>
      <w:proofErr w:type="spellEnd"/>
      <w:r>
        <w:rPr>
          <w:color w:val="000000"/>
          <w:szCs w:val="28"/>
        </w:rPr>
        <w:t>. 101. – P. 1–12.</w:t>
      </w:r>
      <w:bookmarkEnd w:id="53"/>
    </w:p>
    <w:p w14:paraId="57769FB2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bookmarkStart w:id="54" w:name="_Ref3555163"/>
      <w:r w:rsidRPr="00553241">
        <w:rPr>
          <w:color w:val="000000"/>
          <w:szCs w:val="28"/>
          <w:lang w:val="en-US"/>
        </w:rPr>
        <w:t xml:space="preserve">K. </w:t>
      </w:r>
      <w:proofErr w:type="spellStart"/>
      <w:r w:rsidRPr="00553241">
        <w:rPr>
          <w:color w:val="000000"/>
          <w:szCs w:val="28"/>
          <w:lang w:val="en-US"/>
        </w:rPr>
        <w:t>Borodulin</w:t>
      </w:r>
      <w:proofErr w:type="spellEnd"/>
      <w:r w:rsidRPr="00553241">
        <w:rPr>
          <w:color w:val="000000"/>
          <w:szCs w:val="28"/>
          <w:lang w:val="en-US"/>
        </w:rPr>
        <w:t xml:space="preserve">, G. Radchenko, A. </w:t>
      </w:r>
      <w:proofErr w:type="spellStart"/>
      <w:r w:rsidRPr="00553241">
        <w:rPr>
          <w:color w:val="000000"/>
          <w:szCs w:val="28"/>
          <w:lang w:val="en-US"/>
        </w:rPr>
        <w:t>Shestakov</w:t>
      </w:r>
      <w:proofErr w:type="spellEnd"/>
      <w:r w:rsidRPr="00553241">
        <w:rPr>
          <w:color w:val="000000"/>
          <w:szCs w:val="28"/>
          <w:lang w:val="en-US"/>
        </w:rPr>
        <w:t xml:space="preserve">, L. Sokolinsky, A. </w:t>
      </w:r>
      <w:proofErr w:type="spellStart"/>
      <w:r w:rsidRPr="00553241">
        <w:rPr>
          <w:color w:val="000000"/>
          <w:szCs w:val="28"/>
          <w:lang w:val="en-US"/>
        </w:rPr>
        <w:t>Tchernykh</w:t>
      </w:r>
      <w:proofErr w:type="spellEnd"/>
      <w:r w:rsidRPr="00553241">
        <w:rPr>
          <w:color w:val="000000"/>
          <w:szCs w:val="28"/>
          <w:lang w:val="en-US"/>
        </w:rPr>
        <w:t xml:space="preserve">,  R. Prodan, "Towards Digital Twins Cloud Platform: Microservices and Computational Workflows to Rule a Smart Factory", Proc. the10th Int. </w:t>
      </w:r>
      <w:proofErr w:type="spellStart"/>
      <w:r>
        <w:rPr>
          <w:color w:val="000000"/>
          <w:szCs w:val="28"/>
        </w:rPr>
        <w:t>Conf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Util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Cloud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Comput</w:t>
      </w:r>
      <w:proofErr w:type="spellEnd"/>
      <w:r>
        <w:rPr>
          <w:color w:val="000000"/>
          <w:szCs w:val="28"/>
        </w:rPr>
        <w:t xml:space="preserve">. - UCC '17,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 xml:space="preserve">. 209–210, </w:t>
      </w:r>
      <w:proofErr w:type="spellStart"/>
      <w:r>
        <w:rPr>
          <w:color w:val="000000"/>
          <w:szCs w:val="28"/>
        </w:rPr>
        <w:t>December</w:t>
      </w:r>
      <w:proofErr w:type="spellEnd"/>
      <w:r>
        <w:rPr>
          <w:color w:val="000000"/>
          <w:szCs w:val="28"/>
        </w:rPr>
        <w:t xml:space="preserve"> 2017.</w:t>
      </w:r>
      <w:bookmarkEnd w:id="54"/>
    </w:p>
    <w:p w14:paraId="7CD94168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bookmarkStart w:id="55" w:name="_Ref3555186"/>
      <w:r>
        <w:rPr>
          <w:color w:val="000000"/>
          <w:szCs w:val="28"/>
        </w:rPr>
        <w:t xml:space="preserve">Интернет вещей: Будущее уже здесь. С. </w:t>
      </w:r>
      <w:proofErr w:type="spellStart"/>
      <w:r>
        <w:rPr>
          <w:color w:val="000000"/>
          <w:szCs w:val="28"/>
        </w:rPr>
        <w:t>Грингард</w:t>
      </w:r>
      <w:proofErr w:type="spellEnd"/>
      <w:r>
        <w:rPr>
          <w:color w:val="000000"/>
          <w:szCs w:val="28"/>
        </w:rPr>
        <w:t xml:space="preserve">. М.: Альпина </w:t>
      </w:r>
      <w:proofErr w:type="spellStart"/>
      <w:r>
        <w:rPr>
          <w:color w:val="000000"/>
          <w:szCs w:val="28"/>
        </w:rPr>
        <w:t>Паблишер</w:t>
      </w:r>
      <w:proofErr w:type="spellEnd"/>
      <w:r>
        <w:rPr>
          <w:color w:val="000000"/>
          <w:szCs w:val="28"/>
        </w:rPr>
        <w:t>, 2016. – 188 с.</w:t>
      </w:r>
      <w:bookmarkEnd w:id="55"/>
    </w:p>
    <w:p w14:paraId="35AF3981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</w:pPr>
      <w:r>
        <w:rPr>
          <w:color w:val="000000"/>
          <w:szCs w:val="28"/>
        </w:rPr>
        <w:t xml:space="preserve">Документация по Microsoft Azure. </w:t>
      </w:r>
      <w:proofErr w:type="spellStart"/>
      <w:r>
        <w:rPr>
          <w:color w:val="000000"/>
          <w:szCs w:val="28"/>
        </w:rPr>
        <w:t>Micrisift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Docs</w:t>
      </w:r>
      <w:proofErr w:type="spellEnd"/>
      <w:r>
        <w:rPr>
          <w:color w:val="000000"/>
          <w:szCs w:val="28"/>
        </w:rPr>
        <w:t xml:space="preserve">. [Электронный ресурс] URL: </w:t>
      </w:r>
      <w:hyperlink r:id="rId22">
        <w:r>
          <w:rPr>
            <w:color w:val="0563C1"/>
            <w:szCs w:val="28"/>
            <w:u w:val="single"/>
          </w:rPr>
          <w:t>https://docs.microsoft.com/ru-ru/azure/</w:t>
        </w:r>
      </w:hyperlink>
      <w:r>
        <w:rPr>
          <w:color w:val="000000"/>
          <w:szCs w:val="28"/>
        </w:rPr>
        <w:t xml:space="preserve"> (дата обращения: 04.02.2019).</w:t>
      </w:r>
    </w:p>
    <w:p w14:paraId="1E3DD41F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5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7" w:name="_Ref3555166"/>
      <w:r w:rsidRPr="00553241">
        <w:rPr>
          <w:color w:val="000000"/>
          <w:szCs w:val="28"/>
          <w:lang w:val="en-US"/>
        </w:rPr>
        <w:t xml:space="preserve">G. Radchenko, A. </w:t>
      </w:r>
      <w:proofErr w:type="spellStart"/>
      <w:r w:rsidRPr="00553241">
        <w:rPr>
          <w:color w:val="000000"/>
          <w:szCs w:val="28"/>
          <w:lang w:val="en-US"/>
        </w:rPr>
        <w:t>Alaasam</w:t>
      </w:r>
      <w:proofErr w:type="spellEnd"/>
      <w:r w:rsidRPr="00553241">
        <w:rPr>
          <w:color w:val="000000"/>
          <w:szCs w:val="28"/>
          <w:lang w:val="en-US"/>
        </w:rPr>
        <w:t xml:space="preserve">, A. </w:t>
      </w:r>
      <w:proofErr w:type="spellStart"/>
      <w:r w:rsidRPr="00553241">
        <w:rPr>
          <w:color w:val="000000"/>
          <w:szCs w:val="28"/>
          <w:lang w:val="en-US"/>
        </w:rPr>
        <w:t>Tchernykh</w:t>
      </w:r>
      <w:proofErr w:type="spellEnd"/>
      <w:r w:rsidRPr="00553241">
        <w:rPr>
          <w:color w:val="000000"/>
          <w:szCs w:val="28"/>
          <w:lang w:val="en-US"/>
        </w:rPr>
        <w:t xml:space="preserve">, “Micro-Workflows: Kafka and Kepler fusion to support Digital Twins of Industrial Processes”, IEEE/ACM Int. </w:t>
      </w:r>
      <w:proofErr w:type="spellStart"/>
      <w:r>
        <w:rPr>
          <w:color w:val="000000"/>
          <w:szCs w:val="28"/>
        </w:rPr>
        <w:t>Conf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Util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Cloud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Comput</w:t>
      </w:r>
      <w:proofErr w:type="spellEnd"/>
      <w:r>
        <w:rPr>
          <w:color w:val="000000"/>
          <w:szCs w:val="28"/>
        </w:rPr>
        <w:t xml:space="preserve">. – UCC '18,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 xml:space="preserve">. 83-88, </w:t>
      </w:r>
      <w:proofErr w:type="spellStart"/>
      <w:r>
        <w:rPr>
          <w:color w:val="000000"/>
          <w:szCs w:val="28"/>
        </w:rPr>
        <w:t>December</w:t>
      </w:r>
      <w:proofErr w:type="spellEnd"/>
      <w:r>
        <w:rPr>
          <w:color w:val="000000"/>
          <w:szCs w:val="28"/>
        </w:rPr>
        <w:t xml:space="preserve"> 2018.</w:t>
      </w:r>
      <w:bookmarkEnd w:id="57"/>
    </w:p>
    <w:p w14:paraId="44FF5CF6" w14:textId="79670108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5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59" w:name="_Ref3555253"/>
      <w:r>
        <w:rPr>
          <w:color w:val="000000"/>
          <w:szCs w:val="28"/>
        </w:rPr>
        <w:t>Семеновская</w:t>
      </w:r>
      <w:r w:rsidR="00025D81">
        <w:rPr>
          <w:color w:val="000000"/>
          <w:szCs w:val="28"/>
        </w:rPr>
        <w:t> Е</w:t>
      </w:r>
      <w:r>
        <w:rPr>
          <w:color w:val="000000"/>
          <w:szCs w:val="28"/>
        </w:rPr>
        <w:t xml:space="preserve">. Индустриальный интернет вещей. Перспективы российского рынка. [Электронный ресурс] URL: </w:t>
      </w:r>
      <w:r w:rsidR="00A50643">
        <w:rPr>
          <w:color w:val="0563C1"/>
          <w:szCs w:val="28"/>
          <w:u w:val="single"/>
        </w:rPr>
        <w:fldChar w:fldCharType="begin"/>
      </w:r>
      <w:r w:rsidR="00A50643">
        <w:rPr>
          <w:color w:val="0563C1"/>
          <w:szCs w:val="28"/>
          <w:u w:val="single"/>
        </w:rPr>
        <w:instrText xml:space="preserve"> HYPERLINK "https://www.company.rt.ru/projects/IIoT/study_IDC.pdf/" \h </w:instrText>
      </w:r>
      <w:r w:rsidR="00A50643">
        <w:rPr>
          <w:color w:val="0563C1"/>
          <w:szCs w:val="28"/>
          <w:u w:val="single"/>
        </w:rPr>
        <w:fldChar w:fldCharType="separate"/>
      </w:r>
      <w:r>
        <w:rPr>
          <w:color w:val="0563C1"/>
          <w:szCs w:val="28"/>
          <w:u w:val="single"/>
        </w:rPr>
        <w:t>https://www.company.rt.ru/projects/IIoT/study_IDC.pdf/</w:t>
      </w:r>
      <w:r w:rsidR="00A50643">
        <w:rPr>
          <w:color w:val="0563C1"/>
          <w:szCs w:val="28"/>
          <w:u w:val="single"/>
        </w:rPr>
        <w:fldChar w:fldCharType="end"/>
      </w:r>
      <w:r>
        <w:rPr>
          <w:color w:val="000000"/>
          <w:szCs w:val="28"/>
        </w:rPr>
        <w:t xml:space="preserve"> (дата обращения 27.02.2019).</w:t>
      </w:r>
      <w:bookmarkEnd w:id="59"/>
    </w:p>
    <w:p w14:paraId="139E2FF2" w14:textId="28374A9C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6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1" w:name="_Ref3555266"/>
      <w:r>
        <w:rPr>
          <w:color w:val="000000"/>
          <w:szCs w:val="28"/>
        </w:rPr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Промышленный интернет вещей. Готовы ли сети? Журнал сетевых решений/LAN. [Электронный ресурс] URL: https://www.osp.ru/lan/2016/09/13050308/ (дата обращения 26.02.2019).</w:t>
      </w:r>
      <w:bookmarkEnd w:id="61"/>
      <w:r>
        <w:rPr>
          <w:color w:val="000000"/>
          <w:szCs w:val="28"/>
        </w:rPr>
        <w:t xml:space="preserve"> </w:t>
      </w:r>
    </w:p>
    <w:p w14:paraId="36A223F1" w14:textId="6FB4C481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6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3" w:name="_Ref3555243"/>
      <w:r>
        <w:rPr>
          <w:color w:val="000000"/>
          <w:szCs w:val="28"/>
        </w:rPr>
        <w:lastRenderedPageBreak/>
        <w:t>Барсков</w:t>
      </w:r>
      <w:r w:rsidR="00025D81">
        <w:rPr>
          <w:color w:val="000000"/>
          <w:szCs w:val="28"/>
        </w:rPr>
        <w:t> А</w:t>
      </w:r>
      <w:r>
        <w:rPr>
          <w:color w:val="000000"/>
          <w:szCs w:val="28"/>
        </w:rPr>
        <w:t>. IoT как инструмент цифровой экономики. Журнал сетевых решений/LAN. [Электронный ресурс] URL: https://www.osp.ru/lan/2017/05/13052169/ (дата обращения 26.02.2019).</w:t>
      </w:r>
      <w:bookmarkEnd w:id="63"/>
      <w:r>
        <w:rPr>
          <w:color w:val="000000"/>
          <w:szCs w:val="28"/>
        </w:rPr>
        <w:t xml:space="preserve"> </w:t>
      </w:r>
    </w:p>
    <w:p w14:paraId="7521961A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6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5" w:name="_Ref3555290"/>
      <w:r w:rsidRPr="00553241">
        <w:rPr>
          <w:color w:val="000000"/>
          <w:szCs w:val="28"/>
          <w:lang w:val="en-US"/>
        </w:rPr>
        <w:t>J. Lee, B. Bagheri, and H. Kao, “A Cyber-Physical Systems architecture for Industry 4.0-based manufacturing systems,” Manufacturing Letters, vol. 3. pp. 18–23, 2015.</w:t>
      </w:r>
      <w:bookmarkEnd w:id="65"/>
    </w:p>
    <w:p w14:paraId="248864B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6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7" w:name="_Ref3555321"/>
      <w:r w:rsidRPr="00553241">
        <w:rPr>
          <w:color w:val="000000"/>
          <w:szCs w:val="28"/>
          <w:lang w:val="en-US"/>
        </w:rPr>
        <w:t xml:space="preserve">P. </w:t>
      </w:r>
      <w:proofErr w:type="spellStart"/>
      <w:r w:rsidRPr="00553241">
        <w:rPr>
          <w:color w:val="000000"/>
          <w:szCs w:val="28"/>
          <w:lang w:val="en-US"/>
        </w:rPr>
        <w:t>Korambath</w:t>
      </w:r>
      <w:proofErr w:type="spellEnd"/>
      <w:r w:rsidRPr="00553241">
        <w:rPr>
          <w:color w:val="000000"/>
          <w:szCs w:val="28"/>
          <w:lang w:val="en-US"/>
        </w:rPr>
        <w:t xml:space="preserve">, J. Wang, A. Kumar, J. Davis, R. Graybill, B. Schott, and M. </w:t>
      </w:r>
      <w:proofErr w:type="spellStart"/>
      <w:r w:rsidRPr="00553241">
        <w:rPr>
          <w:color w:val="000000"/>
          <w:szCs w:val="28"/>
          <w:lang w:val="en-US"/>
        </w:rPr>
        <w:t>Baldea</w:t>
      </w:r>
      <w:proofErr w:type="spellEnd"/>
      <w:r w:rsidRPr="00553241">
        <w:rPr>
          <w:color w:val="000000"/>
          <w:szCs w:val="28"/>
          <w:lang w:val="en-US"/>
        </w:rPr>
        <w:t xml:space="preserve">, “A smart manufacturing use case: Furnace temperature balancing in steam methane reforming process via </w:t>
      </w:r>
      <w:proofErr w:type="spellStart"/>
      <w:r w:rsidRPr="00553241">
        <w:rPr>
          <w:color w:val="000000"/>
          <w:szCs w:val="28"/>
          <w:lang w:val="en-US"/>
        </w:rPr>
        <w:t>kepler</w:t>
      </w:r>
      <w:proofErr w:type="spellEnd"/>
      <w:r w:rsidRPr="00553241">
        <w:rPr>
          <w:color w:val="000000"/>
          <w:szCs w:val="28"/>
          <w:lang w:val="en-US"/>
        </w:rPr>
        <w:t xml:space="preserve"> workflows,” Procedia </w:t>
      </w:r>
      <w:proofErr w:type="spellStart"/>
      <w:r w:rsidRPr="00553241">
        <w:rPr>
          <w:color w:val="000000"/>
          <w:szCs w:val="28"/>
          <w:lang w:val="en-US"/>
        </w:rPr>
        <w:t>Comput</w:t>
      </w:r>
      <w:proofErr w:type="spellEnd"/>
      <w:r w:rsidRPr="00553241">
        <w:rPr>
          <w:color w:val="000000"/>
          <w:szCs w:val="28"/>
          <w:lang w:val="en-US"/>
        </w:rPr>
        <w:t xml:space="preserve">. </w:t>
      </w:r>
      <w:proofErr w:type="spellStart"/>
      <w:r>
        <w:rPr>
          <w:color w:val="000000"/>
          <w:szCs w:val="28"/>
        </w:rPr>
        <w:t>Sci</w:t>
      </w:r>
      <w:proofErr w:type="spellEnd"/>
      <w:r>
        <w:rPr>
          <w:color w:val="000000"/>
          <w:szCs w:val="28"/>
        </w:rPr>
        <w:t xml:space="preserve">., </w:t>
      </w:r>
      <w:proofErr w:type="spellStart"/>
      <w:r>
        <w:rPr>
          <w:color w:val="000000"/>
          <w:szCs w:val="28"/>
        </w:rPr>
        <w:t>vol</w:t>
      </w:r>
      <w:proofErr w:type="spellEnd"/>
      <w:r>
        <w:rPr>
          <w:color w:val="000000"/>
          <w:szCs w:val="28"/>
        </w:rPr>
        <w:t xml:space="preserve">. 80,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>. 680–689, 2016.</w:t>
      </w:r>
      <w:bookmarkEnd w:id="67"/>
      <w:r>
        <w:rPr>
          <w:color w:val="000000"/>
          <w:szCs w:val="28"/>
        </w:rPr>
        <w:t xml:space="preserve"> </w:t>
      </w:r>
    </w:p>
    <w:p w14:paraId="1F8BE73E" w14:textId="77777777" w:rsidR="00785A9B" w:rsidRPr="00553241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lang w:val="en-US"/>
        </w:rPr>
        <w:pPrChange w:id="68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69" w:name="_Ref3555333"/>
      <w:r w:rsidRPr="00553241">
        <w:rPr>
          <w:color w:val="000000"/>
          <w:szCs w:val="28"/>
          <w:lang w:val="en-US"/>
        </w:rPr>
        <w:t xml:space="preserve">Mell, Peter and </w:t>
      </w:r>
      <w:proofErr w:type="spellStart"/>
      <w:r w:rsidRPr="00553241">
        <w:rPr>
          <w:color w:val="000000"/>
          <w:szCs w:val="28"/>
          <w:lang w:val="en-US"/>
        </w:rPr>
        <w:t>Grance</w:t>
      </w:r>
      <w:proofErr w:type="spellEnd"/>
      <w:r w:rsidRPr="00553241">
        <w:rPr>
          <w:color w:val="000000"/>
          <w:szCs w:val="28"/>
          <w:lang w:val="en-US"/>
        </w:rPr>
        <w:t>, Timothy. The NIST Definition of Cloud Computing (</w:t>
      </w:r>
      <w:proofErr w:type="spellStart"/>
      <w:r>
        <w:rPr>
          <w:color w:val="000000"/>
          <w:szCs w:val="28"/>
        </w:rPr>
        <w:t>англ</w:t>
      </w:r>
      <w:proofErr w:type="spellEnd"/>
      <w:r w:rsidRPr="00553241">
        <w:rPr>
          <w:color w:val="000000"/>
          <w:szCs w:val="28"/>
          <w:lang w:val="en-US"/>
        </w:rPr>
        <w:t>.). Recommendations of the National Institute of Standards and Technology. NIST (20 October 2011).</w:t>
      </w:r>
      <w:bookmarkEnd w:id="69"/>
    </w:p>
    <w:p w14:paraId="5533028C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7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71" w:name="_Ref3555345"/>
      <w:r w:rsidRPr="00553241">
        <w:rPr>
          <w:color w:val="000000"/>
          <w:szCs w:val="28"/>
          <w:lang w:val="en-US"/>
        </w:rPr>
        <w:t xml:space="preserve">Bar-Magen </w:t>
      </w:r>
      <w:proofErr w:type="spellStart"/>
      <w:r w:rsidRPr="00553241">
        <w:rPr>
          <w:color w:val="000000"/>
          <w:szCs w:val="28"/>
          <w:lang w:val="en-US"/>
        </w:rPr>
        <w:t>Numhauser</w:t>
      </w:r>
      <w:proofErr w:type="spellEnd"/>
      <w:r w:rsidRPr="00553241">
        <w:rPr>
          <w:color w:val="000000"/>
          <w:szCs w:val="28"/>
          <w:lang w:val="en-US"/>
        </w:rPr>
        <w:t xml:space="preserve">, Jonathan (2012). Fog Computing introduction to a New Cloud Evolution. </w:t>
      </w:r>
      <w:proofErr w:type="spellStart"/>
      <w:r w:rsidRPr="00553241">
        <w:rPr>
          <w:color w:val="000000"/>
          <w:szCs w:val="28"/>
          <w:lang w:val="en-US"/>
        </w:rPr>
        <w:t>Escrituras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silenciadas</w:t>
      </w:r>
      <w:proofErr w:type="spellEnd"/>
      <w:r w:rsidRPr="00553241">
        <w:rPr>
          <w:color w:val="000000"/>
          <w:szCs w:val="28"/>
          <w:lang w:val="en-US"/>
        </w:rPr>
        <w:t xml:space="preserve">: </w:t>
      </w:r>
      <w:proofErr w:type="spellStart"/>
      <w:r w:rsidRPr="00553241">
        <w:rPr>
          <w:color w:val="000000"/>
          <w:szCs w:val="28"/>
          <w:lang w:val="en-US"/>
        </w:rPr>
        <w:t>paisaje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como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historiografía</w:t>
      </w:r>
      <w:proofErr w:type="spellEnd"/>
      <w:r w:rsidRPr="00553241">
        <w:rPr>
          <w:color w:val="000000"/>
          <w:szCs w:val="28"/>
          <w:lang w:val="en-US"/>
        </w:rPr>
        <w:t xml:space="preserve">. </w:t>
      </w:r>
      <w:proofErr w:type="spellStart"/>
      <w:r w:rsidRPr="00553241">
        <w:rPr>
          <w:color w:val="000000"/>
          <w:szCs w:val="28"/>
          <w:lang w:val="en-US"/>
        </w:rPr>
        <w:t>Escrituras</w:t>
      </w:r>
      <w:proofErr w:type="spellEnd"/>
      <w:r w:rsidRPr="00553241">
        <w:rPr>
          <w:color w:val="000000"/>
          <w:szCs w:val="28"/>
          <w:lang w:val="en-US"/>
        </w:rPr>
        <w:t xml:space="preserve"> </w:t>
      </w:r>
      <w:proofErr w:type="spellStart"/>
      <w:r w:rsidRPr="00553241">
        <w:rPr>
          <w:color w:val="000000"/>
          <w:szCs w:val="28"/>
          <w:lang w:val="en-US"/>
        </w:rPr>
        <w:t>Silenciadas</w:t>
      </w:r>
      <w:proofErr w:type="spellEnd"/>
      <w:r w:rsidRPr="00553241">
        <w:rPr>
          <w:color w:val="000000"/>
          <w:szCs w:val="28"/>
          <w:lang w:val="en-US"/>
        </w:rPr>
        <w:t xml:space="preserve">: </w:t>
      </w:r>
      <w:proofErr w:type="spellStart"/>
      <w:r w:rsidRPr="00553241">
        <w:rPr>
          <w:color w:val="000000"/>
          <w:szCs w:val="28"/>
          <w:lang w:val="en-US"/>
        </w:rPr>
        <w:t>Paisaje</w:t>
      </w:r>
      <w:proofErr w:type="spellEnd"/>
      <w:r w:rsidRPr="00553241">
        <w:rPr>
          <w:color w:val="000000"/>
          <w:szCs w:val="28"/>
          <w:lang w:val="en-US"/>
        </w:rPr>
        <w:t xml:space="preserve"> Como </w:t>
      </w:r>
      <w:proofErr w:type="spellStart"/>
      <w:r w:rsidRPr="00553241">
        <w:rPr>
          <w:color w:val="000000"/>
          <w:szCs w:val="28"/>
          <w:lang w:val="en-US"/>
        </w:rPr>
        <w:t>Historiografía</w:t>
      </w:r>
      <w:proofErr w:type="spellEnd"/>
      <w:r w:rsidRPr="00553241">
        <w:rPr>
          <w:color w:val="000000"/>
          <w:szCs w:val="28"/>
          <w:lang w:val="en-US"/>
        </w:rPr>
        <w:t xml:space="preserve"> / José Francisco </w:t>
      </w:r>
      <w:proofErr w:type="spellStart"/>
      <w:r w:rsidRPr="00553241">
        <w:rPr>
          <w:color w:val="000000"/>
          <w:szCs w:val="28"/>
          <w:lang w:val="en-US"/>
        </w:rPr>
        <w:t>Forniés</w:t>
      </w:r>
      <w:proofErr w:type="spellEnd"/>
      <w:r w:rsidRPr="00553241">
        <w:rPr>
          <w:color w:val="000000"/>
          <w:szCs w:val="28"/>
          <w:lang w:val="en-US"/>
        </w:rPr>
        <w:t xml:space="preserve"> Casals (Ed. Lit.), Paulina </w:t>
      </w:r>
      <w:proofErr w:type="spellStart"/>
      <w:r w:rsidRPr="00553241">
        <w:rPr>
          <w:color w:val="000000"/>
          <w:szCs w:val="28"/>
          <w:lang w:val="en-US"/>
        </w:rPr>
        <w:t>Numhauser</w:t>
      </w:r>
      <w:proofErr w:type="spellEnd"/>
      <w:r w:rsidRPr="00553241">
        <w:rPr>
          <w:color w:val="000000"/>
          <w:szCs w:val="28"/>
          <w:lang w:val="en-US"/>
        </w:rPr>
        <w:t xml:space="preserve"> (Ed. Lit.), Proceedings from the </w:t>
      </w:r>
      <w:proofErr w:type="spellStart"/>
      <w:r w:rsidRPr="00553241">
        <w:rPr>
          <w:color w:val="000000"/>
          <w:szCs w:val="28"/>
          <w:lang w:val="en-US"/>
        </w:rPr>
        <w:t>Cies</w:t>
      </w:r>
      <w:proofErr w:type="spellEnd"/>
      <w:r w:rsidRPr="00553241">
        <w:rPr>
          <w:color w:val="000000"/>
          <w:szCs w:val="28"/>
          <w:lang w:val="en-US"/>
        </w:rPr>
        <w:t xml:space="preserve"> Iii Congress, January 2012. </w:t>
      </w:r>
      <w:proofErr w:type="spellStart"/>
      <w:r>
        <w:rPr>
          <w:color w:val="000000"/>
          <w:szCs w:val="28"/>
        </w:rPr>
        <w:t>Spain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University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of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Alcala</w:t>
      </w:r>
      <w:proofErr w:type="spellEnd"/>
      <w:r>
        <w:rPr>
          <w:color w:val="000000"/>
          <w:szCs w:val="28"/>
        </w:rPr>
        <w:t xml:space="preserve">. </w:t>
      </w:r>
      <w:proofErr w:type="spellStart"/>
      <w:r>
        <w:rPr>
          <w:color w:val="000000"/>
          <w:szCs w:val="28"/>
        </w:rPr>
        <w:t>pp</w:t>
      </w:r>
      <w:proofErr w:type="spellEnd"/>
      <w:r>
        <w:rPr>
          <w:color w:val="000000"/>
          <w:szCs w:val="28"/>
        </w:rPr>
        <w:t>. 111–126.</w:t>
      </w:r>
      <w:bookmarkEnd w:id="71"/>
    </w:p>
    <w:p w14:paraId="20F5AA93" w14:textId="7777777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  <w:pPrChange w:id="7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73" w:name="_Ref3555375"/>
      <w:proofErr w:type="spellStart"/>
      <w:r>
        <w:rPr>
          <w:color w:val="000000"/>
          <w:szCs w:val="28"/>
        </w:rPr>
        <w:t>Azure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Digital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Twins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Documentation</w:t>
      </w:r>
      <w:proofErr w:type="spellEnd"/>
      <w:r>
        <w:rPr>
          <w:color w:val="000000"/>
          <w:szCs w:val="28"/>
        </w:rPr>
        <w:t>. [Электронный ресурс] URL: https://docs.microsoft.com/en-us/azure/digital-twins/ (дата обращения 11.02.2019).</w:t>
      </w:r>
      <w:bookmarkEnd w:id="73"/>
      <w:r>
        <w:rPr>
          <w:color w:val="000000"/>
          <w:szCs w:val="28"/>
        </w:rPr>
        <w:t xml:space="preserve"> </w:t>
      </w:r>
    </w:p>
    <w:p w14:paraId="35DA9DBF" w14:textId="5DB8D887" w:rsidR="00785A9B" w:rsidRDefault="00BF3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7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75" w:name="_Ref3555397"/>
      <w:r w:rsidRPr="00553241">
        <w:rPr>
          <w:color w:val="000000"/>
          <w:szCs w:val="28"/>
          <w:lang w:val="en-US"/>
        </w:rPr>
        <w:t xml:space="preserve">AWS IoT Things Graph Documentation. </w:t>
      </w:r>
      <w:r>
        <w:rPr>
          <w:color w:val="000000"/>
          <w:szCs w:val="28"/>
        </w:rPr>
        <w:t>[Электронный ресурс] URL: https://docs.aws.amazon.com/en_us/thingsgraph/latest/ug/iot-tg-whatis.html/ (дата обращения 13.02.2019).</w:t>
      </w:r>
      <w:bookmarkEnd w:id="75"/>
      <w:r>
        <w:rPr>
          <w:color w:val="000000"/>
          <w:szCs w:val="28"/>
        </w:rPr>
        <w:t xml:space="preserve"> </w:t>
      </w:r>
      <w:bookmarkStart w:id="76" w:name="_26in1rg" w:colFirst="0" w:colLast="0"/>
      <w:bookmarkEnd w:id="76"/>
    </w:p>
    <w:p w14:paraId="53E4AA0B" w14:textId="1264FE2A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77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r>
        <w:rPr>
          <w:lang w:val="en-US"/>
        </w:rPr>
        <w:t>Microsoft</w:t>
      </w:r>
      <w:r w:rsidRPr="00725A86">
        <w:t xml:space="preserve"> </w:t>
      </w:r>
      <w:r>
        <w:rPr>
          <w:lang w:val="en-US"/>
        </w:rPr>
        <w:t>Azure</w:t>
      </w:r>
      <w:r w:rsidRPr="00725A86">
        <w:t xml:space="preserve"> </w:t>
      </w:r>
      <w:r>
        <w:rPr>
          <w:lang w:val="en-US"/>
        </w:rPr>
        <w:t>Portal</w:t>
      </w:r>
      <w:r w:rsidRPr="00725A86">
        <w:t>. 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78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79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80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portal</w:instrText>
      </w:r>
      <w:r w:rsidR="00A50643" w:rsidRPr="00B807BB">
        <w:rPr>
          <w:rStyle w:val="ac"/>
          <w:rPrChange w:id="81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azure</w:instrText>
      </w:r>
      <w:r w:rsidR="00A50643" w:rsidRPr="00B807BB">
        <w:rPr>
          <w:rStyle w:val="ac"/>
          <w:rPrChange w:id="82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83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8F034F">
        <w:rPr>
          <w:rStyle w:val="ac"/>
        </w:rPr>
        <w:t>://</w:t>
      </w:r>
      <w:r w:rsidRPr="008F034F">
        <w:rPr>
          <w:rStyle w:val="ac"/>
          <w:lang w:val="en-US"/>
        </w:rPr>
        <w:t>portal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azure</w:t>
      </w:r>
      <w:r w:rsidRPr="008F034F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8F034F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).</w:t>
      </w:r>
    </w:p>
    <w:p w14:paraId="73DAEC07" w14:textId="23026ECC" w:rsidR="00725A86" w:rsidRDefault="00725A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pPrChange w:id="84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85" w:name="_Ref3555203"/>
      <w:r>
        <w:rPr>
          <w:lang w:val="en-US"/>
        </w:rPr>
        <w:t xml:space="preserve">Amazon Web Services Management Console. </w:t>
      </w:r>
      <w:r w:rsidRPr="00725A86">
        <w:t>[</w:t>
      </w:r>
      <w:r>
        <w:t>Электронный ресурс</w:t>
      </w:r>
      <w:r w:rsidRPr="00725A86">
        <w:t>]</w:t>
      </w:r>
      <w:r>
        <w:t xml:space="preserve"> </w:t>
      </w:r>
      <w:r>
        <w:rPr>
          <w:lang w:val="en-US"/>
        </w:rPr>
        <w:t>URL</w:t>
      </w:r>
      <w:r w:rsidRPr="00725A86">
        <w:t xml:space="preserve">: </w:t>
      </w:r>
      <w:r w:rsidR="00A50643">
        <w:rPr>
          <w:rStyle w:val="ac"/>
          <w:lang w:val="en-US"/>
        </w:rPr>
        <w:fldChar w:fldCharType="begin"/>
      </w:r>
      <w:r w:rsidR="00A50643" w:rsidRPr="00B807BB">
        <w:rPr>
          <w:rStyle w:val="ac"/>
          <w:rPrChange w:id="86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="00A50643">
        <w:rPr>
          <w:rStyle w:val="ac"/>
          <w:lang w:val="en-US"/>
        </w:rPr>
        <w:instrText>HYPERLINK</w:instrText>
      </w:r>
      <w:r w:rsidR="00A50643" w:rsidRPr="00B807BB">
        <w:rPr>
          <w:rStyle w:val="ac"/>
          <w:rPrChange w:id="87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="00A50643">
        <w:rPr>
          <w:rStyle w:val="ac"/>
          <w:lang w:val="en-US"/>
        </w:rPr>
        <w:instrText>https</w:instrText>
      </w:r>
      <w:r w:rsidR="00A50643" w:rsidRPr="00B807BB">
        <w:rPr>
          <w:rStyle w:val="ac"/>
          <w:rPrChange w:id="88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="00A50643">
        <w:rPr>
          <w:rStyle w:val="ac"/>
          <w:lang w:val="en-US"/>
        </w:rPr>
        <w:instrText>aws</w:instrText>
      </w:r>
      <w:r w:rsidR="00A50643" w:rsidRPr="00B807BB">
        <w:rPr>
          <w:rStyle w:val="ac"/>
          <w:rPrChange w:id="89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amazon</w:instrText>
      </w:r>
      <w:r w:rsidR="00A50643" w:rsidRPr="00B807BB">
        <w:rPr>
          <w:rStyle w:val="ac"/>
          <w:rPrChange w:id="90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="00A50643">
        <w:rPr>
          <w:rStyle w:val="ac"/>
          <w:lang w:val="en-US"/>
        </w:rPr>
        <w:instrText>com</w:instrText>
      </w:r>
      <w:r w:rsidR="00A50643" w:rsidRPr="00B807BB">
        <w:rPr>
          <w:rStyle w:val="ac"/>
          <w:rPrChange w:id="91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="00A50643">
        <w:rPr>
          <w:rStyle w:val="ac"/>
          <w:lang w:val="en-US"/>
        </w:rPr>
        <w:instrText>console</w:instrText>
      </w:r>
      <w:r w:rsidR="00A50643" w:rsidRPr="00B807BB">
        <w:rPr>
          <w:rStyle w:val="ac"/>
          <w:rPrChange w:id="92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="00A50643">
        <w:rPr>
          <w:rStyle w:val="ac"/>
          <w:lang w:val="en-US"/>
        </w:rPr>
        <w:fldChar w:fldCharType="separate"/>
      </w:r>
      <w:r w:rsidRPr="008F034F">
        <w:rPr>
          <w:rStyle w:val="ac"/>
          <w:lang w:val="en-US"/>
        </w:rPr>
        <w:t>https</w:t>
      </w:r>
      <w:r w:rsidRPr="00725A86">
        <w:rPr>
          <w:rStyle w:val="ac"/>
        </w:rPr>
        <w:t>://</w:t>
      </w:r>
      <w:proofErr w:type="spellStart"/>
      <w:r w:rsidRPr="008F034F">
        <w:rPr>
          <w:rStyle w:val="ac"/>
          <w:lang w:val="en-US"/>
        </w:rPr>
        <w:t>aws</w:t>
      </w:r>
      <w:proofErr w:type="spellEnd"/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amazon</w:t>
      </w:r>
      <w:r w:rsidRPr="00725A86">
        <w:rPr>
          <w:rStyle w:val="ac"/>
        </w:rPr>
        <w:t>.</w:t>
      </w:r>
      <w:r w:rsidRPr="008F034F">
        <w:rPr>
          <w:rStyle w:val="ac"/>
          <w:lang w:val="en-US"/>
        </w:rPr>
        <w:t>com</w:t>
      </w:r>
      <w:r w:rsidRPr="00725A86">
        <w:rPr>
          <w:rStyle w:val="ac"/>
        </w:rPr>
        <w:t>/</w:t>
      </w:r>
      <w:r w:rsidRPr="008F034F">
        <w:rPr>
          <w:rStyle w:val="ac"/>
          <w:lang w:val="en-US"/>
        </w:rPr>
        <w:t>console</w:t>
      </w:r>
      <w:r w:rsidRPr="00725A86">
        <w:rPr>
          <w:rStyle w:val="ac"/>
        </w:rPr>
        <w:t>/</w:t>
      </w:r>
      <w:r w:rsidR="00A50643">
        <w:rPr>
          <w:rStyle w:val="ac"/>
        </w:rPr>
        <w:fldChar w:fldCharType="end"/>
      </w:r>
      <w:r w:rsidRPr="00725A86">
        <w:t xml:space="preserve"> (</w:t>
      </w:r>
      <w:r>
        <w:t>дата обращения 10.02.2019</w:t>
      </w:r>
      <w:r w:rsidRPr="00725A86">
        <w:t>)</w:t>
      </w:r>
      <w:r>
        <w:t>.</w:t>
      </w:r>
      <w:bookmarkEnd w:id="85"/>
      <w:r w:rsidRPr="00725A86">
        <w:t xml:space="preserve"> </w:t>
      </w:r>
    </w:p>
    <w:p w14:paraId="6EDA6D12" w14:textId="69A91F85" w:rsidR="009A15E8" w:rsidRPr="009A15E8" w:rsidRDefault="009A15E8">
      <w:pPr>
        <w:pStyle w:val="ab"/>
        <w:numPr>
          <w:ilvl w:val="0"/>
          <w:numId w:val="3"/>
        </w:numPr>
        <w:spacing w:line="360" w:lineRule="auto"/>
        <w:jc w:val="both"/>
        <w:pPrChange w:id="93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94" w:name="_Ref3555213"/>
      <w:r>
        <w:rPr>
          <w:lang w:val="en-US"/>
        </w:rPr>
        <w:lastRenderedPageBreak/>
        <w:t>Azure</w:t>
      </w:r>
      <w:r w:rsidRPr="009A15E8">
        <w:t xml:space="preserve"> </w:t>
      </w:r>
      <w:r>
        <w:rPr>
          <w:lang w:val="en-US"/>
        </w:rPr>
        <w:t>Digital</w:t>
      </w:r>
      <w:r w:rsidRPr="009A15E8">
        <w:t xml:space="preserve"> </w:t>
      </w:r>
      <w:r>
        <w:rPr>
          <w:lang w:val="en-US"/>
        </w:rPr>
        <w:t>Twins</w:t>
      </w:r>
      <w:r w:rsidRPr="009A15E8">
        <w:t xml:space="preserve"> </w:t>
      </w:r>
      <w:r>
        <w:rPr>
          <w:lang w:val="en-US"/>
        </w:rPr>
        <w:t>Overview</w:t>
      </w:r>
      <w:r w:rsidRPr="009A15E8">
        <w:t xml:space="preserve">. [Электронный ресурс] URL: https://azure.microsoft.com/en-us/services/digital-twins/ </w:t>
      </w:r>
      <w:r>
        <w:t>(дата обращения 10</w:t>
      </w:r>
      <w:r w:rsidRPr="009A15E8">
        <w:t>.02.2019).</w:t>
      </w:r>
      <w:bookmarkEnd w:id="94"/>
      <w:r w:rsidRPr="009A15E8">
        <w:t xml:space="preserve"> </w:t>
      </w:r>
    </w:p>
    <w:p w14:paraId="2D2C3DC4" w14:textId="16D61CEA" w:rsidR="009A15E8" w:rsidRDefault="009A15E8">
      <w:pPr>
        <w:pStyle w:val="ab"/>
        <w:numPr>
          <w:ilvl w:val="0"/>
          <w:numId w:val="3"/>
        </w:numPr>
        <w:spacing w:line="360" w:lineRule="auto"/>
        <w:jc w:val="both"/>
        <w:rPr>
          <w:ins w:id="95" w:author="Rostislav Bobin" w:date="2019-04-05T11:23:00Z"/>
        </w:rPr>
        <w:pPrChange w:id="96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97" w:name="_Ref3555386"/>
      <w:r>
        <w:rPr>
          <w:lang w:val="en-US"/>
        </w:rPr>
        <w:t>AWS IoT Things Graph</w:t>
      </w:r>
      <w:r w:rsidRPr="009A15E8">
        <w:rPr>
          <w:lang w:val="en-US"/>
        </w:rPr>
        <w:t xml:space="preserve"> Overview. </w:t>
      </w:r>
      <w:r w:rsidRPr="009A15E8">
        <w:t>[Электронный ресурс] URL: https://aws.amazon.com/ru/iot-things-graph/ (дата обращения 10.02.2019).</w:t>
      </w:r>
      <w:bookmarkEnd w:id="97"/>
      <w:r w:rsidRPr="009A15E8">
        <w:t xml:space="preserve"> </w:t>
      </w:r>
    </w:p>
    <w:p w14:paraId="58A15D63" w14:textId="0B1AE8A2" w:rsidR="00950490" w:rsidDel="00A50643" w:rsidRDefault="00AC5BF1">
      <w:pPr>
        <w:pStyle w:val="ab"/>
        <w:numPr>
          <w:ilvl w:val="0"/>
          <w:numId w:val="3"/>
        </w:numPr>
        <w:spacing w:line="360" w:lineRule="auto"/>
        <w:jc w:val="both"/>
        <w:rPr>
          <w:del w:id="98" w:author="Rostislav Bobin" w:date="2019-04-05T13:11:00Z"/>
        </w:rPr>
        <w:pPrChange w:id="99" w:author="Rostislav Bobin" w:date="2019-04-05T13:11:00Z">
          <w:pPr>
            <w:widowControl w:val="0"/>
            <w:ind w:firstLine="0"/>
          </w:pPr>
        </w:pPrChange>
      </w:pPr>
      <w:bookmarkStart w:id="100" w:name="_Ref5355911"/>
      <w:proofErr w:type="spellStart"/>
      <w:ins w:id="101" w:author="Rostislav Bobin" w:date="2019-04-05T11:24:00Z">
        <w:r w:rsidRPr="00AC5BF1">
          <w:rPr>
            <w:lang w:val="en-US"/>
            <w:rPrChange w:id="102" w:author="Rostislav Bobin" w:date="2019-04-05T11:24:00Z">
              <w:rPr/>
            </w:rPrChange>
          </w:rPr>
          <w:t>SmartMeter</w:t>
        </w:r>
        <w:proofErr w:type="spellEnd"/>
        <w:r w:rsidRPr="00AC5BF1">
          <w:rPr>
            <w:lang w:val="en-US"/>
            <w:rPrChange w:id="103" w:author="Rostislav Bobin" w:date="2019-04-05T11:24:00Z">
              <w:rPr/>
            </w:rPrChange>
          </w:rPr>
          <w:t xml:space="preserve"> Energy Consumption Data in London Households</w:t>
        </w:r>
        <w:r>
          <w:rPr>
            <w:lang w:val="en-US"/>
          </w:rPr>
          <w:t xml:space="preserve">. </w:t>
        </w:r>
        <w:r w:rsidRPr="00AC5BF1">
          <w:rPr>
            <w:rPrChange w:id="104" w:author="Rostislav Bobin" w:date="2019-04-05T11:24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5BF1">
          <w:rPr>
            <w:rPrChange w:id="105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106" w:author="Rostislav Bobin" w:date="2019-04-05T11:23:00Z">
        <w:r w:rsidR="00950490">
          <w:rPr>
            <w:lang w:val="en-US"/>
          </w:rPr>
          <w:t>URL</w:t>
        </w:r>
        <w:r w:rsidR="00950490" w:rsidRPr="00AC5BF1">
          <w:rPr>
            <w:rPrChange w:id="107" w:author="Rostislav Bobin" w:date="2019-04-05T11:24:00Z">
              <w:rPr>
                <w:lang w:val="en-US"/>
              </w:rPr>
            </w:rPrChange>
          </w:rPr>
          <w:t xml:space="preserve">: </w:t>
        </w:r>
        <w:r w:rsidR="00950490" w:rsidRPr="00950490">
          <w:rPr>
            <w:lang w:val="en-US"/>
          </w:rPr>
          <w:t>https</w:t>
        </w:r>
        <w:r w:rsidR="00950490" w:rsidRPr="00AC5BF1">
          <w:rPr>
            <w:rPrChange w:id="108" w:author="Rostislav Bobin" w:date="2019-04-05T11:24:00Z">
              <w:rPr>
                <w:lang w:val="en-US"/>
              </w:rPr>
            </w:rPrChange>
          </w:rPr>
          <w:t>://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109" w:author="Rostislav Bobin" w:date="2019-04-05T11:24:00Z">
              <w:rPr>
                <w:lang w:val="en-US"/>
              </w:rPr>
            </w:rPrChange>
          </w:rPr>
          <w:t>.</w:t>
        </w:r>
        <w:proofErr w:type="spellStart"/>
        <w:r w:rsidR="00950490" w:rsidRPr="00950490">
          <w:rPr>
            <w:lang w:val="en-US"/>
          </w:rPr>
          <w:t>london</w:t>
        </w:r>
        <w:proofErr w:type="spellEnd"/>
        <w:r w:rsidR="00950490" w:rsidRPr="00AC5BF1">
          <w:rPr>
            <w:rPrChange w:id="110" w:author="Rostislav Bobin" w:date="2019-04-05T11:24:00Z">
              <w:rPr>
                <w:lang w:val="en-US"/>
              </w:rPr>
            </w:rPrChange>
          </w:rPr>
          <w:t>.</w:t>
        </w:r>
        <w:proofErr w:type="spellStart"/>
        <w:r w:rsidR="00950490" w:rsidRPr="00950490">
          <w:rPr>
            <w:lang w:val="en-US"/>
          </w:rPr>
          <w:t>gov</w:t>
        </w:r>
        <w:proofErr w:type="spellEnd"/>
        <w:r w:rsidR="00950490" w:rsidRPr="00AC5BF1">
          <w:rPr>
            <w:rPrChange w:id="111" w:author="Rostislav Bobin" w:date="2019-04-05T11:24:00Z">
              <w:rPr>
                <w:lang w:val="en-US"/>
              </w:rPr>
            </w:rPrChange>
          </w:rPr>
          <w:t>.</w:t>
        </w:r>
        <w:proofErr w:type="spellStart"/>
        <w:r w:rsidR="00950490" w:rsidRPr="00950490">
          <w:rPr>
            <w:lang w:val="en-US"/>
          </w:rPr>
          <w:t>uk</w:t>
        </w:r>
        <w:proofErr w:type="spellEnd"/>
        <w:r w:rsidR="00950490" w:rsidRPr="00AC5BF1">
          <w:rPr>
            <w:rPrChange w:id="112" w:author="Rostislav Bobin" w:date="2019-04-05T11:24:00Z">
              <w:rPr>
                <w:lang w:val="en-US"/>
              </w:rPr>
            </w:rPrChange>
          </w:rPr>
          <w:t>/</w:t>
        </w:r>
        <w:r w:rsidR="00950490" w:rsidRPr="00950490">
          <w:rPr>
            <w:lang w:val="en-US"/>
          </w:rPr>
          <w:t>dataset</w:t>
        </w:r>
        <w:r w:rsidR="00950490" w:rsidRPr="00AC5BF1">
          <w:rPr>
            <w:rPrChange w:id="113" w:author="Rostislav Bobin" w:date="2019-04-05T11:24:00Z">
              <w:rPr>
                <w:lang w:val="en-US"/>
              </w:rPr>
            </w:rPrChange>
          </w:rPr>
          <w:t>/</w:t>
        </w:r>
        <w:proofErr w:type="spellStart"/>
        <w:r w:rsidR="00950490" w:rsidRPr="00950490">
          <w:rPr>
            <w:lang w:val="en-US"/>
          </w:rPr>
          <w:t>smartmeter</w:t>
        </w:r>
        <w:proofErr w:type="spellEnd"/>
        <w:r w:rsidR="00950490" w:rsidRPr="00AC5BF1">
          <w:rPr>
            <w:rPrChange w:id="114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energy</w:t>
        </w:r>
        <w:r w:rsidR="00950490" w:rsidRPr="00AC5BF1">
          <w:rPr>
            <w:rPrChange w:id="115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use</w:t>
        </w:r>
        <w:r w:rsidR="00950490" w:rsidRPr="00AC5BF1">
          <w:rPr>
            <w:rPrChange w:id="116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data</w:t>
        </w:r>
        <w:r w:rsidR="00950490" w:rsidRPr="00AC5BF1">
          <w:rPr>
            <w:rPrChange w:id="117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in</w:t>
        </w:r>
        <w:r w:rsidR="00950490" w:rsidRPr="00AC5BF1">
          <w:rPr>
            <w:rPrChange w:id="118" w:author="Rostislav Bobin" w:date="2019-04-05T11:24:00Z">
              <w:rPr>
                <w:lang w:val="en-US"/>
              </w:rPr>
            </w:rPrChange>
          </w:rPr>
          <w:t>-</w:t>
        </w:r>
        <w:proofErr w:type="spellStart"/>
        <w:r w:rsidR="00950490" w:rsidRPr="00950490">
          <w:rPr>
            <w:lang w:val="en-US"/>
          </w:rPr>
          <w:t>london</w:t>
        </w:r>
        <w:proofErr w:type="spellEnd"/>
        <w:r w:rsidR="00950490" w:rsidRPr="00AC5BF1">
          <w:rPr>
            <w:rPrChange w:id="119" w:author="Rostislav Bobin" w:date="2019-04-05T11:24:00Z">
              <w:rPr>
                <w:lang w:val="en-US"/>
              </w:rPr>
            </w:rPrChange>
          </w:rPr>
          <w:t>-</w:t>
        </w:r>
        <w:r w:rsidR="00950490" w:rsidRPr="00950490">
          <w:rPr>
            <w:lang w:val="en-US"/>
          </w:rPr>
          <w:t>households</w:t>
        </w:r>
        <w:r w:rsidR="00950490" w:rsidRPr="00AC5BF1">
          <w:rPr>
            <w:rPrChange w:id="120" w:author="Rostislav Bobin" w:date="2019-04-05T11:24:00Z">
              <w:rPr>
                <w:lang w:val="en-US"/>
              </w:rPr>
            </w:rPrChange>
          </w:rPr>
          <w:t>/ (</w:t>
        </w:r>
        <w:r w:rsidR="00950490">
          <w:t>дата</w:t>
        </w:r>
        <w:r w:rsidR="00950490" w:rsidRPr="00AC5BF1">
          <w:t xml:space="preserve"> </w:t>
        </w:r>
        <w:r w:rsidR="00950490">
          <w:t>обращения</w:t>
        </w:r>
        <w:r w:rsidR="00950490" w:rsidRPr="00AC5BF1">
          <w:t xml:space="preserve"> 27.03.2019</w:t>
        </w:r>
        <w:r w:rsidR="00950490" w:rsidRPr="00AC5BF1">
          <w:rPr>
            <w:rPrChange w:id="121" w:author="Rostislav Bobin" w:date="2019-04-05T11:24:00Z">
              <w:rPr>
                <w:lang w:val="en-US"/>
              </w:rPr>
            </w:rPrChange>
          </w:rPr>
          <w:t>)</w:t>
        </w:r>
      </w:ins>
      <w:ins w:id="122" w:author="Rostislav Bobin" w:date="2019-04-05T11:24:00Z">
        <w:r w:rsidR="00950490" w:rsidRPr="00AC5BF1">
          <w:t>.</w:t>
        </w:r>
      </w:ins>
      <w:bookmarkEnd w:id="100"/>
    </w:p>
    <w:p w14:paraId="772D42C8" w14:textId="77777777" w:rsidR="00A50643" w:rsidRPr="00AC5BF1" w:rsidRDefault="00A50643">
      <w:pPr>
        <w:pStyle w:val="ab"/>
        <w:numPr>
          <w:ilvl w:val="0"/>
          <w:numId w:val="3"/>
        </w:numPr>
        <w:spacing w:line="360" w:lineRule="auto"/>
        <w:jc w:val="both"/>
        <w:rPr>
          <w:ins w:id="123" w:author="Rostislav Bobin" w:date="2019-04-05T13:11:00Z"/>
        </w:rPr>
        <w:pPrChange w:id="124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</w:p>
    <w:p w14:paraId="5B1E549C" w14:textId="13AC4EFF" w:rsidR="00A50643" w:rsidRDefault="008C0807">
      <w:pPr>
        <w:pStyle w:val="ab"/>
        <w:numPr>
          <w:ilvl w:val="0"/>
          <w:numId w:val="3"/>
        </w:numPr>
        <w:spacing w:line="360" w:lineRule="auto"/>
        <w:jc w:val="both"/>
        <w:rPr>
          <w:ins w:id="125" w:author="Rostislav Bobin" w:date="2019-04-12T15:02:00Z"/>
          <w:lang w:val="en-US"/>
        </w:rPr>
        <w:pPrChange w:id="126" w:author="Rostislav Bobin" w:date="2019-04-18T13:44:00Z">
          <w:pPr>
            <w:widowControl w:val="0"/>
            <w:ind w:firstLine="0"/>
          </w:pPr>
        </w:pPrChange>
      </w:pPr>
      <w:bookmarkStart w:id="127" w:name="_Ref5362346"/>
      <w:ins w:id="128" w:author="Rostislav Bobin" w:date="2019-04-05T13:09:00Z">
        <w:r w:rsidRPr="00A50643">
          <w:rPr>
            <w:lang w:val="en-US"/>
          </w:rPr>
          <w:t>K. Rose, S. Eldridge, L. Chapin</w:t>
        </w:r>
        <w:r w:rsidRPr="00A50643">
          <w:rPr>
            <w:lang w:val="en-US"/>
            <w:rPrChange w:id="129" w:author="Rostislav Bobin" w:date="2019-04-05T13:11:00Z">
              <w:rPr/>
            </w:rPrChange>
          </w:rPr>
          <w:t xml:space="preserve"> The internet of things: an overview </w:t>
        </w:r>
        <w:r w:rsidRPr="00A50643">
          <w:rPr>
            <w:lang w:val="en-US"/>
          </w:rPr>
          <w:t xml:space="preserve">Internet </w:t>
        </w:r>
        <w:r w:rsidRPr="00A50643">
          <w:rPr>
            <w:lang w:val="en-US"/>
            <w:rPrChange w:id="130" w:author="Rostislav Bobin" w:date="2019-04-05T13:11:00Z">
              <w:rPr/>
            </w:rPrChange>
          </w:rPr>
          <w:t>Soc. (2015), p. 7</w:t>
        </w:r>
      </w:ins>
      <w:ins w:id="131" w:author="Rostislav Bobin" w:date="2019-04-05T13:10:00Z">
        <w:r w:rsidRPr="00A50643">
          <w:rPr>
            <w:lang w:val="en-US"/>
            <w:rPrChange w:id="132" w:author="Rostislav Bobin" w:date="2019-04-05T13:11:00Z">
              <w:rPr/>
            </w:rPrChange>
          </w:rPr>
          <w:t>.</w:t>
        </w:r>
      </w:ins>
      <w:bookmarkEnd w:id="127"/>
    </w:p>
    <w:p w14:paraId="3463C6E5" w14:textId="333FF54D" w:rsidR="00ED59E6" w:rsidRDefault="00ED59E6">
      <w:pPr>
        <w:pStyle w:val="ab"/>
        <w:numPr>
          <w:ilvl w:val="0"/>
          <w:numId w:val="3"/>
        </w:numPr>
        <w:spacing w:line="360" w:lineRule="auto"/>
        <w:jc w:val="both"/>
        <w:rPr>
          <w:ins w:id="133" w:author="Rostislav Bobin" w:date="2019-04-18T13:44:00Z"/>
        </w:rPr>
        <w:pPrChange w:id="134" w:author="Rostislav Bobin" w:date="2019-04-18T13:44:00Z">
          <w:pPr>
            <w:widowControl w:val="0"/>
            <w:ind w:firstLine="0"/>
          </w:pPr>
        </w:pPrChange>
      </w:pPr>
      <w:bookmarkStart w:id="135" w:name="_Ref5974083"/>
      <w:ins w:id="136" w:author="Rostislav Bobin" w:date="2019-04-12T15:02:00Z">
        <w:r w:rsidRPr="00ED59E6">
          <w:t xml:space="preserve">Основные сведения об объектных моделях и пространственном интеллектуальном графе в </w:t>
        </w:r>
        <w:proofErr w:type="spellStart"/>
        <w:r w:rsidRPr="00ED59E6">
          <w:t>Digital</w:t>
        </w:r>
        <w:proofErr w:type="spellEnd"/>
        <w:r w:rsidRPr="00ED59E6">
          <w:t xml:space="preserve"> </w:t>
        </w:r>
        <w:proofErr w:type="spellStart"/>
        <w:r w:rsidRPr="00ED59E6">
          <w:t>Twins</w:t>
        </w:r>
        <w:proofErr w:type="spellEnd"/>
        <w:r>
          <w:t>.</w:t>
        </w:r>
      </w:ins>
      <w:ins w:id="137" w:author="Rostislav Bobin" w:date="2019-04-12T15:03:00Z">
        <w:r w:rsidRPr="00ED59E6">
          <w:rPr>
            <w:rPrChange w:id="138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139" w:author="Rostislav Bobin" w:date="2019-04-12T15:02:00Z">
        <w:r w:rsidRPr="00ED59E6">
          <w:rPr>
            <w:rPrChange w:id="140" w:author="Rostislav Bobin" w:date="2019-04-12T15:02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ED59E6">
          <w:rPr>
            <w:rPrChange w:id="141" w:author="Rostislav Bobin" w:date="2019-04-12T15:0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ED59E6">
          <w:rPr>
            <w:rPrChange w:id="142" w:author="Rostislav Bobin" w:date="2019-04-12T15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ED59E6">
          <w:rPr>
            <w:rPrChange w:id="143" w:author="Rostislav Bobin" w:date="2019-04-12T15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ED59E6">
          <w:rPr>
            <w:rPrChange w:id="144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ED59E6">
          <w:rPr>
            <w:lang w:val="en-US"/>
          </w:rPr>
          <w:instrText>https</w:instrText>
        </w:r>
        <w:r w:rsidRPr="00ED59E6">
          <w:rPr>
            <w:rPrChange w:id="145" w:author="Rostislav Bobin" w:date="2019-04-12T15:02:00Z">
              <w:rPr>
                <w:lang w:val="en-US"/>
              </w:rPr>
            </w:rPrChange>
          </w:rPr>
          <w:instrText>://</w:instrText>
        </w:r>
        <w:r w:rsidRPr="00ED59E6">
          <w:rPr>
            <w:lang w:val="en-US"/>
          </w:rPr>
          <w:instrText>docs</w:instrText>
        </w:r>
        <w:r w:rsidRPr="00ED59E6">
          <w:rPr>
            <w:rPrChange w:id="146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microsoft</w:instrText>
        </w:r>
        <w:r w:rsidRPr="00ED59E6">
          <w:rPr>
            <w:rPrChange w:id="147" w:author="Rostislav Bobin" w:date="2019-04-12T15:02:00Z">
              <w:rPr>
                <w:lang w:val="en-US"/>
              </w:rPr>
            </w:rPrChange>
          </w:rPr>
          <w:instrText>.</w:instrText>
        </w:r>
        <w:r w:rsidRPr="00ED59E6">
          <w:rPr>
            <w:lang w:val="en-US"/>
          </w:rPr>
          <w:instrText>com</w:instrText>
        </w:r>
        <w:r w:rsidRPr="00ED59E6">
          <w:rPr>
            <w:rPrChange w:id="148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ru</w:instrText>
        </w:r>
        <w:r w:rsidRPr="00ED59E6">
          <w:rPr>
            <w:rPrChange w:id="149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ru</w:instrText>
        </w:r>
        <w:r w:rsidRPr="00ED59E6">
          <w:rPr>
            <w:rPrChange w:id="150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azure</w:instrText>
        </w:r>
        <w:r w:rsidRPr="00ED59E6">
          <w:rPr>
            <w:rPrChange w:id="151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digital</w:instrText>
        </w:r>
        <w:r w:rsidRPr="00ED59E6">
          <w:rPr>
            <w:rPrChange w:id="152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twins</w:instrText>
        </w:r>
        <w:r w:rsidRPr="00ED59E6">
          <w:rPr>
            <w:rPrChange w:id="153" w:author="Rostislav Bobin" w:date="2019-04-12T15:02:00Z">
              <w:rPr>
                <w:lang w:val="en-US"/>
              </w:rPr>
            </w:rPrChange>
          </w:rPr>
          <w:instrText>/</w:instrText>
        </w:r>
        <w:r w:rsidRPr="00ED59E6">
          <w:rPr>
            <w:lang w:val="en-US"/>
          </w:rPr>
          <w:instrText>concepts</w:instrText>
        </w:r>
        <w:r w:rsidRPr="00ED59E6">
          <w:rPr>
            <w:rPrChange w:id="154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objectmodel</w:instrText>
        </w:r>
        <w:r w:rsidRPr="00ED59E6">
          <w:rPr>
            <w:rPrChange w:id="155" w:author="Rostislav Bobin" w:date="2019-04-12T15:02:00Z">
              <w:rPr>
                <w:lang w:val="en-US"/>
              </w:rPr>
            </w:rPrChange>
          </w:rPr>
          <w:instrText>-</w:instrText>
        </w:r>
        <w:r w:rsidRPr="00ED59E6">
          <w:rPr>
            <w:lang w:val="en-US"/>
          </w:rPr>
          <w:instrText>spatialgraph</w:instrText>
        </w:r>
        <w:r w:rsidRPr="00ED59E6">
          <w:rPr>
            <w:rPrChange w:id="156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FA3850">
          <w:rPr>
            <w:rStyle w:val="ac"/>
            <w:lang w:val="en-US"/>
          </w:rPr>
          <w:t>https</w:t>
        </w:r>
        <w:r w:rsidRPr="00ED59E6">
          <w:rPr>
            <w:rStyle w:val="ac"/>
            <w:rPrChange w:id="157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FA3850">
          <w:rPr>
            <w:rStyle w:val="ac"/>
            <w:lang w:val="en-US"/>
          </w:rPr>
          <w:t>docs</w:t>
        </w:r>
        <w:r w:rsidRPr="00ED59E6">
          <w:rPr>
            <w:rStyle w:val="ac"/>
            <w:rPrChange w:id="158" w:author="Rostislav Bobin" w:date="2019-04-12T15:02:00Z">
              <w:rPr>
                <w:rStyle w:val="ac"/>
                <w:lang w:val="en-US"/>
              </w:rPr>
            </w:rPrChange>
          </w:rPr>
          <w:t>.</w:t>
        </w:r>
        <w:proofErr w:type="spellStart"/>
        <w:r w:rsidRPr="00FA3850">
          <w:rPr>
            <w:rStyle w:val="ac"/>
            <w:lang w:val="en-US"/>
          </w:rPr>
          <w:t>microsoft</w:t>
        </w:r>
        <w:proofErr w:type="spellEnd"/>
        <w:r w:rsidRPr="00ED59E6">
          <w:rPr>
            <w:rStyle w:val="ac"/>
            <w:rPrChange w:id="159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FA3850">
          <w:rPr>
            <w:rStyle w:val="ac"/>
            <w:lang w:val="en-US"/>
          </w:rPr>
          <w:t>com</w:t>
        </w:r>
        <w:r w:rsidRPr="00ED59E6">
          <w:rPr>
            <w:rStyle w:val="ac"/>
            <w:rPrChange w:id="160" w:author="Rostislav Bobin" w:date="2019-04-12T15:02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FA3850">
          <w:rPr>
            <w:rStyle w:val="ac"/>
            <w:lang w:val="en-US"/>
          </w:rPr>
          <w:t>ru</w:t>
        </w:r>
        <w:proofErr w:type="spellEnd"/>
        <w:r w:rsidRPr="00ED59E6">
          <w:rPr>
            <w:rStyle w:val="ac"/>
            <w:rPrChange w:id="161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ru</w:t>
        </w:r>
        <w:proofErr w:type="spellEnd"/>
        <w:r w:rsidRPr="00ED59E6">
          <w:rPr>
            <w:rStyle w:val="ac"/>
            <w:rPrChange w:id="162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azure</w:t>
        </w:r>
        <w:r w:rsidRPr="00ED59E6">
          <w:rPr>
            <w:rStyle w:val="ac"/>
            <w:rPrChange w:id="163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digital</w:t>
        </w:r>
        <w:r w:rsidRPr="00ED59E6">
          <w:rPr>
            <w:rStyle w:val="ac"/>
            <w:rPrChange w:id="164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FA3850">
          <w:rPr>
            <w:rStyle w:val="ac"/>
            <w:lang w:val="en-US"/>
          </w:rPr>
          <w:t>twins</w:t>
        </w:r>
        <w:r w:rsidRPr="00ED59E6">
          <w:rPr>
            <w:rStyle w:val="ac"/>
            <w:rPrChange w:id="165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FA3850">
          <w:rPr>
            <w:rStyle w:val="ac"/>
            <w:lang w:val="en-US"/>
          </w:rPr>
          <w:t>concepts</w:t>
        </w:r>
        <w:r w:rsidRPr="00ED59E6">
          <w:rPr>
            <w:rStyle w:val="ac"/>
            <w:rPrChange w:id="166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objectmodel</w:t>
        </w:r>
        <w:proofErr w:type="spellEnd"/>
        <w:r w:rsidRPr="00ED59E6">
          <w:rPr>
            <w:rStyle w:val="ac"/>
            <w:rPrChange w:id="167" w:author="Rostislav Bobin" w:date="2019-04-12T15:02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FA3850">
          <w:rPr>
            <w:rStyle w:val="ac"/>
            <w:lang w:val="en-US"/>
          </w:rPr>
          <w:t>spatialgraph</w:t>
        </w:r>
        <w:proofErr w:type="spellEnd"/>
        <w:r w:rsidRPr="00ED59E6">
          <w:rPr>
            <w:rStyle w:val="ac"/>
            <w:rPrChange w:id="168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ED59E6">
          <w:rPr>
            <w:rPrChange w:id="169" w:author="Rostislav Bobin" w:date="2019-04-12T15:02:00Z">
              <w:rPr>
                <w:lang w:val="en-US"/>
              </w:rPr>
            </w:rPrChange>
          </w:rPr>
          <w:t xml:space="preserve"> (</w:t>
        </w:r>
        <w:r>
          <w:t>дата обращения 28.03.2019</w:t>
        </w:r>
        <w:r w:rsidRPr="00ED59E6">
          <w:rPr>
            <w:rPrChange w:id="170" w:author="Rostislav Bobin" w:date="2019-04-12T15:02:00Z">
              <w:rPr>
                <w:lang w:val="en-US"/>
              </w:rPr>
            </w:rPrChange>
          </w:rPr>
          <w:t>)</w:t>
        </w:r>
        <w:r>
          <w:t>.</w:t>
        </w:r>
      </w:ins>
      <w:bookmarkEnd w:id="135"/>
    </w:p>
    <w:p w14:paraId="30242924" w14:textId="260EB928" w:rsidR="00794F46" w:rsidRDefault="00794F46">
      <w:pPr>
        <w:pStyle w:val="ab"/>
        <w:numPr>
          <w:ilvl w:val="0"/>
          <w:numId w:val="3"/>
        </w:numPr>
        <w:spacing w:line="360" w:lineRule="auto"/>
        <w:jc w:val="both"/>
        <w:rPr>
          <w:ins w:id="171" w:author="Rostislav Bobin" w:date="2019-04-19T09:10:00Z"/>
          <w:lang w:val="en-US"/>
        </w:rPr>
        <w:pPrChange w:id="172" w:author="Rostislav Bobin" w:date="2019-04-18T13:52:00Z">
          <w:pPr>
            <w:widowControl w:val="0"/>
            <w:ind w:firstLine="0"/>
          </w:pPr>
        </w:pPrChange>
      </w:pPr>
      <w:bookmarkStart w:id="173" w:name="_Ref6488017"/>
      <w:ins w:id="174" w:author="Rostislav Bobin" w:date="2019-04-18T13:52:00Z">
        <w:r w:rsidRPr="00794F46">
          <w:rPr>
            <w:lang w:val="en-US"/>
          </w:rPr>
          <w:t xml:space="preserve">F. Bonomi, R. Milito, J. Zhu, and S. </w:t>
        </w:r>
        <w:proofErr w:type="spellStart"/>
        <w:r w:rsidRPr="00794F46">
          <w:rPr>
            <w:lang w:val="en-US"/>
          </w:rPr>
          <w:t>Addepalli</w:t>
        </w:r>
        <w:proofErr w:type="spellEnd"/>
        <w:r w:rsidRPr="00794F46">
          <w:rPr>
            <w:lang w:val="en-US"/>
          </w:rPr>
          <w:t>, “Fog Computing and Its Role in the Internet of Things,” in Proceedings of ACM MCC,</w:t>
        </w:r>
        <w:r>
          <w:rPr>
            <w:lang w:val="en-US"/>
          </w:rPr>
          <w:t xml:space="preserve"> </w:t>
        </w:r>
        <w:r w:rsidRPr="00794F46">
          <w:rPr>
            <w:lang w:val="en-US"/>
          </w:rPr>
          <w:t>2012, pp. 13–16.</w:t>
        </w:r>
      </w:ins>
      <w:bookmarkEnd w:id="173"/>
    </w:p>
    <w:p w14:paraId="11CD7952" w14:textId="4EC04E13" w:rsidR="00F954D1" w:rsidRPr="0085346D" w:rsidRDefault="00F954D1">
      <w:pPr>
        <w:pStyle w:val="ab"/>
        <w:numPr>
          <w:ilvl w:val="0"/>
          <w:numId w:val="3"/>
        </w:numPr>
        <w:spacing w:line="360" w:lineRule="auto"/>
        <w:jc w:val="both"/>
        <w:rPr>
          <w:ins w:id="175" w:author="Rostislav Bobin" w:date="2019-04-19T09:50:00Z"/>
        </w:rPr>
        <w:pPrChange w:id="176" w:author="Rostislav Bobin" w:date="2019-04-18T13:52:00Z">
          <w:pPr>
            <w:widowControl w:val="0"/>
            <w:ind w:firstLine="0"/>
          </w:pPr>
        </w:pPrChange>
      </w:pPr>
      <w:bookmarkStart w:id="177" w:name="_Ref6557837"/>
      <w:ins w:id="178" w:author="Rostislav Bobin" w:date="2019-04-19T09:11:00Z">
        <w:r>
          <w:rPr>
            <w:lang w:val="en-US"/>
          </w:rPr>
          <w:t>Low</w:t>
        </w:r>
        <w:r w:rsidRPr="000C2CA8">
          <w:rPr>
            <w:rPrChange w:id="179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Carbon</w:t>
        </w:r>
        <w:r w:rsidRPr="000C2CA8">
          <w:rPr>
            <w:rPrChange w:id="180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London</w:t>
        </w:r>
        <w:r w:rsidRPr="000C2CA8">
          <w:rPr>
            <w:rPrChange w:id="181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webpage</w:t>
        </w:r>
      </w:ins>
      <w:ins w:id="182" w:author="Rostislav Bobin" w:date="2019-04-19T09:51:00Z">
        <w:r w:rsidR="005A316B" w:rsidRPr="000C2CA8">
          <w:rPr>
            <w:rPrChange w:id="183" w:author="Gleb Radchenko" w:date="2019-04-26T14:10:00Z">
              <w:rPr>
                <w:lang w:val="en-US"/>
              </w:rPr>
            </w:rPrChange>
          </w:rPr>
          <w:t>.</w:t>
        </w:r>
      </w:ins>
      <w:ins w:id="184" w:author="Rostislav Bobin" w:date="2019-04-19T09:11:00Z">
        <w:r w:rsidRPr="000C2CA8">
          <w:rPr>
            <w:rPrChange w:id="185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186" w:author="Rostislav Bobin" w:date="2019-04-19T09:10:00Z">
        <w:r w:rsidRPr="000C2CA8">
          <w:rPr>
            <w:rPrChange w:id="187" w:author="Gleb Radchenko" w:date="2019-04-26T14:10:00Z">
              <w:rPr>
                <w:lang w:val="en-US"/>
              </w:rPr>
            </w:rPrChange>
          </w:rPr>
          <w:t>[</w:t>
        </w:r>
        <w:r>
          <w:t>Электронный</w:t>
        </w:r>
        <w:r w:rsidRPr="000C2CA8">
          <w:t xml:space="preserve"> </w:t>
        </w:r>
        <w:r>
          <w:t>ресурс</w:t>
        </w:r>
        <w:r w:rsidRPr="000C2CA8">
          <w:rPr>
            <w:rPrChange w:id="188" w:author="Gleb Radchenko" w:date="2019-04-26T14:10:00Z">
              <w:rPr>
                <w:lang w:val="en-US"/>
              </w:rPr>
            </w:rPrChange>
          </w:rPr>
          <w:t>]</w:t>
        </w:r>
        <w:r w:rsidRPr="000C2CA8">
          <w:t xml:space="preserve"> </w:t>
        </w:r>
        <w:r>
          <w:rPr>
            <w:lang w:val="en-US"/>
          </w:rPr>
          <w:t>URL</w:t>
        </w:r>
        <w:r w:rsidRPr="000C2CA8">
          <w:rPr>
            <w:rPrChange w:id="189" w:author="Gleb Radchenko" w:date="2019-04-26T14:10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0C2CA8">
          <w:rPr>
            <w:rPrChange w:id="190" w:author="Gleb Radchenko" w:date="2019-04-26T14:10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0C2CA8">
          <w:rPr>
            <w:rPrChange w:id="191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F954D1">
          <w:rPr>
            <w:lang w:val="en-US"/>
          </w:rPr>
          <w:instrText>http</w:instrText>
        </w:r>
        <w:r w:rsidRPr="000C2CA8">
          <w:rPr>
            <w:rPrChange w:id="192" w:author="Gleb Radchenko" w:date="2019-04-26T14:10:00Z">
              <w:rPr>
                <w:lang w:val="en-US"/>
              </w:rPr>
            </w:rPrChange>
          </w:rPr>
          <w:instrText>://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93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ukpowernetworks</w:instrText>
        </w:r>
        <w:r w:rsidRPr="000C2CA8">
          <w:rPr>
            <w:rPrChange w:id="194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co</w:instrText>
        </w:r>
        <w:r w:rsidRPr="000C2CA8">
          <w:rPr>
            <w:rPrChange w:id="195" w:author="Gleb Radchenko" w:date="2019-04-26T14:10:00Z">
              <w:rPr>
                <w:lang w:val="en-US"/>
              </w:rPr>
            </w:rPrChange>
          </w:rPr>
          <w:instrText>.</w:instrText>
        </w:r>
        <w:r w:rsidRPr="00F954D1">
          <w:rPr>
            <w:lang w:val="en-US"/>
          </w:rPr>
          <w:instrText>uk</w:instrText>
        </w:r>
        <w:r w:rsidRPr="000C2CA8">
          <w:rPr>
            <w:rPrChange w:id="196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innovation</w:instrText>
        </w:r>
        <w:r w:rsidRPr="000C2CA8">
          <w:rPr>
            <w:rPrChange w:id="197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en</w:instrText>
        </w:r>
        <w:r w:rsidRPr="000C2CA8">
          <w:rPr>
            <w:rPrChange w:id="198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199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tier</w:instrText>
        </w:r>
        <w:r w:rsidRPr="000C2CA8">
          <w:rPr>
            <w:rPrChange w:id="200" w:author="Gleb Radchenko" w:date="2019-04-26T14:10:00Z">
              <w:rPr>
                <w:lang w:val="en-US"/>
              </w:rPr>
            </w:rPrChange>
          </w:rPr>
          <w:instrText>-2-</w:instrText>
        </w:r>
        <w:r w:rsidRPr="00F954D1">
          <w:rPr>
            <w:lang w:val="en-US"/>
          </w:rPr>
          <w:instrText>projects</w:instrText>
        </w:r>
        <w:r w:rsidRPr="000C2CA8">
          <w:rPr>
            <w:rPrChange w:id="201" w:author="Gleb Radchenko" w:date="2019-04-26T14:10:00Z">
              <w:rPr>
                <w:lang w:val="en-US"/>
              </w:rPr>
            </w:rPrChange>
          </w:rPr>
          <w:instrText>/</w:instrText>
        </w:r>
        <w:r w:rsidRPr="00F954D1">
          <w:rPr>
            <w:lang w:val="en-US"/>
          </w:rPr>
          <w:instrText>Low</w:instrText>
        </w:r>
        <w:r w:rsidRPr="000C2CA8">
          <w:rPr>
            <w:rPrChange w:id="202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Carbon</w:instrText>
        </w:r>
        <w:r w:rsidRPr="000C2CA8">
          <w:rPr>
            <w:rPrChange w:id="203" w:author="Gleb Radchenko" w:date="2019-04-26T14:10:00Z">
              <w:rPr>
                <w:lang w:val="en-US"/>
              </w:rPr>
            </w:rPrChange>
          </w:rPr>
          <w:instrText>-</w:instrText>
        </w:r>
        <w:r w:rsidRPr="00F954D1">
          <w:rPr>
            <w:lang w:val="en-US"/>
          </w:rPr>
          <w:instrText>London</w:instrText>
        </w:r>
        <w:r w:rsidRPr="000C2CA8">
          <w:rPr>
            <w:rPrChange w:id="204" w:author="Gleb Radchenko" w:date="2019-04-26T14:10:00Z">
              <w:rPr>
                <w:lang w:val="en-US"/>
              </w:rPr>
            </w:rPrChange>
          </w:rPr>
          <w:instrText>-(</w:instrText>
        </w:r>
        <w:r w:rsidRPr="00F954D1">
          <w:rPr>
            <w:lang w:val="en-US"/>
          </w:rPr>
          <w:instrText>LCL</w:instrText>
        </w:r>
        <w:r w:rsidRPr="000C2CA8">
          <w:rPr>
            <w:rPrChange w:id="205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</w:t>
        </w:r>
        <w:r w:rsidRPr="005A316B">
          <w:rPr>
            <w:rStyle w:val="ac"/>
            <w:rPrChange w:id="206" w:author="Rostislav Bobin" w:date="2019-04-19T09:51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207" w:author="Rostislav Bobin" w:date="2019-04-19T09:51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ukpowernetworks</w:t>
        </w:r>
        <w:proofErr w:type="spellEnd"/>
        <w:r w:rsidRPr="005A316B">
          <w:rPr>
            <w:rStyle w:val="ac"/>
            <w:rPrChange w:id="208" w:author="Rostislav Bobin" w:date="2019-04-19T09:51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</w:t>
        </w:r>
        <w:r w:rsidRPr="005A316B">
          <w:rPr>
            <w:rStyle w:val="ac"/>
            <w:rPrChange w:id="209" w:author="Rostislav Bobin" w:date="2019-04-19T09:51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uk</w:t>
        </w:r>
        <w:proofErr w:type="spellEnd"/>
        <w:r w:rsidRPr="005A316B">
          <w:rPr>
            <w:rStyle w:val="ac"/>
            <w:rPrChange w:id="210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innovation</w:t>
        </w:r>
        <w:r w:rsidRPr="005A316B">
          <w:rPr>
            <w:rStyle w:val="ac"/>
            <w:rPrChange w:id="211" w:author="Rostislav Bobin" w:date="2019-04-19T09:51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en</w:t>
        </w:r>
        <w:proofErr w:type="spellEnd"/>
        <w:r w:rsidRPr="005A316B">
          <w:rPr>
            <w:rStyle w:val="ac"/>
            <w:rPrChange w:id="212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213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tier</w:t>
        </w:r>
        <w:r w:rsidRPr="005A316B">
          <w:rPr>
            <w:rStyle w:val="ac"/>
            <w:rPrChange w:id="214" w:author="Rostislav Bobin" w:date="2019-04-19T09:51:00Z">
              <w:rPr>
                <w:lang w:val="en-US"/>
              </w:rPr>
            </w:rPrChange>
          </w:rPr>
          <w:t>-2-</w:t>
        </w:r>
        <w:r w:rsidRPr="00591F78">
          <w:rPr>
            <w:rStyle w:val="ac"/>
            <w:lang w:val="en-US"/>
          </w:rPr>
          <w:t>projects</w:t>
        </w:r>
        <w:r w:rsidRPr="005A316B">
          <w:rPr>
            <w:rStyle w:val="ac"/>
            <w:rPrChange w:id="215" w:author="Rostislav Bobin" w:date="2019-04-19T09:51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Low</w:t>
        </w:r>
        <w:r w:rsidRPr="005A316B">
          <w:rPr>
            <w:rStyle w:val="ac"/>
            <w:rPrChange w:id="216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Carbon</w:t>
        </w:r>
        <w:r w:rsidRPr="005A316B">
          <w:rPr>
            <w:rStyle w:val="ac"/>
            <w:rPrChange w:id="217" w:author="Rostislav Bobin" w:date="2019-04-19T09:51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London</w:t>
        </w:r>
        <w:r w:rsidRPr="005A316B">
          <w:rPr>
            <w:rStyle w:val="ac"/>
            <w:rPrChange w:id="218" w:author="Rostislav Bobin" w:date="2019-04-19T09:51:00Z">
              <w:rPr>
                <w:lang w:val="en-US"/>
              </w:rPr>
            </w:rPrChange>
          </w:rPr>
          <w:t>-(</w:t>
        </w:r>
        <w:r w:rsidRPr="00591F78">
          <w:rPr>
            <w:rStyle w:val="ac"/>
            <w:lang w:val="en-US"/>
          </w:rPr>
          <w:t>LCL</w:t>
        </w:r>
        <w:r w:rsidRPr="005A316B">
          <w:rPr>
            <w:rStyle w:val="ac"/>
            <w:rPrChange w:id="219" w:author="Rostislav Bobin" w:date="2019-04-19T09:51:00Z">
              <w:rPr>
                <w:lang w:val="en-US"/>
              </w:rPr>
            </w:rPrChange>
          </w:rPr>
          <w:t>)/</w:t>
        </w:r>
        <w:r>
          <w:rPr>
            <w:lang w:val="en-US"/>
          </w:rPr>
          <w:fldChar w:fldCharType="end"/>
        </w:r>
        <w:r w:rsidRPr="000C2CA8">
          <w:rPr>
            <w:rPrChange w:id="220" w:author="Gleb Radchenko" w:date="2019-04-26T14:10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0C2CA8">
          <w:t xml:space="preserve"> </w:t>
        </w:r>
        <w:r>
          <w:t>обращения</w:t>
        </w:r>
        <w:r w:rsidRPr="000C2CA8">
          <w:t xml:space="preserve"> 16.04.2019</w:t>
        </w:r>
        <w:r w:rsidRPr="000C2CA8">
          <w:rPr>
            <w:rPrChange w:id="221" w:author="Gleb Radchenko" w:date="2019-04-26T14:10:00Z">
              <w:rPr>
                <w:lang w:val="en-US"/>
              </w:rPr>
            </w:rPrChange>
          </w:rPr>
          <w:t>)</w:t>
        </w:r>
      </w:ins>
      <w:ins w:id="222" w:author="Rostislav Bobin" w:date="2019-04-19T09:11:00Z">
        <w:r w:rsidRPr="000C2CA8">
          <w:t>.</w:t>
        </w:r>
      </w:ins>
      <w:bookmarkEnd w:id="177"/>
    </w:p>
    <w:p w14:paraId="318D4608" w14:textId="2D5B247E" w:rsidR="005A316B" w:rsidRDefault="005A316B">
      <w:pPr>
        <w:pStyle w:val="ab"/>
        <w:numPr>
          <w:ilvl w:val="0"/>
          <w:numId w:val="3"/>
        </w:numPr>
        <w:spacing w:line="360" w:lineRule="auto"/>
        <w:jc w:val="both"/>
        <w:rPr>
          <w:ins w:id="223" w:author="Rostislav Bobin" w:date="2019-04-19T09:51:00Z"/>
        </w:rPr>
        <w:pPrChange w:id="224" w:author="Rostislav Bobin" w:date="2019-04-18T13:52:00Z">
          <w:pPr>
            <w:widowControl w:val="0"/>
            <w:ind w:firstLine="0"/>
          </w:pPr>
        </w:pPrChange>
      </w:pPr>
      <w:bookmarkStart w:id="225" w:name="_Ref6559934"/>
      <w:ins w:id="226" w:author="Rostislav Bobin" w:date="2019-04-19T09:50:00Z">
        <w:r>
          <w:rPr>
            <w:lang w:val="en-US"/>
          </w:rPr>
          <w:t>Azure</w:t>
        </w:r>
        <w:r w:rsidRPr="000C2CA8">
          <w:rPr>
            <w:rPrChange w:id="227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0C2CA8">
          <w:rPr>
            <w:rPrChange w:id="228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</w:t>
        </w:r>
        <w:r w:rsidRPr="000C2CA8">
          <w:rPr>
            <w:rPrChange w:id="229" w:author="Gleb Radchenko" w:date="2019-04-26T14:10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Documentation</w:t>
        </w:r>
      </w:ins>
      <w:ins w:id="230" w:author="Rostislav Bobin" w:date="2019-04-19T09:51:00Z">
        <w:r w:rsidRPr="000C2CA8">
          <w:rPr>
            <w:rPrChange w:id="231" w:author="Gleb Radchenko" w:date="2019-04-26T14:10:00Z">
              <w:rPr>
                <w:lang w:val="en-US"/>
              </w:rPr>
            </w:rPrChange>
          </w:rPr>
          <w:t>.</w:t>
        </w:r>
      </w:ins>
      <w:ins w:id="232" w:author="Rostislav Bobin" w:date="2019-04-19T09:50:00Z">
        <w:r w:rsidRPr="000C2CA8">
          <w:rPr>
            <w:rPrChange w:id="233" w:author="Gleb Radchenko" w:date="2019-04-26T14:10:00Z">
              <w:rPr>
                <w:lang w:val="en-US"/>
              </w:rPr>
            </w:rPrChange>
          </w:rPr>
          <w:t xml:space="preserve"> </w:t>
        </w:r>
        <w:r w:rsidRPr="005A316B">
          <w:rPr>
            <w:rPrChange w:id="234" w:author="Rostislav Bobin" w:date="2019-04-19T09:51:00Z">
              <w:rPr>
                <w:lang w:val="en-US"/>
              </w:rPr>
            </w:rPrChange>
          </w:rPr>
          <w:t>[</w:t>
        </w:r>
      </w:ins>
      <w:ins w:id="235" w:author="Rostislav Bobin" w:date="2019-04-19T09:51:00Z">
        <w:r>
          <w:t>Электронный</w:t>
        </w:r>
        <w:r w:rsidRPr="005A316B">
          <w:t xml:space="preserve"> </w:t>
        </w:r>
        <w:r>
          <w:t>ресурс</w:t>
        </w:r>
      </w:ins>
      <w:ins w:id="236" w:author="Rostislav Bobin" w:date="2019-04-19T09:50:00Z">
        <w:r w:rsidRPr="005A316B">
          <w:rPr>
            <w:rPrChange w:id="237" w:author="Rostislav Bobin" w:date="2019-04-19T09:51:00Z">
              <w:rPr>
                <w:lang w:val="en-US"/>
              </w:rPr>
            </w:rPrChange>
          </w:rPr>
          <w:t>]</w:t>
        </w:r>
      </w:ins>
      <w:ins w:id="238" w:author="Rostislav Bobin" w:date="2019-04-19T09:51:00Z">
        <w:r w:rsidRPr="005A316B">
          <w:t xml:space="preserve"> </w:t>
        </w:r>
        <w:r>
          <w:rPr>
            <w:lang w:val="en-US"/>
          </w:rPr>
          <w:t>URL</w:t>
        </w:r>
        <w:r w:rsidRPr="005A316B">
          <w:rPr>
            <w:rPrChange w:id="239" w:author="Rostislav Bobin" w:date="2019-04-19T09:51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240" w:author="Rostislav Bobin" w:date="2019-04-19T09:51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241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242" w:author="Rostislav Bobin" w:date="2019-04-19T09:51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docs</w:instrText>
        </w:r>
        <w:r w:rsidRPr="005A316B">
          <w:rPr>
            <w:rPrChange w:id="243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244" w:author="Rostislav Bobin" w:date="2019-04-19T09:51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245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246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247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248" w:author="Rostislav Bobin" w:date="2019-04-19T09:51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iot</w:instrText>
        </w:r>
        <w:r w:rsidRPr="005A316B">
          <w:rPr>
            <w:rPrChange w:id="249" w:author="Rostislav Bobin" w:date="2019-04-19T09:51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</w:instrText>
        </w:r>
        <w:r w:rsidRPr="005A316B">
          <w:rPr>
            <w:rPrChange w:id="250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A316B">
          <w:rPr>
            <w:rStyle w:val="ac"/>
            <w:rPrChange w:id="251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docs</w:t>
        </w:r>
        <w:r w:rsidRPr="005A316B">
          <w:rPr>
            <w:rStyle w:val="ac"/>
            <w:rPrChange w:id="252" w:author="Rostislav Bobin" w:date="2019-04-19T09:51:00Z">
              <w:rPr>
                <w:rStyle w:val="ac"/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microsoft</w:t>
        </w:r>
        <w:proofErr w:type="spellEnd"/>
        <w:r w:rsidRPr="005A316B">
          <w:rPr>
            <w:rStyle w:val="ac"/>
            <w:rPrChange w:id="253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A316B">
          <w:rPr>
            <w:rStyle w:val="ac"/>
            <w:rPrChange w:id="254" w:author="Rostislav Bobin" w:date="2019-04-19T09:51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A316B">
          <w:rPr>
            <w:rStyle w:val="ac"/>
            <w:rPrChange w:id="255" w:author="Rostislav Bobin" w:date="2019-04-19T09:51:00Z">
              <w:rPr>
                <w:rStyle w:val="ac"/>
                <w:lang w:val="en-US"/>
              </w:rPr>
            </w:rPrChange>
          </w:rPr>
          <w:t>-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A316B">
          <w:rPr>
            <w:rStyle w:val="ac"/>
            <w:rPrChange w:id="256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azure</w:t>
        </w:r>
        <w:r w:rsidRPr="005A316B">
          <w:rPr>
            <w:rStyle w:val="ac"/>
            <w:rPrChange w:id="257" w:author="Rostislav Bobin" w:date="2019-04-19T09:51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iot</w:t>
        </w:r>
        <w:proofErr w:type="spellEnd"/>
        <w:r w:rsidRPr="005A316B">
          <w:rPr>
            <w:rStyle w:val="ac"/>
            <w:rPrChange w:id="258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</w:t>
        </w:r>
        <w:r w:rsidRPr="005A316B">
          <w:rPr>
            <w:rStyle w:val="ac"/>
            <w:rPrChange w:id="259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260" w:author="Rostislav Bobin" w:date="2019-04-19T09:51:00Z">
              <w:rPr>
                <w:lang w:val="en-US"/>
              </w:rPr>
            </w:rPrChange>
          </w:rPr>
          <w:t xml:space="preserve"> (</w:t>
        </w:r>
        <w:r w:rsidRPr="005A316B">
          <w:t>дата обращения 16.04.2019).</w:t>
        </w:r>
        <w:bookmarkEnd w:id="225"/>
      </w:ins>
    </w:p>
    <w:p w14:paraId="13949693" w14:textId="77777777" w:rsidR="005A316B" w:rsidRPr="006D767F" w:rsidRDefault="005A316B" w:rsidP="005A316B">
      <w:pPr>
        <w:pStyle w:val="ab"/>
        <w:numPr>
          <w:ilvl w:val="0"/>
          <w:numId w:val="3"/>
        </w:numPr>
        <w:spacing w:line="360" w:lineRule="auto"/>
        <w:jc w:val="both"/>
        <w:rPr>
          <w:ins w:id="261" w:author="Rostislav Bobin" w:date="2019-04-19T09:52:00Z"/>
        </w:rPr>
      </w:pPr>
      <w:bookmarkStart w:id="262" w:name="_Ref6560022"/>
      <w:ins w:id="263" w:author="Rostislav Bobin" w:date="2019-04-19T09:52:00Z">
        <w:r>
          <w:rPr>
            <w:lang w:val="en-US"/>
          </w:rPr>
          <w:t>Azure</w:t>
        </w:r>
        <w:r w:rsidRPr="005A316B">
          <w:rPr>
            <w:rPrChange w:id="264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Event</w:t>
        </w:r>
        <w:r w:rsidRPr="005A316B">
          <w:rPr>
            <w:rPrChange w:id="265" w:author="Rostislav Bobin" w:date="2019-04-19T09:5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Hubs</w:t>
        </w:r>
        <w:r w:rsidRPr="005A316B">
          <w:rPr>
            <w:rPrChange w:id="266" w:author="Rostislav Bobin" w:date="2019-04-19T09:52:00Z">
              <w:rPr>
                <w:lang w:val="en-US"/>
              </w:rPr>
            </w:rPrChange>
          </w:rPr>
          <w:t>. [</w:t>
        </w:r>
        <w:r>
          <w:t>Электронный ресурс</w:t>
        </w:r>
        <w:r w:rsidRPr="005A316B">
          <w:rPr>
            <w:rPrChange w:id="267" w:author="Rostislav Bobin" w:date="2019-04-19T09:52:00Z">
              <w:rPr>
                <w:lang w:val="en-US"/>
              </w:rPr>
            </w:rPrChange>
          </w:rPr>
          <w:t>]</w:t>
        </w:r>
        <w:r>
          <w:t xml:space="preserve"> </w:t>
        </w:r>
        <w:r>
          <w:rPr>
            <w:lang w:val="en-US"/>
          </w:rPr>
          <w:t>URL</w:t>
        </w:r>
        <w:r w:rsidRPr="005A316B">
          <w:rPr>
            <w:rPrChange w:id="268" w:author="Rostislav Bobin" w:date="2019-04-19T09:5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5A316B">
          <w:rPr>
            <w:rPrChange w:id="269" w:author="Rostislav Bobin" w:date="2019-04-19T09:5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5A316B">
          <w:rPr>
            <w:rPrChange w:id="270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5A316B">
          <w:rPr>
            <w:lang w:val="en-US"/>
          </w:rPr>
          <w:instrText>https</w:instrText>
        </w:r>
        <w:r w:rsidRPr="005A316B">
          <w:rPr>
            <w:rPrChange w:id="271" w:author="Rostislav Bobin" w:date="2019-04-19T09:52:00Z">
              <w:rPr>
                <w:lang w:val="en-US"/>
              </w:rPr>
            </w:rPrChange>
          </w:rPr>
          <w:instrText>://</w:instrText>
        </w:r>
        <w:r w:rsidRPr="005A316B">
          <w:rPr>
            <w:lang w:val="en-US"/>
          </w:rPr>
          <w:instrText>azure</w:instrText>
        </w:r>
        <w:r w:rsidRPr="005A316B">
          <w:rPr>
            <w:rPrChange w:id="272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microsoft</w:instrText>
        </w:r>
        <w:r w:rsidRPr="005A316B">
          <w:rPr>
            <w:rPrChange w:id="273" w:author="Rostislav Bobin" w:date="2019-04-19T09:52:00Z">
              <w:rPr>
                <w:lang w:val="en-US"/>
              </w:rPr>
            </w:rPrChange>
          </w:rPr>
          <w:instrText>.</w:instrText>
        </w:r>
        <w:r w:rsidRPr="005A316B">
          <w:rPr>
            <w:lang w:val="en-US"/>
          </w:rPr>
          <w:instrText>com</w:instrText>
        </w:r>
        <w:r w:rsidRPr="005A316B">
          <w:rPr>
            <w:rPrChange w:id="274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ru</w:instrText>
        </w:r>
        <w:r w:rsidRPr="005A316B">
          <w:rPr>
            <w:rPrChange w:id="275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ru</w:instrText>
        </w:r>
        <w:r w:rsidRPr="005A316B">
          <w:rPr>
            <w:rPrChange w:id="276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services</w:instrText>
        </w:r>
        <w:r w:rsidRPr="005A316B">
          <w:rPr>
            <w:rPrChange w:id="277" w:author="Rostislav Bobin" w:date="2019-04-19T09:52:00Z">
              <w:rPr>
                <w:lang w:val="en-US"/>
              </w:rPr>
            </w:rPrChange>
          </w:rPr>
          <w:instrText>/</w:instrText>
        </w:r>
        <w:r w:rsidRPr="005A316B">
          <w:rPr>
            <w:lang w:val="en-US"/>
          </w:rPr>
          <w:instrText>event</w:instrText>
        </w:r>
        <w:r w:rsidRPr="005A316B">
          <w:rPr>
            <w:rPrChange w:id="278" w:author="Rostislav Bobin" w:date="2019-04-19T09:52:00Z">
              <w:rPr>
                <w:lang w:val="en-US"/>
              </w:rPr>
            </w:rPrChange>
          </w:rPr>
          <w:instrText>-</w:instrText>
        </w:r>
        <w:r w:rsidRPr="005A316B">
          <w:rPr>
            <w:lang w:val="en-US"/>
          </w:rPr>
          <w:instrText>hubs</w:instrText>
        </w:r>
        <w:r w:rsidRPr="005A316B">
          <w:rPr>
            <w:rPrChange w:id="279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591F78">
          <w:rPr>
            <w:rStyle w:val="ac"/>
            <w:rPrChange w:id="280" w:author="Rostislav Bobin" w:date="2019-04-19T09:52:00Z">
              <w:rPr>
                <w:lang w:val="en-US"/>
              </w:rPr>
            </w:rPrChange>
          </w:rPr>
          <w:t>://</w:t>
        </w:r>
        <w:r w:rsidRPr="00591F78">
          <w:rPr>
            <w:rStyle w:val="ac"/>
            <w:lang w:val="en-US"/>
          </w:rPr>
          <w:t>azure</w:t>
        </w:r>
        <w:r w:rsidRPr="00591F78">
          <w:rPr>
            <w:rStyle w:val="ac"/>
            <w:rPrChange w:id="281" w:author="Rostislav Bobin" w:date="2019-04-19T09:5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microsoft</w:t>
        </w:r>
        <w:proofErr w:type="spellEnd"/>
        <w:r w:rsidRPr="00591F78">
          <w:rPr>
            <w:rStyle w:val="ac"/>
            <w:rPrChange w:id="282" w:author="Rostislav Bobin" w:date="2019-04-19T09:5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com</w:t>
        </w:r>
        <w:r w:rsidRPr="00591F78">
          <w:rPr>
            <w:rStyle w:val="ac"/>
            <w:rPrChange w:id="283" w:author="Rostislav Bobin" w:date="2019-04-19T09:52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91F78">
          <w:rPr>
            <w:rStyle w:val="ac"/>
            <w:rPrChange w:id="284" w:author="Rostislav Bobin" w:date="2019-04-19T09:52:00Z">
              <w:rPr>
                <w:lang w:val="en-US"/>
              </w:rPr>
            </w:rPrChange>
          </w:rPr>
          <w:t>-</w:t>
        </w:r>
        <w:proofErr w:type="spellStart"/>
        <w:r w:rsidRPr="00591F78">
          <w:rPr>
            <w:rStyle w:val="ac"/>
            <w:lang w:val="en-US"/>
          </w:rPr>
          <w:t>ru</w:t>
        </w:r>
        <w:proofErr w:type="spellEnd"/>
        <w:r w:rsidRPr="00591F78">
          <w:rPr>
            <w:rStyle w:val="ac"/>
            <w:rPrChange w:id="285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services</w:t>
        </w:r>
        <w:r w:rsidRPr="00591F78">
          <w:rPr>
            <w:rStyle w:val="ac"/>
            <w:rPrChange w:id="286" w:author="Rostislav Bobin" w:date="2019-04-19T09:5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event</w:t>
        </w:r>
        <w:r w:rsidRPr="00591F78">
          <w:rPr>
            <w:rStyle w:val="ac"/>
            <w:rPrChange w:id="287" w:author="Rostislav Bobin" w:date="2019-04-19T09:52:00Z">
              <w:rPr>
                <w:lang w:val="en-US"/>
              </w:rPr>
            </w:rPrChange>
          </w:rPr>
          <w:t>-</w:t>
        </w:r>
        <w:r w:rsidRPr="00591F78">
          <w:rPr>
            <w:rStyle w:val="ac"/>
            <w:lang w:val="en-US"/>
          </w:rPr>
          <w:t>hubs</w:t>
        </w:r>
        <w:r w:rsidRPr="00591F78">
          <w:rPr>
            <w:rStyle w:val="ac"/>
            <w:rPrChange w:id="288" w:author="Rostislav Bobin" w:date="2019-04-19T09:52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5A316B">
          <w:rPr>
            <w:rPrChange w:id="289" w:author="Rostislav Bobin" w:date="2019-04-19T09:52:00Z">
              <w:rPr>
                <w:lang w:val="en-US"/>
              </w:rPr>
            </w:rPrChange>
          </w:rPr>
          <w:t xml:space="preserve"> </w:t>
        </w:r>
        <w:r w:rsidRPr="006D767F">
          <w:t>(</w:t>
        </w:r>
        <w:r w:rsidRPr="005A316B">
          <w:t>дата обращения 16.04.2019).</w:t>
        </w:r>
        <w:bookmarkEnd w:id="262"/>
      </w:ins>
    </w:p>
    <w:p w14:paraId="1C93CE31" w14:textId="34CA0F4E" w:rsidR="005A316B" w:rsidRDefault="0035627F">
      <w:pPr>
        <w:pStyle w:val="ab"/>
        <w:numPr>
          <w:ilvl w:val="0"/>
          <w:numId w:val="3"/>
        </w:numPr>
        <w:spacing w:line="360" w:lineRule="auto"/>
        <w:jc w:val="both"/>
        <w:rPr>
          <w:ins w:id="290" w:author="Rostislav Bobin" w:date="2019-05-17T10:43:00Z"/>
        </w:rPr>
        <w:pPrChange w:id="291" w:author="Rostislav Bobin" w:date="2019-04-18T13:52:00Z">
          <w:pPr>
            <w:widowControl w:val="0"/>
            <w:ind w:firstLine="0"/>
          </w:pPr>
        </w:pPrChange>
      </w:pPr>
      <w:bookmarkStart w:id="292" w:name="_Ref6560609"/>
      <w:ins w:id="293" w:author="Rostislav Bobin" w:date="2019-04-19T10:02:00Z">
        <w:r w:rsidRPr="0035627F">
          <w:rPr>
            <w:lang w:val="en-US"/>
            <w:rPrChange w:id="294" w:author="Rostislav Bobin" w:date="2019-04-19T10:02:00Z">
              <w:rPr/>
            </w:rPrChange>
          </w:rPr>
          <w:t xml:space="preserve">Digital Twins Service Management APIs. </w:t>
        </w:r>
        <w:r w:rsidRPr="0035627F">
          <w:rPr>
            <w:rPrChange w:id="295" w:author="Rostislav Bobin" w:date="2019-04-19T10:02:00Z">
              <w:rPr>
                <w:lang w:val="en-US"/>
              </w:rPr>
            </w:rPrChange>
          </w:rPr>
          <w:t>[</w:t>
        </w:r>
        <w:r>
          <w:t>Электронный</w:t>
        </w:r>
        <w:r w:rsidRPr="0035627F">
          <w:t xml:space="preserve"> </w:t>
        </w:r>
        <w:r>
          <w:t>ресурс</w:t>
        </w:r>
        <w:r w:rsidRPr="0035627F">
          <w:rPr>
            <w:rPrChange w:id="296" w:author="Rostislav Bobin" w:date="2019-04-19T10:02:00Z">
              <w:rPr>
                <w:lang w:val="en-US"/>
              </w:rPr>
            </w:rPrChange>
          </w:rPr>
          <w:t>]</w:t>
        </w:r>
        <w:r w:rsidRPr="0035627F">
          <w:t xml:space="preserve"> </w:t>
        </w:r>
        <w:r>
          <w:rPr>
            <w:lang w:val="en-US"/>
          </w:rPr>
          <w:t>URL</w:t>
        </w:r>
        <w:r w:rsidRPr="0035627F">
          <w:rPr>
            <w:rPrChange w:id="297" w:author="Rostislav Bobin" w:date="2019-04-19T10:02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35627F">
          <w:rPr>
            <w:rPrChange w:id="298" w:author="Rostislav Bobin" w:date="2019-04-19T10:02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35627F">
          <w:rPr>
            <w:rPrChange w:id="299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35627F">
          <w:rPr>
            <w:lang w:val="en-US"/>
          </w:rPr>
          <w:instrText>https</w:instrText>
        </w:r>
        <w:r w:rsidRPr="0035627F">
          <w:rPr>
            <w:rPrChange w:id="300" w:author="Rostislav Bobin" w:date="2019-04-19T10:02:00Z">
              <w:rPr>
                <w:lang w:val="en-US"/>
              </w:rPr>
            </w:rPrChange>
          </w:rPr>
          <w:instrText>://</w:instrText>
        </w:r>
        <w:r w:rsidRPr="0035627F">
          <w:rPr>
            <w:lang w:val="en-US"/>
          </w:rPr>
          <w:instrText>azuredigitaltwinsexample</w:instrText>
        </w:r>
        <w:r w:rsidRPr="0035627F">
          <w:rPr>
            <w:rPrChange w:id="301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northeurope</w:instrText>
        </w:r>
        <w:r w:rsidRPr="0035627F">
          <w:rPr>
            <w:rPrChange w:id="302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azuresmartspaces</w:instrText>
        </w:r>
        <w:r w:rsidRPr="0035627F">
          <w:rPr>
            <w:rPrChange w:id="303" w:author="Rostislav Bobin" w:date="2019-04-19T10:02:00Z">
              <w:rPr>
                <w:lang w:val="en-US"/>
              </w:rPr>
            </w:rPrChange>
          </w:rPr>
          <w:instrText>.</w:instrText>
        </w:r>
        <w:r w:rsidRPr="0035627F">
          <w:rPr>
            <w:lang w:val="en-US"/>
          </w:rPr>
          <w:instrText>net</w:instrText>
        </w:r>
        <w:r w:rsidRPr="0035627F">
          <w:rPr>
            <w:rPrChange w:id="304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management</w:instrText>
        </w:r>
        <w:r w:rsidRPr="0035627F">
          <w:rPr>
            <w:rPrChange w:id="305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swagger</w:instrText>
        </w:r>
        <w:r w:rsidRPr="0035627F">
          <w:rPr>
            <w:rPrChange w:id="306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ui</w:instrText>
        </w:r>
        <w:r w:rsidRPr="0035627F">
          <w:rPr>
            <w:rPrChange w:id="307" w:author="Rostislav Bobin" w:date="2019-04-19T10:02:00Z">
              <w:rPr>
                <w:lang w:val="en-US"/>
              </w:rPr>
            </w:rPrChange>
          </w:rPr>
          <w:instrText>/</w:instrText>
        </w:r>
        <w:r w:rsidRPr="0035627F">
          <w:rPr>
            <w:lang w:val="en-US"/>
          </w:rPr>
          <w:instrText>index</w:instrText>
        </w:r>
        <w:r w:rsidRPr="0035627F">
          <w:rPr>
            <w:rPrChange w:id="308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591F78">
          <w:rPr>
            <w:rStyle w:val="ac"/>
            <w:lang w:val="en-US"/>
          </w:rPr>
          <w:t>https</w:t>
        </w:r>
        <w:r w:rsidRPr="0035627F">
          <w:rPr>
            <w:rStyle w:val="ac"/>
            <w:rPrChange w:id="309" w:author="Rostislav Bobin" w:date="2019-04-19T10:02:00Z">
              <w:rPr>
                <w:lang w:val="en-US"/>
              </w:rPr>
            </w:rPrChange>
          </w:rPr>
          <w:t>://</w:t>
        </w:r>
        <w:proofErr w:type="spellStart"/>
        <w:r w:rsidRPr="00591F78">
          <w:rPr>
            <w:rStyle w:val="ac"/>
            <w:lang w:val="en-US"/>
          </w:rPr>
          <w:t>azuredigitaltwinsexample</w:t>
        </w:r>
        <w:proofErr w:type="spellEnd"/>
        <w:r w:rsidRPr="0035627F">
          <w:rPr>
            <w:rStyle w:val="ac"/>
            <w:rPrChange w:id="310" w:author="Rostislav Bobin" w:date="2019-04-19T10:0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northeurope</w:t>
        </w:r>
        <w:proofErr w:type="spellEnd"/>
        <w:r w:rsidRPr="0035627F">
          <w:rPr>
            <w:rStyle w:val="ac"/>
            <w:rPrChange w:id="311" w:author="Rostislav Bobin" w:date="2019-04-19T10:02:00Z">
              <w:rPr>
                <w:lang w:val="en-US"/>
              </w:rPr>
            </w:rPrChange>
          </w:rPr>
          <w:t>.</w:t>
        </w:r>
        <w:proofErr w:type="spellStart"/>
        <w:r w:rsidRPr="00591F78">
          <w:rPr>
            <w:rStyle w:val="ac"/>
            <w:lang w:val="en-US"/>
          </w:rPr>
          <w:t>azuresmartspaces</w:t>
        </w:r>
        <w:proofErr w:type="spellEnd"/>
        <w:r w:rsidRPr="0035627F">
          <w:rPr>
            <w:rStyle w:val="ac"/>
            <w:rPrChange w:id="312" w:author="Rostislav Bobin" w:date="2019-04-19T10:02:00Z">
              <w:rPr>
                <w:lang w:val="en-US"/>
              </w:rPr>
            </w:rPrChange>
          </w:rPr>
          <w:t>.</w:t>
        </w:r>
        <w:r w:rsidRPr="00591F78">
          <w:rPr>
            <w:rStyle w:val="ac"/>
            <w:lang w:val="en-US"/>
          </w:rPr>
          <w:t>net</w:t>
        </w:r>
        <w:r w:rsidRPr="0035627F">
          <w:rPr>
            <w:rStyle w:val="ac"/>
            <w:rPrChange w:id="313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management</w:t>
        </w:r>
        <w:r w:rsidRPr="0035627F">
          <w:rPr>
            <w:rStyle w:val="ac"/>
            <w:rPrChange w:id="314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swagger</w:t>
        </w:r>
        <w:r w:rsidRPr="0035627F">
          <w:rPr>
            <w:rStyle w:val="ac"/>
            <w:rPrChange w:id="315" w:author="Rostislav Bobin" w:date="2019-04-19T10:02:00Z">
              <w:rPr>
                <w:lang w:val="en-US"/>
              </w:rPr>
            </w:rPrChange>
          </w:rPr>
          <w:t>/</w:t>
        </w:r>
        <w:proofErr w:type="spellStart"/>
        <w:r w:rsidRPr="00591F78">
          <w:rPr>
            <w:rStyle w:val="ac"/>
            <w:lang w:val="en-US"/>
          </w:rPr>
          <w:t>ui</w:t>
        </w:r>
        <w:proofErr w:type="spellEnd"/>
        <w:r w:rsidRPr="0035627F">
          <w:rPr>
            <w:rStyle w:val="ac"/>
            <w:rPrChange w:id="316" w:author="Rostislav Bobin" w:date="2019-04-19T10:02:00Z">
              <w:rPr>
                <w:lang w:val="en-US"/>
              </w:rPr>
            </w:rPrChange>
          </w:rPr>
          <w:t>/</w:t>
        </w:r>
        <w:r w:rsidRPr="00591F78">
          <w:rPr>
            <w:rStyle w:val="ac"/>
            <w:lang w:val="en-US"/>
          </w:rPr>
          <w:t>index</w:t>
        </w:r>
        <w:r w:rsidRPr="0035627F">
          <w:rPr>
            <w:rStyle w:val="ac"/>
            <w:rPrChange w:id="317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35627F">
          <w:rPr>
            <w:rPrChange w:id="318" w:author="Rostislav Bobin" w:date="2019-04-19T10:02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</w:t>
        </w:r>
        <w:r w:rsidRPr="0035627F">
          <w:t xml:space="preserve"> 12.03.2019</w:t>
        </w:r>
        <w:r w:rsidRPr="0035627F">
          <w:rPr>
            <w:rPrChange w:id="319" w:author="Rostislav Bobin" w:date="2019-04-19T10:02:00Z">
              <w:rPr>
                <w:lang w:val="en-US"/>
              </w:rPr>
            </w:rPrChange>
          </w:rPr>
          <w:t>).</w:t>
        </w:r>
      </w:ins>
      <w:bookmarkEnd w:id="292"/>
    </w:p>
    <w:p w14:paraId="40139999" w14:textId="312728F4" w:rsidR="00AC21C3" w:rsidRDefault="00AC21C3">
      <w:pPr>
        <w:pStyle w:val="ab"/>
        <w:numPr>
          <w:ilvl w:val="0"/>
          <w:numId w:val="3"/>
        </w:numPr>
        <w:spacing w:line="360" w:lineRule="auto"/>
        <w:jc w:val="both"/>
        <w:rPr>
          <w:ins w:id="320" w:author="Rostislav Bobin" w:date="2019-05-17T11:36:00Z"/>
        </w:rPr>
        <w:pPrChange w:id="321" w:author="Rostislav Bobin" w:date="2019-04-18T13:52:00Z">
          <w:pPr>
            <w:widowControl w:val="0"/>
            <w:ind w:firstLine="0"/>
          </w:pPr>
        </w:pPrChange>
      </w:pPr>
      <w:bookmarkStart w:id="322" w:name="_Ref8983004"/>
      <w:ins w:id="323" w:author="Rostislav Bobin" w:date="2019-05-17T10:43:00Z">
        <w:r>
          <w:rPr>
            <w:lang w:val="en-US"/>
          </w:rPr>
          <w:lastRenderedPageBreak/>
          <w:t xml:space="preserve">Microsoft Azure </w:t>
        </w:r>
      </w:ins>
      <w:ins w:id="324" w:author="Rostislav Bobin" w:date="2019-05-17T10:44:00Z">
        <w:r>
          <w:rPr>
            <w:lang w:val="en-US"/>
          </w:rPr>
          <w:t xml:space="preserve">Digital Twins Graph Viewer Github page. </w:t>
        </w:r>
        <w:r w:rsidRPr="00AC21C3">
          <w:rPr>
            <w:rPrChange w:id="325" w:author="Rostislav Bobin" w:date="2019-05-17T10:45:00Z">
              <w:rPr>
                <w:lang w:val="en-US"/>
              </w:rPr>
            </w:rPrChange>
          </w:rPr>
          <w:t>[</w:t>
        </w:r>
        <w:r>
          <w:t>Электронный ресурс</w:t>
        </w:r>
        <w:r w:rsidRPr="00AC21C3">
          <w:rPr>
            <w:rPrChange w:id="326" w:author="Rostislav Bobin" w:date="2019-05-17T10:45:00Z">
              <w:rPr>
                <w:lang w:val="en-US"/>
              </w:rPr>
            </w:rPrChange>
          </w:rPr>
          <w:t>]</w:t>
        </w:r>
      </w:ins>
      <w:ins w:id="327" w:author="Rostislav Bobin" w:date="2019-05-17T10:45:00Z">
        <w:r>
          <w:t xml:space="preserve"> </w:t>
        </w:r>
        <w:r>
          <w:rPr>
            <w:lang w:val="en-US"/>
          </w:rPr>
          <w:t>URL</w:t>
        </w:r>
        <w:r w:rsidRPr="00AC21C3">
          <w:rPr>
            <w:rPrChange w:id="328" w:author="Rostislav Bobin" w:date="2019-05-17T10:45:00Z">
              <w:rPr>
                <w:lang w:val="en-US"/>
              </w:rPr>
            </w:rPrChange>
          </w:rPr>
          <w:t xml:space="preserve">: </w:t>
        </w:r>
        <w:r>
          <w:fldChar w:fldCharType="begin"/>
        </w:r>
        <w:r>
          <w:instrText xml:space="preserve"> HYPERLINK "</w:instrText>
        </w:r>
        <w:r w:rsidRPr="00AC21C3">
          <w:rPr>
            <w:rPrChange w:id="329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AC21C3">
          <w:rPr>
            <w:rPrChange w:id="330" w:author="Rostislav Bobin" w:date="2019-05-17T10:45:00Z">
              <w:rPr>
                <w:lang w:val="en-US"/>
              </w:rPr>
            </w:rPrChange>
          </w:rPr>
          <w:instrText>/</w:instrText>
        </w:r>
        <w:r>
          <w:instrText xml:space="preserve">" </w:instrText>
        </w:r>
        <w:r>
          <w:fldChar w:fldCharType="separate"/>
        </w:r>
        <w:r w:rsidRPr="008479DB">
          <w:rPr>
            <w:rStyle w:val="ac"/>
          </w:rPr>
          <w:t>https://github.com/Azure/azure-digital-twins-graph-viewer</w:t>
        </w:r>
        <w:r w:rsidRPr="00AC21C3">
          <w:rPr>
            <w:rStyle w:val="ac"/>
            <w:rPrChange w:id="331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>
          <w:fldChar w:fldCharType="end"/>
        </w:r>
        <w:r w:rsidRPr="00AC21C3">
          <w:rPr>
            <w:rPrChange w:id="332" w:author="Rostislav Bobin" w:date="2019-05-17T10:45:00Z">
              <w:rPr>
                <w:lang w:val="en-US"/>
              </w:rPr>
            </w:rPrChange>
          </w:rPr>
          <w:t xml:space="preserve"> (</w:t>
        </w:r>
        <w:r>
          <w:t>дата</w:t>
        </w:r>
        <w:r w:rsidRPr="0035627F">
          <w:t xml:space="preserve"> </w:t>
        </w:r>
        <w:r>
          <w:t>обращения 08</w:t>
        </w:r>
        <w:r w:rsidRPr="0035627F">
          <w:t>.03.2019</w:t>
        </w:r>
        <w:r w:rsidRPr="00AC21C3">
          <w:rPr>
            <w:rPrChange w:id="333" w:author="Rostislav Bobin" w:date="2019-05-17T10:45:00Z">
              <w:rPr>
                <w:lang w:val="en-US"/>
              </w:rPr>
            </w:rPrChange>
          </w:rPr>
          <w:t>).</w:t>
        </w:r>
      </w:ins>
      <w:bookmarkEnd w:id="322"/>
    </w:p>
    <w:p w14:paraId="7A2F2B9E" w14:textId="7413271A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rPr>
          <w:ins w:id="334" w:author="Rostislav Bobin" w:date="2019-05-17T11:37:00Z"/>
        </w:rPr>
        <w:pPrChange w:id="335" w:author="Rostislav Bobin" w:date="2019-04-18T13:52:00Z">
          <w:pPr>
            <w:widowControl w:val="0"/>
            <w:ind w:firstLine="0"/>
          </w:pPr>
        </w:pPrChange>
      </w:pPr>
      <w:bookmarkStart w:id="336" w:name="_Ref8985538"/>
      <w:ins w:id="337" w:author="Rostislav Bobin" w:date="2019-05-17T11:36:00Z">
        <w:r>
          <w:rPr>
            <w:lang w:val="en-US"/>
          </w:rPr>
          <w:t>AWS</w:t>
        </w:r>
        <w:r w:rsidRPr="00FB3A4A">
          <w:rPr>
            <w:rPrChange w:id="338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339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Core</w:t>
        </w:r>
        <w:r w:rsidRPr="00FB3A4A">
          <w:rPr>
            <w:rPrChange w:id="340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341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342" w:author="Rostislav Bobin" w:date="2019-05-17T11:37:00Z">
              <w:rPr>
                <w:lang w:val="en-US"/>
              </w:rPr>
            </w:rPrChange>
          </w:rPr>
          <w:t>[</w:t>
        </w:r>
      </w:ins>
      <w:ins w:id="343" w:author="Rostislav Bobin" w:date="2019-05-17T11:37:00Z">
        <w:r>
          <w:t>Электронный</w:t>
        </w:r>
        <w:r w:rsidRPr="002423B6">
          <w:t xml:space="preserve"> </w:t>
        </w:r>
        <w:r>
          <w:t>ресурс</w:t>
        </w:r>
      </w:ins>
      <w:ins w:id="344" w:author="Rostislav Bobin" w:date="2019-05-17T11:36:00Z">
        <w:r w:rsidRPr="002423B6">
          <w:rPr>
            <w:rPrChange w:id="345" w:author="Rostislav Bobin" w:date="2019-05-17T11:37:00Z">
              <w:rPr>
                <w:lang w:val="en-US"/>
              </w:rPr>
            </w:rPrChange>
          </w:rPr>
          <w:t>]</w:t>
        </w:r>
      </w:ins>
      <w:ins w:id="346" w:author="Rostislav Bobin" w:date="2019-05-17T11:37:00Z">
        <w:r w:rsidRPr="002423B6">
          <w:t xml:space="preserve"> </w:t>
        </w:r>
        <w:r>
          <w:rPr>
            <w:lang w:val="en-US"/>
          </w:rPr>
          <w:t>URL</w:t>
        </w:r>
        <w:r w:rsidRPr="002423B6">
          <w:rPr>
            <w:rPrChange w:id="347" w:author="Rostislav Bobin" w:date="2019-05-17T11:37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348" w:author="Rostislav Bobin" w:date="2019-05-17T11:37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349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350" w:author="Rostislav Bobin" w:date="2019-05-17T11:37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351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352" w:author="Rostislav Bobin" w:date="2019-05-17T11:37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353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354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iot</w:instrText>
        </w:r>
        <w:r w:rsidRPr="002423B6">
          <w:rPr>
            <w:rPrChange w:id="355" w:author="Rostislav Bobin" w:date="2019-05-17T11:37:00Z">
              <w:rPr>
                <w:lang w:val="en-US"/>
              </w:rPr>
            </w:rPrChange>
          </w:rPr>
          <w:instrText>-</w:instrText>
        </w:r>
        <w:r w:rsidRPr="002423B6">
          <w:rPr>
            <w:lang w:val="en-US"/>
          </w:rPr>
          <w:instrText>core</w:instrText>
        </w:r>
        <w:r w:rsidRPr="002423B6">
          <w:rPr>
            <w:rPrChange w:id="356" w:author="Rostislav Bobin" w:date="2019-05-17T11:37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357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2423B6">
          <w:rPr>
            <w:rStyle w:val="ac"/>
            <w:rPrChange w:id="358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proofErr w:type="spellStart"/>
        <w:r w:rsidRPr="008479DB">
          <w:rPr>
            <w:rStyle w:val="ac"/>
            <w:lang w:val="en-US"/>
          </w:rPr>
          <w:t>aws</w:t>
        </w:r>
        <w:proofErr w:type="spellEnd"/>
        <w:r w:rsidRPr="002423B6">
          <w:rPr>
            <w:rStyle w:val="ac"/>
            <w:rPrChange w:id="359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2423B6">
          <w:rPr>
            <w:rStyle w:val="ac"/>
            <w:rPrChange w:id="360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2423B6">
          <w:rPr>
            <w:rStyle w:val="ac"/>
            <w:rPrChange w:id="361" w:author="Rostislav Bobin" w:date="2019-05-17T11:37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ru</w:t>
        </w:r>
        <w:proofErr w:type="spellEnd"/>
        <w:r w:rsidRPr="002423B6">
          <w:rPr>
            <w:rStyle w:val="ac"/>
            <w:rPrChange w:id="362" w:author="Rostislav Bobin" w:date="2019-05-17T11:37:00Z">
              <w:rPr>
                <w:rStyle w:val="ac"/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iot</w:t>
        </w:r>
        <w:proofErr w:type="spellEnd"/>
        <w:r w:rsidRPr="002423B6">
          <w:rPr>
            <w:rStyle w:val="ac"/>
            <w:rPrChange w:id="363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8479DB">
          <w:rPr>
            <w:rStyle w:val="ac"/>
            <w:lang w:val="en-US"/>
          </w:rPr>
          <w:t>core</w:t>
        </w:r>
        <w:r w:rsidRPr="002423B6">
          <w:rPr>
            <w:rStyle w:val="ac"/>
            <w:rPrChange w:id="364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2423B6">
          <w:rPr>
            <w:rStyle w:val="ac"/>
            <w:rPrChange w:id="365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366" w:author="Rostislav Bobin" w:date="2019-05-17T11:37:00Z">
              <w:rPr>
                <w:lang w:val="en-US"/>
              </w:rPr>
            </w:rPrChange>
          </w:rPr>
          <w:t xml:space="preserve"> (</w:t>
        </w:r>
        <w:r w:rsidRPr="002423B6">
          <w:t>дата обращ</w:t>
        </w:r>
        <w:r>
          <w:t>ения 18.04</w:t>
        </w:r>
        <w:r w:rsidRPr="002423B6">
          <w:t>.2019</w:t>
        </w:r>
        <w:r w:rsidRPr="002423B6">
          <w:rPr>
            <w:rPrChange w:id="367" w:author="Rostislav Bobin" w:date="2019-05-17T11:37:00Z">
              <w:rPr>
                <w:lang w:val="en-US"/>
              </w:rPr>
            </w:rPrChange>
          </w:rPr>
          <w:t>).</w:t>
        </w:r>
        <w:bookmarkEnd w:id="336"/>
      </w:ins>
    </w:p>
    <w:p w14:paraId="1DD0064F" w14:textId="2B97697B" w:rsidR="002423B6" w:rsidRDefault="002423B6">
      <w:pPr>
        <w:pStyle w:val="ab"/>
        <w:numPr>
          <w:ilvl w:val="0"/>
          <w:numId w:val="3"/>
        </w:numPr>
        <w:spacing w:line="360" w:lineRule="auto"/>
        <w:jc w:val="both"/>
        <w:pPrChange w:id="368" w:author="Rostislav Bobin" w:date="2019-04-18T13:52:00Z">
          <w:pPr>
            <w:widowControl w:val="0"/>
            <w:ind w:firstLine="0"/>
          </w:pPr>
        </w:pPrChange>
      </w:pPr>
      <w:bookmarkStart w:id="369" w:name="_Ref8985551"/>
      <w:ins w:id="370" w:author="Rostislav Bobin" w:date="2019-05-17T11:37:00Z">
        <w:r>
          <w:rPr>
            <w:lang w:val="en-US"/>
          </w:rPr>
          <w:t>AWS</w:t>
        </w:r>
        <w:r w:rsidRPr="00FB3A4A">
          <w:rPr>
            <w:rPrChange w:id="371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IoT</w:t>
        </w:r>
        <w:r w:rsidRPr="00FB3A4A">
          <w:rPr>
            <w:rPrChange w:id="372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Greengrass</w:t>
        </w:r>
        <w:r w:rsidRPr="00FB3A4A">
          <w:rPr>
            <w:rPrChange w:id="373" w:author="Rostislav Bobin" w:date="2019-05-20T08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Features</w:t>
        </w:r>
        <w:r w:rsidRPr="00FB3A4A">
          <w:rPr>
            <w:rPrChange w:id="374" w:author="Rostislav Bobin" w:date="2019-05-20T08:04:00Z">
              <w:rPr>
                <w:lang w:val="en-US"/>
              </w:rPr>
            </w:rPrChange>
          </w:rPr>
          <w:t xml:space="preserve">. </w:t>
        </w:r>
        <w:r w:rsidRPr="002423B6">
          <w:rPr>
            <w:rPrChange w:id="375" w:author="Rostislav Bobin" w:date="2019-05-17T11:38:00Z">
              <w:rPr>
                <w:lang w:val="en-US"/>
              </w:rPr>
            </w:rPrChange>
          </w:rPr>
          <w:t>[</w:t>
        </w:r>
        <w:r>
          <w:t>Электронный</w:t>
        </w:r>
        <w:r w:rsidRPr="002423B6">
          <w:t xml:space="preserve"> </w:t>
        </w:r>
        <w:r>
          <w:t>ресурс</w:t>
        </w:r>
        <w:r w:rsidRPr="002423B6">
          <w:rPr>
            <w:rPrChange w:id="376" w:author="Rostislav Bobin" w:date="2019-05-17T11:38:00Z">
              <w:rPr>
                <w:lang w:val="en-US"/>
              </w:rPr>
            </w:rPrChange>
          </w:rPr>
          <w:t>]</w:t>
        </w:r>
      </w:ins>
      <w:ins w:id="377" w:author="Rostislav Bobin" w:date="2019-05-17T11:38:00Z">
        <w:r>
          <w:t xml:space="preserve"> </w:t>
        </w:r>
        <w:r>
          <w:rPr>
            <w:lang w:val="en-US"/>
          </w:rPr>
          <w:t>URL</w:t>
        </w:r>
        <w:r w:rsidRPr="002423B6">
          <w:rPr>
            <w:rPrChange w:id="378" w:author="Rostislav Bobin" w:date="2019-05-17T11:38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fldChar w:fldCharType="begin"/>
        </w:r>
        <w:r w:rsidRPr="002423B6">
          <w:rPr>
            <w:rPrChange w:id="379" w:author="Rostislav Bobin" w:date="2019-05-17T11:38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2423B6">
          <w:rPr>
            <w:rPrChange w:id="380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2423B6">
          <w:rPr>
            <w:lang w:val="en-US"/>
          </w:rPr>
          <w:instrText>https</w:instrText>
        </w:r>
        <w:r w:rsidRPr="002423B6">
          <w:rPr>
            <w:rPrChange w:id="381" w:author="Rostislav Bobin" w:date="2019-05-17T11:38:00Z">
              <w:rPr>
                <w:lang w:val="en-US"/>
              </w:rPr>
            </w:rPrChange>
          </w:rPr>
          <w:instrText>://</w:instrText>
        </w:r>
        <w:r w:rsidRPr="002423B6">
          <w:rPr>
            <w:lang w:val="en-US"/>
          </w:rPr>
          <w:instrText>aws</w:instrText>
        </w:r>
        <w:r w:rsidRPr="002423B6">
          <w:rPr>
            <w:rPrChange w:id="382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amazon</w:instrText>
        </w:r>
        <w:r w:rsidRPr="002423B6">
          <w:rPr>
            <w:rPrChange w:id="383" w:author="Rostislav Bobin" w:date="2019-05-17T11:38:00Z">
              <w:rPr>
                <w:lang w:val="en-US"/>
              </w:rPr>
            </w:rPrChange>
          </w:rPr>
          <w:instrText>.</w:instrText>
        </w:r>
        <w:r w:rsidRPr="002423B6">
          <w:rPr>
            <w:lang w:val="en-US"/>
          </w:rPr>
          <w:instrText>com</w:instrText>
        </w:r>
        <w:r w:rsidRPr="002423B6">
          <w:rPr>
            <w:rPrChange w:id="384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ru</w:instrText>
        </w:r>
        <w:r w:rsidRPr="002423B6">
          <w:rPr>
            <w:rPrChange w:id="385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greengrass</w:instrText>
        </w:r>
        <w:r w:rsidRPr="002423B6">
          <w:rPr>
            <w:rPrChange w:id="386" w:author="Rostislav Bobin" w:date="2019-05-17T11:38:00Z">
              <w:rPr>
                <w:lang w:val="en-US"/>
              </w:rPr>
            </w:rPrChange>
          </w:rPr>
          <w:instrText>/</w:instrText>
        </w:r>
        <w:r w:rsidRPr="002423B6">
          <w:rPr>
            <w:lang w:val="en-US"/>
          </w:rPr>
          <w:instrText>features</w:instrText>
        </w:r>
        <w:r w:rsidRPr="002423B6">
          <w:rPr>
            <w:rPrChange w:id="387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>
          <w:rPr>
            <w:lang w:val="en-US"/>
          </w:rPr>
          <w:fldChar w:fldCharType="separate"/>
        </w:r>
        <w:r w:rsidRPr="008479DB">
          <w:rPr>
            <w:rStyle w:val="ac"/>
            <w:lang w:val="en-US"/>
          </w:rPr>
          <w:t>https</w:t>
        </w:r>
        <w:r w:rsidRPr="008479DB">
          <w:rPr>
            <w:rStyle w:val="ac"/>
            <w:rPrChange w:id="388" w:author="Rostislav Bobin" w:date="2019-05-17T11:38:00Z">
              <w:rPr>
                <w:lang w:val="en-US"/>
              </w:rPr>
            </w:rPrChange>
          </w:rPr>
          <w:t>://</w:t>
        </w:r>
        <w:proofErr w:type="spellStart"/>
        <w:r w:rsidRPr="008479DB">
          <w:rPr>
            <w:rStyle w:val="ac"/>
            <w:lang w:val="en-US"/>
          </w:rPr>
          <w:t>aws</w:t>
        </w:r>
        <w:proofErr w:type="spellEnd"/>
        <w:r w:rsidRPr="008479DB">
          <w:rPr>
            <w:rStyle w:val="ac"/>
            <w:rPrChange w:id="389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amazon</w:t>
        </w:r>
        <w:r w:rsidRPr="008479DB">
          <w:rPr>
            <w:rStyle w:val="ac"/>
            <w:rPrChange w:id="390" w:author="Rostislav Bobin" w:date="2019-05-17T11:38:00Z">
              <w:rPr>
                <w:lang w:val="en-US"/>
              </w:rPr>
            </w:rPrChange>
          </w:rPr>
          <w:t>.</w:t>
        </w:r>
        <w:r w:rsidRPr="008479DB">
          <w:rPr>
            <w:rStyle w:val="ac"/>
            <w:lang w:val="en-US"/>
          </w:rPr>
          <w:t>com</w:t>
        </w:r>
        <w:r w:rsidRPr="008479DB">
          <w:rPr>
            <w:rStyle w:val="ac"/>
            <w:rPrChange w:id="391" w:author="Rostislav Bobin" w:date="2019-05-17T11:38:00Z">
              <w:rPr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ru</w:t>
        </w:r>
        <w:proofErr w:type="spellEnd"/>
        <w:r w:rsidRPr="008479DB">
          <w:rPr>
            <w:rStyle w:val="ac"/>
            <w:rPrChange w:id="392" w:author="Rostislav Bobin" w:date="2019-05-17T11:38:00Z">
              <w:rPr>
                <w:lang w:val="en-US"/>
              </w:rPr>
            </w:rPrChange>
          </w:rPr>
          <w:t>/</w:t>
        </w:r>
        <w:proofErr w:type="spellStart"/>
        <w:r w:rsidRPr="008479DB">
          <w:rPr>
            <w:rStyle w:val="ac"/>
            <w:lang w:val="en-US"/>
          </w:rPr>
          <w:t>greengrass</w:t>
        </w:r>
        <w:proofErr w:type="spellEnd"/>
        <w:r w:rsidRPr="008479DB">
          <w:rPr>
            <w:rStyle w:val="ac"/>
            <w:rPrChange w:id="393" w:author="Rostislav Bobin" w:date="2019-05-17T11:38:00Z">
              <w:rPr>
                <w:lang w:val="en-US"/>
              </w:rPr>
            </w:rPrChange>
          </w:rPr>
          <w:t>/</w:t>
        </w:r>
        <w:r w:rsidRPr="008479DB">
          <w:rPr>
            <w:rStyle w:val="ac"/>
            <w:lang w:val="en-US"/>
          </w:rPr>
          <w:t>features</w:t>
        </w:r>
        <w:r w:rsidRPr="008479DB">
          <w:rPr>
            <w:rStyle w:val="ac"/>
            <w:rPrChange w:id="394" w:author="Rostislav Bobin" w:date="2019-05-17T11:38:00Z">
              <w:rPr>
                <w:lang w:val="en-US"/>
              </w:rPr>
            </w:rPrChange>
          </w:rPr>
          <w:t>/</w:t>
        </w:r>
        <w:r>
          <w:rPr>
            <w:lang w:val="en-US"/>
          </w:rPr>
          <w:fldChar w:fldCharType="end"/>
        </w:r>
        <w:r w:rsidRPr="002423B6">
          <w:rPr>
            <w:rPrChange w:id="395" w:author="Rostislav Bobin" w:date="2019-05-17T11:38:00Z">
              <w:rPr>
                <w:lang w:val="en-US"/>
              </w:rPr>
            </w:rPrChange>
          </w:rPr>
          <w:t xml:space="preserve"> (</w:t>
        </w:r>
        <w:r w:rsidRPr="002423B6">
          <w:t>дата обращения 18.04.2019</w:t>
        </w:r>
        <w:r w:rsidRPr="002423B6">
          <w:rPr>
            <w:rPrChange w:id="396" w:author="Rostislav Bobin" w:date="2019-05-17T11:38:00Z">
              <w:rPr>
                <w:lang w:val="en-US"/>
              </w:rPr>
            </w:rPrChange>
          </w:rPr>
          <w:t>).</w:t>
        </w:r>
      </w:ins>
      <w:bookmarkEnd w:id="369"/>
    </w:p>
    <w:p w14:paraId="2E7643EA" w14:textId="21395EF8" w:rsidR="00455A2A" w:rsidRDefault="00455A2A" w:rsidP="00455A2A">
      <w:pPr>
        <w:pStyle w:val="ab"/>
        <w:numPr>
          <w:ilvl w:val="0"/>
          <w:numId w:val="3"/>
        </w:numPr>
        <w:spacing w:line="360" w:lineRule="auto"/>
        <w:jc w:val="both"/>
      </w:pPr>
      <w:bookmarkStart w:id="397" w:name="_Ref9245952"/>
      <w:r>
        <w:t xml:space="preserve">Центры событий </w:t>
      </w:r>
      <w:r>
        <w:rPr>
          <w:lang w:val="en-US"/>
        </w:rPr>
        <w:t>Microsoft</w:t>
      </w:r>
      <w:r w:rsidRPr="00455A2A">
        <w:t xml:space="preserve"> </w:t>
      </w:r>
      <w:r>
        <w:rPr>
          <w:lang w:val="en-US"/>
        </w:rPr>
        <w:t>Azure</w:t>
      </w:r>
      <w:r w:rsidRPr="00455A2A">
        <w:t xml:space="preserve">. </w:t>
      </w:r>
      <w:r>
        <w:t xml:space="preserve">Документация. </w:t>
      </w:r>
      <w:r w:rsidRPr="00455A2A">
        <w:t>[</w:t>
      </w:r>
      <w:r>
        <w:t>Электронный ресурс</w:t>
      </w:r>
      <w:r w:rsidRPr="00455A2A">
        <w:t>]</w:t>
      </w:r>
      <w:r>
        <w:t xml:space="preserve"> </w:t>
      </w:r>
      <w:r>
        <w:rPr>
          <w:lang w:val="en-US"/>
        </w:rPr>
        <w:t>URL</w:t>
      </w:r>
      <w:r w:rsidRPr="00455A2A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398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399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00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0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402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0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0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0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40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event</w:instrText>
      </w:r>
      <w:r w:rsidR="0044706D" w:rsidRPr="0044706D">
        <w:rPr>
          <w:rStyle w:val="ac"/>
          <w:rPrChange w:id="407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hubs</w:instrText>
      </w:r>
      <w:r w:rsidR="0044706D" w:rsidRPr="0044706D">
        <w:rPr>
          <w:rStyle w:val="ac"/>
          <w:rPrChange w:id="408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event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hubs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455A2A">
        <w:t xml:space="preserve"> </w:t>
      </w:r>
      <w:r>
        <w:t>(дата обращения 19</w:t>
      </w:r>
      <w:r w:rsidRPr="00455A2A">
        <w:t>.04.2019).</w:t>
      </w:r>
      <w:bookmarkEnd w:id="397"/>
    </w:p>
    <w:p w14:paraId="4294DAE3" w14:textId="5053AB4E" w:rsidR="00581ACE" w:rsidRDefault="00581ACE" w:rsidP="00581ACE">
      <w:pPr>
        <w:pStyle w:val="ab"/>
        <w:numPr>
          <w:ilvl w:val="0"/>
          <w:numId w:val="3"/>
        </w:numPr>
        <w:spacing w:line="360" w:lineRule="auto"/>
        <w:jc w:val="both"/>
      </w:pPr>
      <w:bookmarkStart w:id="409" w:name="_Ref9246260"/>
      <w:r w:rsidRPr="00581ACE">
        <w:t xml:space="preserve">Авторизация доступа к веб-приложениям </w:t>
      </w:r>
      <w:proofErr w:type="spellStart"/>
      <w:r w:rsidRPr="00581ACE">
        <w:t>Azure</w:t>
      </w:r>
      <w:proofErr w:type="spellEnd"/>
      <w:r w:rsidRPr="00581ACE">
        <w:t xml:space="preserve"> </w:t>
      </w:r>
      <w:proofErr w:type="spellStart"/>
      <w:r w:rsidRPr="00581ACE">
        <w:t>Active</w:t>
      </w:r>
      <w:proofErr w:type="spellEnd"/>
      <w:r w:rsidRPr="00581ACE">
        <w:t xml:space="preserve"> </w:t>
      </w:r>
      <w:proofErr w:type="spellStart"/>
      <w:r w:rsidRPr="00581ACE">
        <w:t>Directory</w:t>
      </w:r>
      <w:proofErr w:type="spellEnd"/>
      <w:r w:rsidRPr="00581ACE">
        <w:t xml:space="preserve"> с помощью потока предоставления кода </w:t>
      </w:r>
      <w:proofErr w:type="spellStart"/>
      <w:r w:rsidRPr="00581ACE">
        <w:t>OAuth</w:t>
      </w:r>
      <w:proofErr w:type="spellEnd"/>
      <w:r w:rsidRPr="00581ACE">
        <w:t xml:space="preserve"> 2.0. [</w:t>
      </w:r>
      <w:r>
        <w:t>Электронный ресурс</w:t>
      </w:r>
      <w:r w:rsidRPr="00581ACE">
        <w:t>]</w:t>
      </w:r>
      <w:r>
        <w:t xml:space="preserve"> </w:t>
      </w:r>
      <w:r>
        <w:rPr>
          <w:lang w:val="en-US"/>
        </w:rPr>
        <w:t>URL</w:t>
      </w:r>
      <w:r w:rsidRPr="00581ACE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10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11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12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13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414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1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1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1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41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41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42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develop</w:instrText>
      </w:r>
      <w:r w:rsidR="0044706D" w:rsidRPr="0044706D">
        <w:rPr>
          <w:rStyle w:val="ac"/>
          <w:rPrChange w:id="42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v</w:instrText>
      </w:r>
      <w:r w:rsidR="0044706D" w:rsidRPr="0044706D">
        <w:rPr>
          <w:rStyle w:val="ac"/>
          <w:rPrChange w:id="422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="0044706D">
        <w:rPr>
          <w:rStyle w:val="ac"/>
          <w:lang w:val="en-US"/>
        </w:rPr>
        <w:instrText>protocols</w:instrText>
      </w:r>
      <w:r w:rsidR="0044706D" w:rsidRPr="0044706D">
        <w:rPr>
          <w:rStyle w:val="ac"/>
          <w:rPrChange w:id="42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oauth</w:instrText>
      </w:r>
      <w:r w:rsidR="0044706D" w:rsidRPr="0044706D">
        <w:rPr>
          <w:rStyle w:val="ac"/>
          <w:rPrChange w:id="42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code</w:instrText>
      </w:r>
      <w:r w:rsidR="0044706D" w:rsidRPr="0044706D">
        <w:rPr>
          <w:rStyle w:val="ac"/>
          <w:rPrChange w:id="425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develop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v</w:t>
      </w:r>
      <w:r w:rsidRPr="007C0919">
        <w:rPr>
          <w:rStyle w:val="ac"/>
        </w:rPr>
        <w:t>1-</w:t>
      </w:r>
      <w:r w:rsidRPr="007C0919">
        <w:rPr>
          <w:rStyle w:val="ac"/>
          <w:lang w:val="en-US"/>
        </w:rPr>
        <w:t>protocols</w:t>
      </w:r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oauth</w:t>
      </w:r>
      <w:proofErr w:type="spellEnd"/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code</w:t>
      </w:r>
      <w:r w:rsidRPr="00581ACE">
        <w:rPr>
          <w:rStyle w:val="ac"/>
        </w:rPr>
        <w:t>/</w:t>
      </w:r>
      <w:r w:rsidR="0044706D">
        <w:rPr>
          <w:rStyle w:val="ac"/>
        </w:rPr>
        <w:fldChar w:fldCharType="end"/>
      </w:r>
      <w:r w:rsidRPr="00581ACE">
        <w:t xml:space="preserve"> (дата обращения 19.04.2019).</w:t>
      </w:r>
      <w:bookmarkEnd w:id="409"/>
    </w:p>
    <w:p w14:paraId="32FACB44" w14:textId="11D67360" w:rsidR="00CF3347" w:rsidRDefault="00CF3347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426" w:name="_Ref9249155"/>
      <w:r>
        <w:t xml:space="preserve">Документация </w:t>
      </w:r>
      <w:r>
        <w:rPr>
          <w:lang w:val="en-US"/>
        </w:rPr>
        <w:t>Azure</w:t>
      </w:r>
      <w:r w:rsidRPr="00CF3347">
        <w:t xml:space="preserve"> </w:t>
      </w:r>
      <w:r>
        <w:rPr>
          <w:lang w:val="en-US"/>
        </w:rPr>
        <w:t>Active</w:t>
      </w:r>
      <w:r w:rsidRPr="00CF3347">
        <w:t xml:space="preserve"> </w:t>
      </w:r>
      <w:r>
        <w:rPr>
          <w:lang w:val="en-US"/>
        </w:rPr>
        <w:t>Directory</w:t>
      </w:r>
      <w:r w:rsidRPr="00CF3347">
        <w:t>. 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27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28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29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30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microsoft</w:instrText>
      </w:r>
      <w:r w:rsidR="0044706D" w:rsidRPr="0044706D">
        <w:rPr>
          <w:rStyle w:val="ac"/>
          <w:rPrChange w:id="431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3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33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ru</w:instrText>
      </w:r>
      <w:r w:rsidR="0044706D" w:rsidRPr="0044706D">
        <w:rPr>
          <w:rStyle w:val="ac"/>
          <w:rPrChange w:id="43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azure</w:instrText>
      </w:r>
      <w:r w:rsidR="0044706D" w:rsidRPr="0044706D">
        <w:rPr>
          <w:rStyle w:val="ac"/>
          <w:rPrChange w:id="435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active</w:instrText>
      </w:r>
      <w:r w:rsidR="0044706D" w:rsidRPr="0044706D">
        <w:rPr>
          <w:rStyle w:val="ac"/>
          <w:rPrChange w:id="43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="0044706D">
        <w:rPr>
          <w:rStyle w:val="ac"/>
          <w:lang w:val="en-US"/>
        </w:rPr>
        <w:instrText>directory</w:instrText>
      </w:r>
      <w:r w:rsidR="0044706D" w:rsidRPr="0044706D">
        <w:rPr>
          <w:rStyle w:val="ac"/>
          <w:rPrChange w:id="437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7C0919">
        <w:rPr>
          <w:rStyle w:val="ac"/>
        </w:rPr>
        <w:t>://</w:t>
      </w:r>
      <w:r w:rsidRPr="007C0919">
        <w:rPr>
          <w:rStyle w:val="ac"/>
          <w:lang w:val="en-US"/>
        </w:rPr>
        <w:t>docs</w:t>
      </w:r>
      <w:r w:rsidRPr="007C0919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microsoft</w:t>
      </w:r>
      <w:proofErr w:type="spellEnd"/>
      <w:r w:rsidRPr="007C0919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7C0919">
        <w:rPr>
          <w:rStyle w:val="ac"/>
        </w:rPr>
        <w:t>/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-</w:t>
      </w:r>
      <w:proofErr w:type="spellStart"/>
      <w:r w:rsidRPr="007C0919">
        <w:rPr>
          <w:rStyle w:val="ac"/>
          <w:lang w:val="en-US"/>
        </w:rPr>
        <w:t>ru</w:t>
      </w:r>
      <w:proofErr w:type="spellEnd"/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azure</w:t>
      </w:r>
      <w:r w:rsidRPr="007C0919">
        <w:rPr>
          <w:rStyle w:val="ac"/>
        </w:rPr>
        <w:t>/</w:t>
      </w:r>
      <w:r w:rsidRPr="007C0919">
        <w:rPr>
          <w:rStyle w:val="ac"/>
          <w:lang w:val="en-US"/>
        </w:rPr>
        <w:t>active</w:t>
      </w:r>
      <w:r w:rsidRPr="007C0919">
        <w:rPr>
          <w:rStyle w:val="ac"/>
        </w:rPr>
        <w:t>-</w:t>
      </w:r>
      <w:r w:rsidRPr="007C0919">
        <w:rPr>
          <w:rStyle w:val="ac"/>
          <w:lang w:val="en-US"/>
        </w:rPr>
        <w:t>directory</w:t>
      </w:r>
      <w:r w:rsidRPr="007C0919">
        <w:rPr>
          <w:rStyle w:val="ac"/>
        </w:rPr>
        <w:t>/</w:t>
      </w:r>
      <w:r w:rsidR="0044706D">
        <w:rPr>
          <w:rStyle w:val="ac"/>
        </w:rPr>
        <w:fldChar w:fldCharType="end"/>
      </w:r>
      <w:r w:rsidRPr="00CF3347">
        <w:t xml:space="preserve"> (</w:t>
      </w:r>
      <w:r>
        <w:t>дата обращения 16.03.2019</w:t>
      </w:r>
      <w:r w:rsidRPr="00CF3347">
        <w:t>)</w:t>
      </w:r>
      <w:r>
        <w:t>.</w:t>
      </w:r>
      <w:bookmarkEnd w:id="426"/>
    </w:p>
    <w:p w14:paraId="0491575D" w14:textId="59F0ED9F" w:rsidR="00601C79" w:rsidRDefault="00601C79" w:rsidP="00CF3347">
      <w:pPr>
        <w:pStyle w:val="ab"/>
        <w:numPr>
          <w:ilvl w:val="0"/>
          <w:numId w:val="3"/>
        </w:numPr>
        <w:spacing w:line="360" w:lineRule="auto"/>
        <w:jc w:val="both"/>
      </w:pPr>
      <w:bookmarkStart w:id="438" w:name="_Ref9254486"/>
      <w:r>
        <w:t xml:space="preserve">Документация по центру Интернета вещей. </w:t>
      </w:r>
      <w:r w:rsidRPr="00CF3347">
        <w:t>[</w:t>
      </w:r>
      <w:r>
        <w:t>Электронный ресурс</w:t>
      </w:r>
      <w:r w:rsidRPr="00CF3347">
        <w:t>]</w:t>
      </w:r>
      <w:r>
        <w:t xml:space="preserve"> </w:t>
      </w:r>
      <w:r>
        <w:rPr>
          <w:lang w:val="en-US"/>
        </w:rPr>
        <w:t>URL</w:t>
      </w:r>
      <w:r w:rsidRPr="00CF3347">
        <w:t xml:space="preserve">: </w:t>
      </w:r>
      <w:hyperlink r:id="rId23" w:history="1">
        <w:r>
          <w:rPr>
            <w:rStyle w:val="ac"/>
          </w:rPr>
          <w:t>https://docs.microsoft.com/ru-ru/azure/iot-hub/</w:t>
        </w:r>
      </w:hyperlink>
      <w:r w:rsidRPr="00CF3347">
        <w:t xml:space="preserve"> (</w:t>
      </w:r>
      <w:r>
        <w:t>дата обращения 18.03.2019</w:t>
      </w:r>
      <w:r w:rsidRPr="00CF3347">
        <w:t>)</w:t>
      </w:r>
      <w:r>
        <w:t>.</w:t>
      </w:r>
      <w:bookmarkEnd w:id="438"/>
    </w:p>
    <w:p w14:paraId="4F3AAD78" w14:textId="4FF6B5BC" w:rsidR="00367FC0" w:rsidRPr="002423B6" w:rsidRDefault="00367FC0" w:rsidP="00367FC0">
      <w:pPr>
        <w:pStyle w:val="ab"/>
        <w:numPr>
          <w:ilvl w:val="0"/>
          <w:numId w:val="3"/>
        </w:numPr>
        <w:spacing w:line="360" w:lineRule="auto"/>
        <w:jc w:val="both"/>
        <w:rPr>
          <w:ins w:id="439" w:author="Rostislav Bobin" w:date="2019-04-05T13:10:00Z"/>
        </w:rPr>
      </w:pPr>
      <w:bookmarkStart w:id="440" w:name="_Ref9332564"/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Pr="00367FC0">
        <w:t xml:space="preserve"> </w:t>
      </w:r>
      <w:r>
        <w:rPr>
          <w:lang w:val="en-US"/>
        </w:rPr>
        <w:t>Requests</w:t>
      </w:r>
      <w:r w:rsidRPr="00367FC0">
        <w:t>. [</w:t>
      </w:r>
      <w:r>
        <w:t>Электронный ресурс</w:t>
      </w:r>
      <w:r w:rsidRPr="00367FC0">
        <w:t>]</w:t>
      </w:r>
      <w:r>
        <w:t xml:space="preserve"> </w:t>
      </w:r>
      <w:r>
        <w:rPr>
          <w:lang w:val="en-US"/>
        </w:rPr>
        <w:t>URL</w:t>
      </w:r>
      <w:r w:rsidRPr="00367FC0">
        <w:t xml:space="preserve">: </w:t>
      </w:r>
      <w:r w:rsidR="0044706D">
        <w:rPr>
          <w:rStyle w:val="ac"/>
          <w:lang w:val="en-US"/>
        </w:rPr>
        <w:fldChar w:fldCharType="begin"/>
      </w:r>
      <w:r w:rsidR="0044706D" w:rsidRPr="0044706D">
        <w:rPr>
          <w:rStyle w:val="ac"/>
          <w:rPrChange w:id="441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="0044706D">
        <w:rPr>
          <w:rStyle w:val="ac"/>
          <w:lang w:val="en-US"/>
        </w:rPr>
        <w:instrText>HYPERLINK</w:instrText>
      </w:r>
      <w:r w:rsidR="0044706D" w:rsidRPr="0044706D">
        <w:rPr>
          <w:rStyle w:val="ac"/>
          <w:rPrChange w:id="442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="0044706D">
        <w:rPr>
          <w:rStyle w:val="ac"/>
          <w:lang w:val="en-US"/>
        </w:rPr>
        <w:instrText>https</w:instrText>
      </w:r>
      <w:r w:rsidR="0044706D" w:rsidRPr="0044706D">
        <w:rPr>
          <w:rStyle w:val="ac"/>
          <w:rPrChange w:id="443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="0044706D">
        <w:rPr>
          <w:rStyle w:val="ac"/>
          <w:lang w:val="en-US"/>
        </w:rPr>
        <w:instrText>learning</w:instrText>
      </w:r>
      <w:r w:rsidR="0044706D" w:rsidRPr="0044706D">
        <w:rPr>
          <w:rStyle w:val="ac"/>
          <w:rPrChange w:id="444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getpostman</w:instrText>
      </w:r>
      <w:r w:rsidR="0044706D" w:rsidRPr="0044706D">
        <w:rPr>
          <w:rStyle w:val="ac"/>
          <w:rPrChange w:id="445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="0044706D">
        <w:rPr>
          <w:rStyle w:val="ac"/>
          <w:lang w:val="en-US"/>
        </w:rPr>
        <w:instrText>com</w:instrText>
      </w:r>
      <w:r w:rsidR="0044706D" w:rsidRPr="0044706D">
        <w:rPr>
          <w:rStyle w:val="ac"/>
          <w:rPrChange w:id="44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docs</w:instrText>
      </w:r>
      <w:r w:rsidR="0044706D" w:rsidRPr="0044706D">
        <w:rPr>
          <w:rStyle w:val="ac"/>
          <w:rPrChange w:id="44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postman</w:instrText>
      </w:r>
      <w:r w:rsidR="0044706D" w:rsidRPr="0044706D">
        <w:rPr>
          <w:rStyle w:val="ac"/>
          <w:rPrChange w:id="44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sending</w:instrText>
      </w:r>
      <w:r w:rsidR="0044706D" w:rsidRPr="0044706D">
        <w:rPr>
          <w:rStyle w:val="ac"/>
          <w:rPrChange w:id="449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api</w:instrText>
      </w:r>
      <w:r w:rsidR="0044706D" w:rsidRPr="0044706D">
        <w:rPr>
          <w:rStyle w:val="ac"/>
          <w:rPrChange w:id="450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45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="0044706D">
        <w:rPr>
          <w:rStyle w:val="ac"/>
          <w:lang w:val="en-US"/>
        </w:rPr>
        <w:instrText>requests</w:instrText>
      </w:r>
      <w:r w:rsidR="0044706D" w:rsidRPr="0044706D">
        <w:rPr>
          <w:rStyle w:val="ac"/>
          <w:rPrChange w:id="452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="0044706D">
        <w:rPr>
          <w:rStyle w:val="ac"/>
          <w:lang w:val="en-US"/>
        </w:rPr>
        <w:fldChar w:fldCharType="separate"/>
      </w:r>
      <w:r w:rsidRPr="007C0919">
        <w:rPr>
          <w:rStyle w:val="ac"/>
          <w:lang w:val="en-US"/>
        </w:rPr>
        <w:t>https</w:t>
      </w:r>
      <w:r w:rsidRPr="00367FC0">
        <w:rPr>
          <w:rStyle w:val="ac"/>
        </w:rPr>
        <w:t>://</w:t>
      </w:r>
      <w:r w:rsidRPr="007C0919">
        <w:rPr>
          <w:rStyle w:val="ac"/>
          <w:lang w:val="en-US"/>
        </w:rPr>
        <w:t>learning</w:t>
      </w:r>
      <w:r w:rsidRPr="00367FC0">
        <w:rPr>
          <w:rStyle w:val="ac"/>
        </w:rPr>
        <w:t>.</w:t>
      </w:r>
      <w:proofErr w:type="spellStart"/>
      <w:r w:rsidRPr="007C0919">
        <w:rPr>
          <w:rStyle w:val="ac"/>
          <w:lang w:val="en-US"/>
        </w:rPr>
        <w:t>getpostman</w:t>
      </w:r>
      <w:proofErr w:type="spellEnd"/>
      <w:r w:rsidRPr="00367FC0">
        <w:rPr>
          <w:rStyle w:val="ac"/>
        </w:rPr>
        <w:t>.</w:t>
      </w:r>
      <w:r w:rsidRPr="007C0919">
        <w:rPr>
          <w:rStyle w:val="ac"/>
          <w:lang w:val="en-US"/>
        </w:rPr>
        <w:t>com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docs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postman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sending</w:t>
      </w:r>
      <w:r w:rsidRPr="00367FC0">
        <w:rPr>
          <w:rStyle w:val="ac"/>
        </w:rPr>
        <w:t>_</w:t>
      </w:r>
      <w:proofErr w:type="spellStart"/>
      <w:r w:rsidRPr="007C0919">
        <w:rPr>
          <w:rStyle w:val="ac"/>
          <w:lang w:val="en-US"/>
        </w:rPr>
        <w:t>api</w:t>
      </w:r>
      <w:proofErr w:type="spellEnd"/>
      <w:r w:rsidRPr="00367FC0">
        <w:rPr>
          <w:rStyle w:val="ac"/>
        </w:rPr>
        <w:t>_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Pr="007C0919">
        <w:rPr>
          <w:rStyle w:val="ac"/>
          <w:lang w:val="en-US"/>
        </w:rPr>
        <w:t>requests</w:t>
      </w:r>
      <w:r w:rsidRPr="00367FC0">
        <w:rPr>
          <w:rStyle w:val="ac"/>
        </w:rPr>
        <w:t>/</w:t>
      </w:r>
      <w:r w:rsidR="0044706D">
        <w:rPr>
          <w:rStyle w:val="ac"/>
        </w:rPr>
        <w:fldChar w:fldCharType="end"/>
      </w:r>
      <w:r w:rsidRPr="00367FC0">
        <w:t xml:space="preserve"> (</w:t>
      </w:r>
      <w:r>
        <w:t>дата обращения 07.04.2019</w:t>
      </w:r>
      <w:r w:rsidRPr="00367FC0">
        <w:t>).</w:t>
      </w:r>
      <w:bookmarkEnd w:id="440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453" w:author="Rostislav Bobin" w:date="2019-05-17T12:41:00Z"/>
        </w:rPr>
      </w:pPr>
      <w:bookmarkStart w:id="454" w:name="_Toc10028563"/>
      <w:r>
        <w:lastRenderedPageBreak/>
        <w:t>ПРИЛОЖЕНИЯ</w:t>
      </w:r>
      <w:bookmarkEnd w:id="454"/>
    </w:p>
    <w:p w14:paraId="532939BE" w14:textId="77777777" w:rsidR="00445709" w:rsidRDefault="00445709" w:rsidP="00445709">
      <w:pPr>
        <w:widowControl w:val="0"/>
        <w:ind w:firstLine="0"/>
        <w:rPr>
          <w:ins w:id="455" w:author="Rostislav Bobin" w:date="2019-05-17T12:41:00Z"/>
        </w:rPr>
      </w:pPr>
      <w:bookmarkStart w:id="456" w:name="_Toc483920466"/>
      <w:bookmarkStart w:id="457" w:name="_Toc10028564"/>
      <w:ins w:id="458" w:author="Rostislav Bobin" w:date="2019-05-17T12:41:00Z">
        <w:r>
          <w:rPr>
            <w:rStyle w:val="20"/>
          </w:rPr>
          <w:t>Приложение 1</w:t>
        </w:r>
        <w:bookmarkEnd w:id="456"/>
        <w:bookmarkEnd w:id="457"/>
      </w:ins>
    </w:p>
    <w:p w14:paraId="6F990264" w14:textId="77777777" w:rsidR="00445709" w:rsidRDefault="00445709" w:rsidP="00445709">
      <w:pPr>
        <w:widowControl w:val="0"/>
        <w:ind w:firstLine="0"/>
        <w:rPr>
          <w:ins w:id="459" w:author="Rostislav Bobin" w:date="2019-05-17T12:41:00Z"/>
        </w:rPr>
      </w:pPr>
      <w:ins w:id="460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46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2" w:author="Rostislav Bobin" w:date="2019-05-17T12:41:00Z"/>
                <w:b/>
              </w:rPr>
            </w:pPr>
            <w:proofErr w:type="spellStart"/>
            <w:ins w:id="463" w:author="Rostislav Bobin" w:date="2019-05-17T12:41:00Z">
              <w:r>
                <w:rPr>
                  <w:i/>
                  <w:lang w:val="en-US"/>
                </w:rPr>
                <w:t>UseCase</w:t>
              </w:r>
              <w:proofErr w:type="spellEnd"/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464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46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6" w:author="Rostislav Bobin" w:date="2019-05-17T12:41:00Z"/>
              </w:rPr>
            </w:pPr>
            <w:ins w:id="467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46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69" w:author="Rostislav Bobin" w:date="2019-05-17T12:41:00Z"/>
              </w:rPr>
            </w:pPr>
            <w:ins w:id="470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471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472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473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47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75" w:author="Rostislav Bobin" w:date="2019-05-17T12:41:00Z"/>
              </w:rPr>
            </w:pPr>
            <w:ins w:id="476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47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78" w:author="Rostislav Bobin" w:date="2019-05-17T12:41:00Z"/>
                <w:i/>
                <w:lang w:val="en-US"/>
              </w:rPr>
            </w:pPr>
            <w:ins w:id="479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02BE3451" w14:textId="77777777" w:rsidTr="00445709">
        <w:trPr>
          <w:ins w:id="48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1" w:author="Rostislav Bobin" w:date="2019-05-17T12:41:00Z"/>
              </w:rPr>
            </w:pPr>
            <w:ins w:id="482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48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484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85" w:author="Rostislav Bobin" w:date="2019-05-17T12:41:00Z"/>
              </w:rPr>
            </w:pPr>
            <w:ins w:id="486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487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488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489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 xml:space="preserve">, </w:t>
            </w:r>
            <w:proofErr w:type="spellStart"/>
            <w:r w:rsidR="007D59AE">
              <w:t>десериализовать</w:t>
            </w:r>
            <w:proofErr w:type="spellEnd"/>
            <w:r w:rsidR="007D59AE">
              <w:t xml:space="preserve">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90" w:author="Rostislav Bobin" w:date="2019-05-17T12:41:00Z"/>
              </w:rPr>
            </w:pPr>
            <w:ins w:id="491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492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493" w:author="Rostislav Bobin" w:date="2019-05-17T12:41:00Z"/>
              </w:rPr>
            </w:pPr>
            <w:ins w:id="494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495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496" w:author="Rostislav Bobin" w:date="2019-05-17T12:46:00Z">
              <w:r w:rsidRPr="00445709">
                <w:rPr>
                  <w:rPrChange w:id="497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498" w:author="Rostislav Bobin" w:date="2019-05-17T13:04:00Z">
              <w:r w:rsidR="00AE38CB">
                <w:t>т</w:t>
              </w:r>
            </w:ins>
            <w:ins w:id="499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50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1" w:author="Rostislav Bobin" w:date="2019-05-17T12:41:00Z"/>
              </w:rPr>
            </w:pPr>
            <w:ins w:id="502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04011F4" w14:textId="77777777" w:rsidTr="00445709">
        <w:trPr>
          <w:ins w:id="50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4" w:author="Rostislav Bobin" w:date="2019-05-17T12:41:00Z"/>
              </w:rPr>
            </w:pPr>
            <w:ins w:id="505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7B0310E5" w14:textId="77777777" w:rsidTr="00445709">
        <w:trPr>
          <w:ins w:id="50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7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50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09" w:author="Rostislav Bobin" w:date="2019-05-17T12:41:00Z"/>
                <w:b/>
              </w:rPr>
            </w:pPr>
            <w:proofErr w:type="spellStart"/>
            <w:ins w:id="510" w:author="Rostislav Bobin" w:date="2019-05-17T12:41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51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2" w:author="Rostislav Bobin" w:date="2019-05-17T12:41:00Z"/>
              </w:rPr>
            </w:pPr>
            <w:ins w:id="513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51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5" w:author="Rostislav Bobin" w:date="2019-05-17T12:41:00Z"/>
              </w:rPr>
            </w:pPr>
            <w:ins w:id="516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517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518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51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0" w:author="Rostislav Bobin" w:date="2019-05-17T12:41:00Z"/>
              </w:rPr>
            </w:pPr>
            <w:ins w:id="521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52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3" w:author="Rostislav Bobin" w:date="2019-05-17T12:41:00Z"/>
                <w:i/>
                <w:lang w:val="en-US"/>
              </w:rPr>
            </w:pPr>
            <w:ins w:id="524" w:author="Rostislav Bobin" w:date="2019-05-17T12:41:00Z">
              <w:r>
                <w:rPr>
                  <w:i/>
                </w:rPr>
                <w:t xml:space="preserve">Второстепенные актеры: </w:t>
              </w:r>
              <w:r>
                <w:rPr>
                  <w:lang w:val="en-US"/>
                </w:rPr>
                <w:t>-</w:t>
              </w:r>
            </w:ins>
          </w:p>
        </w:tc>
      </w:tr>
      <w:tr w:rsidR="00445709" w14:paraId="4E0C3A66" w14:textId="77777777" w:rsidTr="00445709">
        <w:trPr>
          <w:ins w:id="52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6" w:author="Rostislav Bobin" w:date="2019-05-17T12:41:00Z"/>
              </w:rPr>
            </w:pPr>
            <w:ins w:id="527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-</w:t>
              </w:r>
            </w:ins>
          </w:p>
        </w:tc>
      </w:tr>
      <w:tr w:rsidR="00445709" w14:paraId="5CCA01A0" w14:textId="77777777" w:rsidTr="00445709">
        <w:trPr>
          <w:ins w:id="52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29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30" w:author="Rostislav Bobin" w:date="2019-05-17T12:41:00Z"/>
              </w:rPr>
            </w:pPr>
            <w:ins w:id="531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532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33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534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 xml:space="preserve">, </w:t>
            </w:r>
            <w:proofErr w:type="spellStart"/>
            <w:r>
              <w:t>десериализовать</w:t>
            </w:r>
            <w:proofErr w:type="spellEnd"/>
            <w:r>
              <w:t xml:space="preserve">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35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36" w:author="Rostislav Bobin" w:date="2019-05-17T12:41:00Z"/>
              </w:rPr>
            </w:pPr>
            <w:r>
              <w:t>Вернуть администратору</w:t>
            </w:r>
            <w:ins w:id="537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53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9" w:author="Rostislav Bobin" w:date="2019-05-17T12:41:00Z"/>
              </w:rPr>
            </w:pPr>
            <w:ins w:id="540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0608AEF4" w14:textId="77777777" w:rsidTr="00445709">
        <w:trPr>
          <w:ins w:id="54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2" w:author="Rostislav Bobin" w:date="2019-05-17T12:41:00Z"/>
              </w:rPr>
            </w:pPr>
            <w:ins w:id="543" w:author="Rostislav Bobin" w:date="2019-05-17T12:41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445709" w14:paraId="446F55E5" w14:textId="77777777" w:rsidTr="00445709">
        <w:trPr>
          <w:ins w:id="54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5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54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7" w:author="Rostislav Bobin" w:date="2019-05-17T12:43:00Z"/>
                <w:i/>
              </w:rPr>
            </w:pPr>
            <w:proofErr w:type="spellStart"/>
            <w:ins w:id="548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54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0" w:author="Rostislav Bobin" w:date="2019-05-17T12:43:00Z"/>
                <w:i/>
                <w:lang w:val="en-US"/>
              </w:rPr>
            </w:pPr>
            <w:ins w:id="551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55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3" w:author="Rostislav Bobin" w:date="2019-05-17T12:43:00Z"/>
                <w:i/>
                <w:rPrChange w:id="554" w:author="Rostislav Bobin" w:date="2019-05-17T12:43:00Z">
                  <w:rPr>
                    <w:ins w:id="555" w:author="Rostislav Bobin" w:date="2019-05-17T12:43:00Z"/>
                    <w:i/>
                    <w:lang w:val="en-US"/>
                  </w:rPr>
                </w:rPrChange>
              </w:rPr>
            </w:pPr>
            <w:ins w:id="556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557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558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559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56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1" w:author="Rostislav Bobin" w:date="2019-05-17T12:43:00Z"/>
                <w:i/>
              </w:rPr>
            </w:pPr>
            <w:ins w:id="562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56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4" w:author="Rostislav Bobin" w:date="2019-05-17T12:43:00Z"/>
                <w:i/>
              </w:rPr>
            </w:pPr>
            <w:ins w:id="565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4608582D" w14:textId="77777777" w:rsidTr="00445709">
        <w:trPr>
          <w:ins w:id="56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7" w:author="Rostislav Bobin" w:date="2019-05-17T12:43:00Z"/>
              </w:rPr>
            </w:pPr>
            <w:ins w:id="568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56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0" w:author="Rostislav Bobin" w:date="2019-05-17T12:43:00Z"/>
              </w:rPr>
            </w:pPr>
            <w:ins w:id="571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572" w:author="Rostislav Bobin" w:date="2019-05-17T12:43:00Z"/>
                <w:i/>
                <w:rPrChange w:id="573" w:author="Rostislav Bobin" w:date="2019-05-17T12:49:00Z">
                  <w:rPr>
                    <w:ins w:id="574" w:author="Rostislav Bobin" w:date="2019-05-17T12:43:00Z"/>
                  </w:rPr>
                </w:rPrChange>
              </w:rPr>
              <w:pPrChange w:id="575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576" w:author="Rostislav Bobin" w:date="2019-05-17T13:01:00Z">
              <w:r w:rsidR="00AE38CB">
                <w:t>ктивировать событие, отп</w:t>
              </w:r>
            </w:ins>
            <w:ins w:id="577" w:author="Rostislav Bobin" w:date="2019-05-17T13:02:00Z">
              <w:r w:rsidR="00AE38CB">
                <w:t>р</w:t>
              </w:r>
            </w:ins>
            <w:ins w:id="578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579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580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58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2" w:author="Rostislav Bobin" w:date="2019-05-17T12:43:00Z"/>
                <w:i/>
              </w:rPr>
            </w:pPr>
            <w:ins w:id="583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4C944857" w14:textId="77777777" w:rsidTr="00445709">
        <w:trPr>
          <w:ins w:id="58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5" w:author="Rostislav Bobin" w:date="2019-05-17T12:43:00Z"/>
                <w:i/>
              </w:rPr>
            </w:pPr>
            <w:ins w:id="586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58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8" w:author="Rostislav Bobin" w:date="2019-05-17T12:43:00Z"/>
                <w:i/>
              </w:rPr>
            </w:pPr>
            <w:proofErr w:type="spellStart"/>
            <w:ins w:id="589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590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59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2" w:author="Rostislav Bobin" w:date="2019-05-17T12:43:00Z"/>
                <w:i/>
                <w:lang w:val="en-US"/>
              </w:rPr>
            </w:pPr>
            <w:ins w:id="593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59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5" w:author="Rostislav Bobin" w:date="2019-05-17T12:43:00Z"/>
                <w:i/>
                <w:rPrChange w:id="596" w:author="Rostislav Bobin" w:date="2019-05-17T13:03:00Z">
                  <w:rPr>
                    <w:ins w:id="597" w:author="Rostislav Bobin" w:date="2019-05-17T12:43:00Z"/>
                    <w:i/>
                    <w:lang w:val="en-US"/>
                  </w:rPr>
                </w:rPrChange>
              </w:rPr>
            </w:pPr>
            <w:ins w:id="598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59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0" w:author="Rostislav Bobin" w:date="2019-05-17T12:43:00Z"/>
                <w:i/>
              </w:rPr>
            </w:pPr>
            <w:ins w:id="601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60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3" w:author="Rostislav Bobin" w:date="2019-05-17T12:43:00Z"/>
                <w:i/>
              </w:rPr>
            </w:pPr>
            <w:ins w:id="604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6D18341F" w14:textId="77777777" w:rsidTr="00445709">
        <w:trPr>
          <w:ins w:id="60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6" w:author="Rostislav Bobin" w:date="2019-05-17T12:43:00Z"/>
                <w:i/>
              </w:rPr>
            </w:pPr>
            <w:ins w:id="607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60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609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610" w:author="Rostislav Bobin" w:date="2019-05-17T12:41:00Z"/>
              </w:rPr>
            </w:pPr>
            <w:ins w:id="611" w:author="Rostislav Bobin" w:date="2019-05-17T12:46:00Z">
              <w:r>
                <w:t>Выполнить</w:t>
              </w:r>
            </w:ins>
            <w:r>
              <w:t xml:space="preserve"> </w:t>
            </w:r>
            <w:ins w:id="612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proofErr w:type="spellStart"/>
            <w:r w:rsidR="00A55290">
              <w:rPr>
                <w:lang w:val="en-US"/>
              </w:rPr>
              <w:t>HistoricalValues</w:t>
            </w:r>
            <w:proofErr w:type="spellEnd"/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613" w:author="Rostislav Bobin" w:date="2019-05-17T12:43:00Z"/>
                <w:rPrChange w:id="614" w:author="Rostislav Bobin" w:date="2019-05-17T13:03:00Z">
                  <w:rPr>
                    <w:ins w:id="615" w:author="Rostislav Bobin" w:date="2019-05-17T12:43:00Z"/>
                    <w:i/>
                  </w:rPr>
                </w:rPrChange>
              </w:rPr>
              <w:pPrChange w:id="616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proofErr w:type="spellStart"/>
            <w:r>
              <w:rPr>
                <w:lang w:val="en-US"/>
              </w:rPr>
              <w:t>HistoricalValue</w:t>
            </w:r>
            <w:proofErr w:type="spellEnd"/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61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8" w:author="Rostislav Bobin" w:date="2019-05-17T12:43:00Z"/>
                <w:i/>
              </w:rPr>
            </w:pPr>
            <w:ins w:id="619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244F96AD" w14:textId="77777777" w:rsidTr="00445709">
        <w:trPr>
          <w:ins w:id="62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1" w:author="Rostislav Bobin" w:date="2019-05-17T12:43:00Z"/>
              </w:rPr>
            </w:pPr>
            <w:ins w:id="622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62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4" w:author="Rostislav Bobin" w:date="2019-05-17T12:43:00Z"/>
                <w:i/>
              </w:rPr>
            </w:pPr>
            <w:proofErr w:type="spellStart"/>
            <w:ins w:id="625" w:author="Rostislav Bobin" w:date="2019-05-17T12:43:00Z">
              <w:r>
                <w:rPr>
                  <w:i/>
                  <w:lang w:val="en-US"/>
                </w:rPr>
                <w:t>UseCase</w:t>
              </w:r>
              <w:proofErr w:type="spellEnd"/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26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62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8" w:author="Rostislav Bobin" w:date="2019-05-17T12:43:00Z"/>
                <w:i/>
                <w:lang w:val="en-US"/>
              </w:rPr>
            </w:pPr>
            <w:ins w:id="629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63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1" w:author="Rostislav Bobin" w:date="2019-05-17T12:43:00Z"/>
                <w:i/>
                <w:rPrChange w:id="632" w:author="Rostislav Bobin" w:date="2019-05-17T12:43:00Z">
                  <w:rPr>
                    <w:ins w:id="633" w:author="Rostislav Bobin" w:date="2019-05-17T12:43:00Z"/>
                    <w:i/>
                    <w:lang w:val="en-US"/>
                  </w:rPr>
                </w:rPrChange>
              </w:rPr>
            </w:pPr>
            <w:ins w:id="634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63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6" w:author="Rostislav Bobin" w:date="2019-05-17T12:43:00Z"/>
                <w:i/>
              </w:rPr>
            </w:pPr>
            <w:ins w:id="637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63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9" w:author="Rostislav Bobin" w:date="2019-05-17T12:43:00Z"/>
                <w:i/>
              </w:rPr>
            </w:pPr>
            <w:ins w:id="640" w:author="Rostislav Bobin" w:date="2019-05-17T12:43:00Z">
              <w:r>
                <w:rPr>
                  <w:i/>
                </w:rPr>
                <w:t xml:space="preserve">Второстепенные актеры: </w:t>
              </w:r>
              <w:r>
                <w:t>-</w:t>
              </w:r>
            </w:ins>
          </w:p>
        </w:tc>
      </w:tr>
      <w:tr w:rsidR="00445709" w14:paraId="09B8C775" w14:textId="77777777" w:rsidTr="00445709">
        <w:trPr>
          <w:ins w:id="64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2" w:author="Rostislav Bobin" w:date="2019-05-17T12:43:00Z"/>
                <w:i/>
              </w:rPr>
            </w:pPr>
            <w:ins w:id="643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64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5" w:author="Rostislav Bobin" w:date="2019-05-17T12:43:00Z"/>
                <w:lang w:val="en-US"/>
                <w:rPrChange w:id="646" w:author="Rostislav Bobin" w:date="2019-05-17T13:04:00Z">
                  <w:rPr>
                    <w:ins w:id="647" w:author="Rostislav Bobin" w:date="2019-05-17T12:43:00Z"/>
                  </w:rPr>
                </w:rPrChange>
              </w:rPr>
            </w:pPr>
            <w:ins w:id="648" w:author="Rostislav Bobin" w:date="2019-05-17T12:43:00Z">
              <w:r w:rsidRPr="00AE38CB">
                <w:rPr>
                  <w:rPrChange w:id="649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650" w:author="Rostislav Bobin" w:date="2019-05-17T12:43:00Z"/>
                <w:rPrChange w:id="651" w:author="Rostislav Bobin" w:date="2019-05-17T13:04:00Z">
                  <w:rPr>
                    <w:ins w:id="652" w:author="Rostislav Bobin" w:date="2019-05-17T12:43:00Z"/>
                    <w:i/>
                  </w:rPr>
                </w:rPrChange>
              </w:rPr>
              <w:pPrChange w:id="653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65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5" w:author="Rostislav Bobin" w:date="2019-05-17T12:43:00Z"/>
                <w:i/>
              </w:rPr>
            </w:pPr>
            <w:ins w:id="656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-</w:t>
              </w:r>
            </w:ins>
          </w:p>
        </w:tc>
      </w:tr>
      <w:tr w:rsidR="00445709" w14:paraId="3E6F0787" w14:textId="77777777" w:rsidTr="00445709">
        <w:trPr>
          <w:ins w:id="65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8" w:author="Rostislav Bobin" w:date="2019-05-17T12:43:00Z"/>
                <w:i/>
              </w:rPr>
            </w:pPr>
            <w:ins w:id="659" w:author="Rostislav Bobin" w:date="2019-05-17T12:43:00Z">
              <w:r>
                <w:rPr>
                  <w:i/>
                </w:rPr>
                <w:t xml:space="preserve">Альтернативные потоки: </w:t>
              </w:r>
              <w:r>
                <w:t>-</w:t>
              </w:r>
            </w:ins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660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661" w:author="Rostislav Bobin" w:date="2019-05-17T12:41:00Z"/>
        </w:rPr>
      </w:pPr>
      <w:ins w:id="662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663" w:author="Rostislav Bobin" w:date="2019-05-17T12:41:00Z"/>
          <w:rStyle w:val="20"/>
          <w:lang w:val="en-US"/>
        </w:rPr>
      </w:pPr>
      <w:bookmarkStart w:id="664" w:name="_Toc483920467"/>
      <w:bookmarkStart w:id="665" w:name="_Toc10028565"/>
      <w:ins w:id="666" w:author="Rostislav Bobin" w:date="2019-05-17T12:41:00Z">
        <w:r>
          <w:rPr>
            <w:rStyle w:val="20"/>
          </w:rPr>
          <w:lastRenderedPageBreak/>
          <w:t>Приложение 2</w:t>
        </w:r>
        <w:bookmarkEnd w:id="664"/>
        <w:bookmarkEnd w:id="665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System.Collections.Generic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System.Globalization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System.Linq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System.Net.NetworkInformation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System.Runtime.Serialization.Json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System.Text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System.Threading.Tasks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Microsoft.Azure.Devices.Client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Microsoft.Azure.DigitalTwins.Samples.Models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Microsoft.Extensions.Configuration.Binder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System.Data.SqlClient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namespace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</w:t>
            </w:r>
            <w:proofErr w:type="spellEnd"/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</w:t>
            </w:r>
            <w:proofErr w:type="spellEnd"/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(Dictionary&lt;string,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][0].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Connect(string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connection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adapter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connection.Open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[Power-Networks-LCL-June2015(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withAcornGps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)v2_1] as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tbl.LCLid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tbl.DateTime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[registration] as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reg.login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IConfigurationSection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(),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("Usage: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dotnet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run\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nNo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ConfigurationBuilder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SetBasePath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Directory.GetCurrentDirectory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AddJsonFile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appsettings.json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("ERROR: Failed to create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("EXIT: Unexpected error: {0}",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ex.Message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Func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&lt;string&gt;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iteration,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[iteration + shift][3].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temp.ToString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CultureInfo.InvariantCulture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async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Task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serializer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DataContractJsonSerializer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typeof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sensors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settings.GetSection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int.Parse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(settings["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MessageIntervalInSeconds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MemoryStream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serializer.WriteObject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(stream,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var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stream.ToArray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Message(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DigitalTwins-SensorHardwareId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", $"{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CreationTimeUtc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("x-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-client-request-id",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Guid.NewGuid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($"\t{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DateTime.UtcNow.ToLocalTime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()}&gt; Sending message: {Encoding.UTF8.GetString(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eventMessage.GetBytes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Properties: {{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eventMessage.Properties.Aggregate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StringBuilder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(),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x)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sb.Append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}': 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}',"),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deviceClient.SendEventAsync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Task.Delay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TimeSpan.FromSeconds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($"Finished sending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DataType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ins w:id="667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668" w:name="_Toc10028566"/>
      <w:r>
        <w:lastRenderedPageBreak/>
        <w:t>Приложение</w:t>
      </w:r>
      <w:r>
        <w:t xml:space="preserve"> 3</w:t>
      </w:r>
      <w:bookmarkEnd w:id="668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384025">
        <w:tc>
          <w:tcPr>
            <w:tcW w:w="9060" w:type="dxa"/>
          </w:tcPr>
          <w:p w14:paraId="14D990F0" w14:textId="6A02701F" w:rsidR="009C5801" w:rsidRPr="009514D3" w:rsidRDefault="009C5801" w:rsidP="00384025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384025">
        <w:tc>
          <w:tcPr>
            <w:tcW w:w="9060" w:type="dxa"/>
          </w:tcPr>
          <w:p w14:paraId="21B53E9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System.Linq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1F23DDF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Xunit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E08160A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742636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System.Net.Http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8EB9A1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System.Threading.Tasks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FF0493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Newtonsoft.Json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0352B3B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2C83A06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Moq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666A583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0F687C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YamlDotNet.Serialization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CC29D8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Microsoft.Extensions.Logging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1230B0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namespace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Microsoft.Azure.DigitalTwins.Samples.Tests</w:t>
            </w:r>
            <w:proofErr w:type="spellEnd"/>
          </w:p>
          <w:p w14:paraId="1D90416B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ProvisionSampleSensorsTests</w:t>
            </w:r>
            <w:proofErr w:type="spellEnd"/>
          </w:p>
          <w:p w14:paraId="713BF443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Serializer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Serializer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16103236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sensor1Guid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("00000000-0000-0000-0000-000000000001");</w:t>
            </w:r>
          </w:p>
          <w:p w14:paraId="06631098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sensor2Guid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("00000000-0000-0000-0000-000000000002");</w:t>
            </w:r>
          </w:p>
          <w:p w14:paraId="21805BE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async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GetProvisionSampleCreatesDescriptions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74FCFB7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@"</w:t>
            </w:r>
          </w:p>
          <w:p w14:paraId="1AD7F047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DeviceHardwareId1</w:t>
            </w:r>
          </w:p>
          <w:p w14:paraId="4ABC330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SensorType1</w:t>
            </w:r>
          </w:p>
          <w:p w14:paraId="1100ADF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SensorHardwareId1</w:t>
            </w:r>
          </w:p>
          <w:p w14:paraId="621DBEE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729C9ED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566807C8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"DeviceHardwareId1",</w:t>
            </w:r>
          </w:p>
          <w:p w14:paraId="79AE7501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53E481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4699E558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1900306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Actions.GetProvisionSampleTopology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StringReader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79E7A0F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4617FD13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async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CreateTwoSensors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220296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FakeDigitalTwinsHttpClient.CreateWithDevice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</w:p>
          <w:p w14:paraId="09C03D1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postResponseGuids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new [] { sensor1Guid, sensor2Guid },</w:t>
            </w:r>
          </w:p>
          <w:p w14:paraId="2EF52C5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getResponses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Enumerable.Repeat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Responses.NotFound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 2)</w:t>
            </w:r>
          </w:p>
          <w:p w14:paraId="0EB214C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var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descriptions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7D7345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FakeDigitalTwinsHttpClient.Space.Name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25FF93A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BEE82C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3C0B8D5B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223AACFC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016F37A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5C6E3C90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0C1636BA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2D39DC08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"SensorType2",</w:t>
            </w:r>
          </w:p>
          <w:p w14:paraId="602DE85B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"SensorHardwareId2",</w:t>
            </w:r>
          </w:p>
          <w:p w14:paraId="5C37C44C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Actions.CreateSpaces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Loggers.SilentLogger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descriptions,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Guid.Empty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10C8E6E4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(2,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httpHandler.PostRequests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["sensors"].Count);</w:t>
            </w:r>
          </w:p>
          <w:p w14:paraId="064E7AB2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384025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384025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 w:rsidP="006B07A6">
      <w:pPr>
        <w:pStyle w:val="2"/>
        <w:numPr>
          <w:ilvl w:val="0"/>
          <w:numId w:val="0"/>
        </w:numPr>
        <w:ind w:left="576" w:hanging="576"/>
        <w:pPrChange w:id="669" w:author="Rostislav Bobin" w:date="2019-05-17T12:41:00Z">
          <w:pPr>
            <w:pStyle w:val="1"/>
            <w:widowControl w:val="0"/>
          </w:pPr>
        </w:pPrChange>
      </w:pPr>
      <w:bookmarkStart w:id="670" w:name="_Toc10028567"/>
      <w:r>
        <w:lastRenderedPageBreak/>
        <w:t>Приложение 4</w:t>
      </w:r>
      <w:bookmarkEnd w:id="670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B93C95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B93C95" w:rsidRPr="002B1DCC" w:rsidRDefault="00B93C95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B93C95" w:rsidRPr="00EB5F02" w:rsidRDefault="00B93C9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B93C95" w:rsidRPr="002B1DCC" w:rsidRDefault="00B93C95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B93C95" w:rsidRPr="002B1DCC" w:rsidRDefault="00B93C95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B93C95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77777777" w:rsidR="00B93C95" w:rsidRPr="00EB5F02" w:rsidRDefault="00B93C9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Pr="00EB5F02">
                                    <w:t>“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Pr="00EB5F02">
                                    <w:t xml:space="preserve"> 02”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B93C95" w:rsidRPr="00EB5F02" w:rsidRDefault="00B93C9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typeId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14,</w:t>
                                  </w:r>
                                </w:p>
                                <w:p w14:paraId="4A7CC949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parentSpaceId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"2dfb2418-a2a6-4f59-b7ca-b4ec394e18e8",</w:t>
                                  </w:r>
                                </w:p>
                                <w:p w14:paraId="3042D73A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subtypeId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13,</w:t>
                                  </w:r>
                                </w:p>
                                <w:p w14:paraId="0F47A085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statusId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12</w:t>
                                  </w:r>
                                </w:p>
                                <w:p w14:paraId="49E5B6A1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B93C95" w:rsidRPr="00EB5F02" w:rsidRDefault="00B93C9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B93C95" w:rsidRPr="00EB5F02" w:rsidRDefault="00B93C9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B93C95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B93C95" w:rsidRPr="00EB5F02" w:rsidRDefault="00B93C9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B93C95" w:rsidRPr="00923835" w:rsidRDefault="00B93C95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proofErr w:type="spellEnd"/>
                                  <w:r w:rsidRPr="00923835">
                                    <w:t>.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proofErr w:type="spellEnd"/>
                                  <w:r w:rsidRPr="00923835">
                                    <w:t>.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proofErr w:type="spellEnd"/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proofErr w:type="spellEnd"/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proofErr w:type="spellEnd"/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proofErr w:type="spellEnd"/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proofErr w:type="spellStart"/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proofErr w:type="spellEnd"/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typeId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2,</w:t>
                                  </w:r>
                                </w:p>
                                <w:p w14:paraId="1F78AA2F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subtypeId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1,</w:t>
                                  </w:r>
                                </w:p>
                                <w:p w14:paraId="7325A26A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hardwareId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"123456789019",</w:t>
                                  </w:r>
                                </w:p>
                                <w:p w14:paraId="05D4B871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spaceId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"8b73d652-4fa3-46cb-8ac2-b27bfe3c10f6",</w:t>
                                  </w:r>
                                </w:p>
                                <w:p w14:paraId="4CB48B4F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B93C95" w:rsidRDefault="00B93C95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B93C95" w:rsidRDefault="00B93C9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B93C95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B93C95" w:rsidRPr="00EB5F02" w:rsidRDefault="00B93C9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B93C95" w:rsidRDefault="00B93C95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</w:t>
                                  </w:r>
                                  <w:proofErr w:type="spellStart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spaceId</w:t>
                                  </w:r>
                                  <w:proofErr w:type="spellEnd"/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": "439ee6ea-d477-4f50-8c02-f92babea3fde",</w:t>
                                  </w:r>
                                </w:p>
                                <w:p w14:paraId="280A4065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B93C95" w:rsidRPr="00B93C95" w:rsidRDefault="00B93C9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B93C95" w:rsidRDefault="00B93C95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B93C95" w:rsidRDefault="00B93C9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B93C95" w:rsidRPr="009C5801" w:rsidRDefault="00B93C95" w:rsidP="00B93C95">
                            <w:pPr>
                              <w:ind w:firstLine="0"/>
                              <w:rPr>
                                <w:b/>
                                <w:rPrChange w:id="671" w:author="Rostislav Bobin" w:date="2019-05-17T12:41:00Z">
                                  <w:rPr>
                                    <w:lang w:val="en-US"/>
                                  </w:rPr>
                                </w:rPrChange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B93C95" w:rsidRDefault="00B93C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B93C95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B93C95" w:rsidRPr="002B1DCC" w:rsidRDefault="00B93C95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B93C95" w:rsidRPr="00EB5F02" w:rsidRDefault="00B93C9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B93C95" w:rsidRPr="002B1DCC" w:rsidRDefault="00B93C95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B93C95" w:rsidRPr="002B1DCC" w:rsidRDefault="00B93C95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B93C95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77777777" w:rsidR="00B93C95" w:rsidRPr="00EB5F02" w:rsidRDefault="00B93C95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Pr="00EB5F02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Pr="00EB5F02">
                              <w:t xml:space="preserve"> 02”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B93C95" w:rsidRPr="00EB5F02" w:rsidRDefault="00B93C9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typeId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14,</w:t>
                            </w:r>
                          </w:p>
                          <w:p w14:paraId="4A7CC949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parentSpaceId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"2dfb2418-a2a6-4f59-b7ca-b4ec394e18e8",</w:t>
                            </w:r>
                          </w:p>
                          <w:p w14:paraId="3042D73A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subtypeId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13,</w:t>
                            </w:r>
                          </w:p>
                          <w:p w14:paraId="0F47A085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statusId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12</w:t>
                            </w:r>
                          </w:p>
                          <w:p w14:paraId="49E5B6A1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B93C95" w:rsidRPr="00EB5F02" w:rsidRDefault="00B93C9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B93C95" w:rsidRPr="00EB5F02" w:rsidRDefault="00B93C9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B93C95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B93C95" w:rsidRPr="00EB5F02" w:rsidRDefault="00B93C95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B93C95" w:rsidRPr="00923835" w:rsidRDefault="00B93C95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proofErr w:type="spellEnd"/>
                            <w:r w:rsidRPr="00923835">
                              <w:t>.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proofErr w:type="spellEnd"/>
                            <w:r w:rsidRPr="00923835">
                              <w:t>.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proofErr w:type="spellEnd"/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proofErr w:type="spellEnd"/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proofErr w:type="spellEnd"/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proofErr w:type="spellStart"/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proofErr w:type="spellEnd"/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typeId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2,</w:t>
                            </w:r>
                          </w:p>
                          <w:p w14:paraId="1F78AA2F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subtypeId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1,</w:t>
                            </w:r>
                          </w:p>
                          <w:p w14:paraId="7325A26A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hardwareId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"123456789019",</w:t>
                            </w:r>
                          </w:p>
                          <w:p w14:paraId="05D4B871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spaceId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"8b73d652-4fa3-46cb-8ac2-b27bfe3c10f6",</w:t>
                            </w:r>
                          </w:p>
                          <w:p w14:paraId="4CB48B4F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B93C95" w:rsidRDefault="00B93C95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B93C95" w:rsidRDefault="00B93C9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B93C95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B93C95" w:rsidRPr="00EB5F02" w:rsidRDefault="00B93C95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B93C95" w:rsidRDefault="00B93C95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</w:t>
                            </w:r>
                            <w:proofErr w:type="spellStart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spaceId</w:t>
                            </w:r>
                            <w:proofErr w:type="spellEnd"/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": "439ee6ea-d477-4f50-8c02-f92babea3fde",</w:t>
                            </w:r>
                          </w:p>
                          <w:p w14:paraId="280A4065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B93C95" w:rsidRPr="00B93C95" w:rsidRDefault="00B93C9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B93C95" w:rsidRDefault="00B93C95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B93C95" w:rsidRDefault="00B93C9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B93C95" w:rsidRPr="009C5801" w:rsidRDefault="00B93C95" w:rsidP="00B93C95">
                      <w:pPr>
                        <w:ind w:firstLine="0"/>
                        <w:rPr>
                          <w:b/>
                          <w:rPrChange w:id="672" w:author="Rostislav Bobin" w:date="2019-05-17T12:41:00Z">
                            <w:rPr>
                              <w:lang w:val="en-US"/>
                            </w:rPr>
                          </w:rPrChange>
                        </w:rPr>
                      </w:pPr>
                      <w:r>
                        <w:br w:type="page"/>
                      </w:r>
                    </w:p>
                    <w:p w14:paraId="7069BBC7" w14:textId="30477F15" w:rsidR="00B93C95" w:rsidRDefault="00B93C95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24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Gleb Radchenko" w:date="2019-05-24T13:22:00Z" w:initials="GR">
    <w:p w14:paraId="10F74D2D" w14:textId="0E5AF169" w:rsidR="00EF73E3" w:rsidRDefault="00EF73E3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30" w:author="Gleb Radchenko" w:date="2019-05-24T13:30:00Z" w:initials="GR">
    <w:p w14:paraId="6B1B6E3A" w14:textId="5FEB97F7" w:rsidR="00EF73E3" w:rsidRDefault="00EF73E3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43" w:author="Gleb Radchenko" w:date="2019-05-29T11:56:00Z" w:initials="GR">
    <w:p w14:paraId="50410AFE" w14:textId="5BE2E5F1" w:rsidR="00EF73E3" w:rsidRPr="00BF02A7" w:rsidRDefault="00EF73E3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46" w:author="Gleb Radchenko" w:date="2019-05-24T13:53:00Z" w:initials="GR">
    <w:p w14:paraId="6A3ECD53" w14:textId="5C1B6E35" w:rsidR="00EF73E3" w:rsidRDefault="00EF73E3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0F74D2D" w15:done="0"/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582BCC" w14:textId="77777777" w:rsidR="003D49CD" w:rsidRDefault="003D49CD">
      <w:pPr>
        <w:spacing w:line="240" w:lineRule="auto"/>
      </w:pPr>
      <w:r>
        <w:separator/>
      </w:r>
    </w:p>
  </w:endnote>
  <w:endnote w:type="continuationSeparator" w:id="0">
    <w:p w14:paraId="1AC5B081" w14:textId="77777777" w:rsidR="003D49CD" w:rsidRDefault="003D49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EF73E3" w:rsidRDefault="00EF73E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0B2E8D">
      <w:rPr>
        <w:noProof/>
        <w:color w:val="000000"/>
        <w:szCs w:val="28"/>
      </w:rPr>
      <w:t>37</w:t>
    </w:r>
    <w:r>
      <w:rPr>
        <w:color w:val="000000"/>
        <w:szCs w:val="28"/>
      </w:rPr>
      <w:fldChar w:fldCharType="end"/>
    </w:r>
  </w:p>
  <w:p w14:paraId="03E52B00" w14:textId="77777777" w:rsidR="00EF73E3" w:rsidRDefault="00EF73E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8D3572" w14:textId="77777777" w:rsidR="003D49CD" w:rsidRDefault="003D49CD">
      <w:pPr>
        <w:spacing w:line="240" w:lineRule="auto"/>
      </w:pPr>
      <w:r>
        <w:separator/>
      </w:r>
    </w:p>
  </w:footnote>
  <w:footnote w:type="continuationSeparator" w:id="0">
    <w:p w14:paraId="3CD8D6B6" w14:textId="77777777" w:rsidR="003D49CD" w:rsidRDefault="003D49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D075C4"/>
    <w:multiLevelType w:val="hybridMultilevel"/>
    <w:tmpl w:val="E4345286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AF4FF4"/>
    <w:multiLevelType w:val="multilevel"/>
    <w:tmpl w:val="2364FBB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8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DD0F40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1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111933"/>
    <w:multiLevelType w:val="multilevel"/>
    <w:tmpl w:val="25847D1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C156F"/>
    <w:multiLevelType w:val="hybridMultilevel"/>
    <w:tmpl w:val="EE4EC010"/>
    <w:lvl w:ilvl="0" w:tplc="B782841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21" w15:restartNumberingAfterBreak="0">
    <w:nsid w:val="4C7C750C"/>
    <w:multiLevelType w:val="multilevel"/>
    <w:tmpl w:val="2F961016"/>
    <w:lvl w:ilvl="0">
      <w:start w:val="1"/>
      <w:numFmt w:val="bullet"/>
      <w:lvlText w:val="−"/>
      <w:lvlJc w:val="left"/>
      <w:pPr>
        <w:ind w:left="1134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25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26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476FB"/>
    <w:multiLevelType w:val="multilevel"/>
    <w:tmpl w:val="AA32D2C8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31"/>
  </w:num>
  <w:num w:numId="4">
    <w:abstractNumId w:val="5"/>
  </w:num>
  <w:num w:numId="5">
    <w:abstractNumId w:val="15"/>
  </w:num>
  <w:num w:numId="6">
    <w:abstractNumId w:val="28"/>
  </w:num>
  <w:num w:numId="7">
    <w:abstractNumId w:val="32"/>
  </w:num>
  <w:num w:numId="8">
    <w:abstractNumId w:val="21"/>
  </w:num>
  <w:num w:numId="9">
    <w:abstractNumId w:val="1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3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0"/>
  </w:num>
  <w:num w:numId="15">
    <w:abstractNumId w:val="16"/>
  </w:num>
  <w:num w:numId="16">
    <w:abstractNumId w:val="26"/>
  </w:num>
  <w:num w:numId="17">
    <w:abstractNumId w:val="6"/>
  </w:num>
  <w:num w:numId="18">
    <w:abstractNumId w:val="20"/>
  </w:num>
  <w:num w:numId="19">
    <w:abstractNumId w:val="19"/>
  </w:num>
  <w:num w:numId="20">
    <w:abstractNumId w:val="29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17"/>
  </w:num>
  <w:num w:numId="25">
    <w:abstractNumId w:val="8"/>
  </w:num>
  <w:num w:numId="26">
    <w:abstractNumId w:val="27"/>
  </w:num>
  <w:num w:numId="27">
    <w:abstractNumId w:val="18"/>
  </w:num>
  <w:num w:numId="28">
    <w:abstractNumId w:val="12"/>
  </w:num>
  <w:num w:numId="29">
    <w:abstractNumId w:val="25"/>
  </w:num>
  <w:num w:numId="30">
    <w:abstractNumId w:val="7"/>
  </w:num>
  <w:num w:numId="31">
    <w:abstractNumId w:val="24"/>
  </w:num>
  <w:num w:numId="32">
    <w:abstractNumId w:val="4"/>
  </w:num>
  <w:num w:numId="33">
    <w:abstractNumId w:val="1"/>
  </w:num>
  <w:num w:numId="34">
    <w:abstractNumId w:val="3"/>
  </w:num>
  <w:num w:numId="35">
    <w:abstractNumId w:val="9"/>
  </w:num>
  <w:num w:numId="36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6255B"/>
    <w:rsid w:val="0007585F"/>
    <w:rsid w:val="000B2E8D"/>
    <w:rsid w:val="000B34D4"/>
    <w:rsid w:val="000C2CA8"/>
    <w:rsid w:val="000C3641"/>
    <w:rsid w:val="000F2968"/>
    <w:rsid w:val="000F2E8B"/>
    <w:rsid w:val="000F7602"/>
    <w:rsid w:val="00117EDE"/>
    <w:rsid w:val="00125296"/>
    <w:rsid w:val="00125A2C"/>
    <w:rsid w:val="00137B5D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18FF"/>
    <w:rsid w:val="00224397"/>
    <w:rsid w:val="00227B83"/>
    <w:rsid w:val="002423B6"/>
    <w:rsid w:val="0024675C"/>
    <w:rsid w:val="00273449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45709"/>
    <w:rsid w:val="0044706D"/>
    <w:rsid w:val="004523F2"/>
    <w:rsid w:val="00455A2A"/>
    <w:rsid w:val="004600B0"/>
    <w:rsid w:val="00464026"/>
    <w:rsid w:val="0048374E"/>
    <w:rsid w:val="004936E7"/>
    <w:rsid w:val="004A51EB"/>
    <w:rsid w:val="004C5C26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3069"/>
    <w:rsid w:val="00695244"/>
    <w:rsid w:val="006B07A6"/>
    <w:rsid w:val="006C304F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342F9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6271E"/>
    <w:rsid w:val="00967033"/>
    <w:rsid w:val="00996E17"/>
    <w:rsid w:val="009A15E8"/>
    <w:rsid w:val="009B3DEE"/>
    <w:rsid w:val="009C5801"/>
    <w:rsid w:val="009D06B2"/>
    <w:rsid w:val="009E41E5"/>
    <w:rsid w:val="00A033D9"/>
    <w:rsid w:val="00A07AFB"/>
    <w:rsid w:val="00A14282"/>
    <w:rsid w:val="00A50643"/>
    <w:rsid w:val="00A53BA9"/>
    <w:rsid w:val="00A55290"/>
    <w:rsid w:val="00A5646A"/>
    <w:rsid w:val="00A655CB"/>
    <w:rsid w:val="00A72889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807BB"/>
    <w:rsid w:val="00B93C95"/>
    <w:rsid w:val="00BA4C5D"/>
    <w:rsid w:val="00BA74D4"/>
    <w:rsid w:val="00BC4629"/>
    <w:rsid w:val="00BD2780"/>
    <w:rsid w:val="00BF02A7"/>
    <w:rsid w:val="00BF3B59"/>
    <w:rsid w:val="00C03E23"/>
    <w:rsid w:val="00C0690A"/>
    <w:rsid w:val="00C26E88"/>
    <w:rsid w:val="00C512EB"/>
    <w:rsid w:val="00C96117"/>
    <w:rsid w:val="00CA3C2E"/>
    <w:rsid w:val="00CD34E8"/>
    <w:rsid w:val="00CE5927"/>
    <w:rsid w:val="00CF3347"/>
    <w:rsid w:val="00D21775"/>
    <w:rsid w:val="00D22FFD"/>
    <w:rsid w:val="00D27A42"/>
    <w:rsid w:val="00D67520"/>
    <w:rsid w:val="00D844BF"/>
    <w:rsid w:val="00D90A6E"/>
    <w:rsid w:val="00D932D7"/>
    <w:rsid w:val="00DA18DF"/>
    <w:rsid w:val="00DE571B"/>
    <w:rsid w:val="00E05CCC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F73E3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E13AE"/>
    <w:pPr>
      <w:tabs>
        <w:tab w:val="left" w:pos="567"/>
        <w:tab w:val="right" w:leader="dot" w:pos="9345"/>
      </w:tabs>
      <w:spacing w:after="100"/>
      <w:ind w:left="284" w:hanging="284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hyperlink" Target="https://www.idc.com/getdoc.jsp?containerId=prUS4459631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docs.microsoft.com/ru-ru/azure/iot-hub/" TargetMode="External"/><Relationship Id="rId28" Type="http://schemas.microsoft.com/office/2016/09/relationships/commentsIds" Target="commentsIds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hyperlink" Target="https://docs.microsoft.com/ru-ru/azure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A9BFE63-7649-4585-9A6E-F4B3C7844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55</Pages>
  <Words>10882</Words>
  <Characters>62031</Characters>
  <Application>Microsoft Office Word</Application>
  <DocSecurity>0</DocSecurity>
  <Lines>516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5</cp:revision>
  <dcterms:created xsi:type="dcterms:W3CDTF">2019-05-28T04:23:00Z</dcterms:created>
  <dcterms:modified xsi:type="dcterms:W3CDTF">2019-05-29T08:37:00Z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